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A38E" w14:textId="7CC33B89" w:rsidR="00B910BA" w:rsidRPr="00D1357B" w:rsidRDefault="00B910BA">
      <w:pPr>
        <w:bidi/>
        <w:rPr>
          <w:rFonts w:cs="B Nazanin"/>
          <w:b/>
          <w:bCs/>
          <w:sz w:val="28"/>
          <w:szCs w:val="28"/>
          <w:rtl/>
          <w:rPrChange w:id="0" w:author="غزاله عرفانیان" w:date="2025-07-01T07:38:00Z" w16du:dateUtc="2025-07-01T04:08:00Z">
            <w:rPr>
              <w:rtl/>
            </w:rPr>
          </w:rPrChange>
        </w:rPr>
        <w:pPrChange w:id="1" w:author="غزاله عرفانیان" w:date="2025-06-29T13:22:00Z" w16du:dateUtc="2025-06-29T09:52:00Z">
          <w:pPr/>
        </w:pPrChange>
      </w:pPr>
      <w:r w:rsidRPr="00D1357B">
        <w:rPr>
          <w:rFonts w:cs="B Nazanin" w:hint="eastAsia"/>
          <w:b/>
          <w:bCs/>
          <w:sz w:val="28"/>
          <w:szCs w:val="28"/>
          <w:rtl/>
          <w:rPrChange w:id="2" w:author="غزاله عرفانیان" w:date="2025-07-01T07:38:00Z" w16du:dateUtc="2025-07-01T04:08:00Z">
            <w:rPr>
              <w:rFonts w:hint="eastAsia"/>
              <w:rtl/>
            </w:rPr>
          </w:rPrChange>
        </w:rPr>
        <w:t>مقدمه</w:t>
      </w:r>
      <w:r w:rsidRPr="00D1357B">
        <w:rPr>
          <w:rFonts w:cs="B Nazanin"/>
          <w:b/>
          <w:bCs/>
          <w:sz w:val="28"/>
          <w:szCs w:val="28"/>
          <w:rtl/>
          <w:rPrChange w:id="3" w:author="غزاله عرفانیان" w:date="2025-07-01T07:38:00Z" w16du:dateUtc="2025-07-01T04:08:00Z">
            <w:rPr>
              <w:rtl/>
            </w:rPr>
          </w:rPrChange>
        </w:rPr>
        <w:t>:</w:t>
      </w:r>
    </w:p>
    <w:p w14:paraId="11A82AD4" w14:textId="6600D2B6" w:rsidR="005C1A75" w:rsidRPr="00EA65EA" w:rsidRDefault="005C1A75" w:rsidP="00EA65EA">
      <w:pPr>
        <w:bidi/>
        <w:jc w:val="both"/>
        <w:rPr>
          <w:rFonts w:cs="B Nazanin"/>
          <w:sz w:val="24"/>
          <w:szCs w:val="24"/>
          <w:rtl/>
        </w:rPr>
      </w:pP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پایه‌های</w:t>
      </w:r>
      <w:r w:rsidRPr="00EA65EA">
        <w:rPr>
          <w:rFonts w:cs="B Nazanin"/>
          <w:sz w:val="24"/>
          <w:szCs w:val="24"/>
          <w:rtl/>
        </w:rPr>
        <w:t xml:space="preserve"> </w:t>
      </w:r>
      <w:r w:rsidRPr="00EA65EA">
        <w:rPr>
          <w:rFonts w:cs="B Nazanin" w:hint="cs"/>
          <w:sz w:val="24"/>
          <w:szCs w:val="24"/>
          <w:rtl/>
        </w:rPr>
        <w:t>اساسی</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هر</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ابزاری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حضور</w:t>
      </w:r>
      <w:r w:rsidRPr="00EA65EA">
        <w:rPr>
          <w:rFonts w:cs="B Nazanin"/>
          <w:sz w:val="24"/>
          <w:szCs w:val="24"/>
          <w:rtl/>
        </w:rPr>
        <w:t xml:space="preserve"> </w:t>
      </w:r>
      <w:r w:rsidRPr="00EA65EA">
        <w:rPr>
          <w:rFonts w:cs="B Nazanin" w:hint="cs"/>
          <w:sz w:val="24"/>
          <w:szCs w:val="24"/>
          <w:rtl/>
        </w:rPr>
        <w:t>فعال</w:t>
      </w:r>
      <w:r w:rsidR="00722AF9" w:rsidRPr="00EA65EA">
        <w:rPr>
          <w:rFonts w:cs="B Nazanin" w:hint="cs"/>
          <w:sz w:val="24"/>
          <w:szCs w:val="24"/>
          <w:rtl/>
        </w:rPr>
        <w:t xml:space="preserve"> و تاثیرگذاری کشورها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عرصه‌های</w:t>
      </w:r>
      <w:r w:rsidRPr="00EA65EA">
        <w:rPr>
          <w:rFonts w:cs="B Nazanin"/>
          <w:sz w:val="24"/>
          <w:szCs w:val="24"/>
          <w:rtl/>
        </w:rPr>
        <w:t xml:space="preserve"> </w:t>
      </w:r>
      <w:r w:rsidRPr="00EA65EA">
        <w:rPr>
          <w:rFonts w:cs="B Nazanin" w:hint="cs"/>
          <w:sz w:val="24"/>
          <w:szCs w:val="24"/>
          <w:rtl/>
        </w:rPr>
        <w:t>بین‌المللی</w:t>
      </w:r>
      <w:r w:rsidRPr="00EA65EA">
        <w:rPr>
          <w:rFonts w:cs="B Nazanin"/>
          <w:sz w:val="24"/>
          <w:szCs w:val="24"/>
          <w:rtl/>
        </w:rPr>
        <w:t xml:space="preserve"> </w:t>
      </w:r>
      <w:r w:rsidRPr="00EA65EA">
        <w:rPr>
          <w:rFonts w:cs="B Nazanin" w:hint="cs"/>
          <w:sz w:val="24"/>
          <w:szCs w:val="24"/>
          <w:rtl/>
        </w:rPr>
        <w:t>باشد</w:t>
      </w:r>
      <w:r w:rsidRPr="00EA65EA">
        <w:rPr>
          <w:rFonts w:cs="B Nazanin"/>
          <w:sz w:val="24"/>
          <w:szCs w:val="24"/>
          <w:rtl/>
        </w:rPr>
        <w:t xml:space="preserve">. </w:t>
      </w:r>
      <w:r w:rsidRPr="00EA65EA">
        <w:rPr>
          <w:rFonts w:cs="B Nazanin" w:hint="cs"/>
          <w:sz w:val="24"/>
          <w:szCs w:val="24"/>
          <w:rtl/>
        </w:rPr>
        <w:t>تولیدات</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شاخصی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فعالیت</w:t>
      </w:r>
      <w:r w:rsidRPr="00EA65EA">
        <w:rPr>
          <w:rFonts w:cs="B Nazanin"/>
          <w:sz w:val="24"/>
          <w:szCs w:val="24"/>
          <w:rtl/>
        </w:rPr>
        <w:t xml:space="preserve"> </w:t>
      </w:r>
      <w:r w:rsidRPr="00EA65EA">
        <w:rPr>
          <w:rFonts w:cs="B Nazanin" w:hint="cs"/>
          <w:sz w:val="24"/>
          <w:szCs w:val="24"/>
          <w:rtl/>
        </w:rPr>
        <w:t>نظام</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کشورها،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مرکز</w:t>
      </w:r>
      <w:r w:rsidRPr="00EA65EA">
        <w:rPr>
          <w:rFonts w:cs="B Nazanin"/>
          <w:sz w:val="24"/>
          <w:szCs w:val="24"/>
          <w:rtl/>
        </w:rPr>
        <w:t xml:space="preserve"> </w:t>
      </w:r>
      <w:r w:rsidRPr="00EA65EA">
        <w:rPr>
          <w:rFonts w:cs="B Nazanin" w:hint="cs"/>
          <w:sz w:val="24"/>
          <w:szCs w:val="24"/>
          <w:rtl/>
        </w:rPr>
        <w:t>توجه</w:t>
      </w:r>
      <w:r w:rsidRPr="00EA65EA">
        <w:rPr>
          <w:rFonts w:cs="B Nazanin"/>
          <w:sz w:val="24"/>
          <w:szCs w:val="24"/>
          <w:rtl/>
        </w:rPr>
        <w:t xml:space="preserve"> </w:t>
      </w:r>
      <w:r w:rsidRPr="00EA65EA">
        <w:rPr>
          <w:rFonts w:cs="B Nazanin" w:hint="cs"/>
          <w:sz w:val="24"/>
          <w:szCs w:val="24"/>
          <w:rtl/>
        </w:rPr>
        <w:t>سیاست‌گذاران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تصمیم‌گیران</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سطح</w:t>
      </w:r>
      <w:r w:rsidRPr="00EA65EA">
        <w:rPr>
          <w:rFonts w:cs="B Nazanin"/>
          <w:sz w:val="24"/>
          <w:szCs w:val="24"/>
          <w:rtl/>
        </w:rPr>
        <w:t xml:space="preserve"> </w:t>
      </w:r>
      <w:r w:rsidRPr="00EA65EA">
        <w:rPr>
          <w:rFonts w:cs="B Nazanin" w:hint="cs"/>
          <w:sz w:val="24"/>
          <w:szCs w:val="24"/>
          <w:rtl/>
        </w:rPr>
        <w:t>ملی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بین‌المللی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دارد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نقش</w:t>
      </w:r>
      <w:r w:rsidRPr="00EA65EA">
        <w:rPr>
          <w:rFonts w:cs="B Nazanin"/>
          <w:sz w:val="24"/>
          <w:szCs w:val="24"/>
          <w:rtl/>
        </w:rPr>
        <w:t xml:space="preserve"> </w:t>
      </w:r>
      <w:r w:rsidRPr="00EA65EA">
        <w:rPr>
          <w:rFonts w:cs="B Nazanin" w:hint="cs"/>
          <w:sz w:val="24"/>
          <w:szCs w:val="24"/>
          <w:rtl/>
        </w:rPr>
        <w:t>مهمی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تعیین</w:t>
      </w:r>
      <w:r w:rsidRPr="00EA65EA">
        <w:rPr>
          <w:rFonts w:cs="B Nazanin"/>
          <w:sz w:val="24"/>
          <w:szCs w:val="24"/>
          <w:rtl/>
        </w:rPr>
        <w:t xml:space="preserve"> </w:t>
      </w:r>
      <w:r w:rsidRPr="00EA65EA">
        <w:rPr>
          <w:rFonts w:cs="B Nazanin" w:hint="cs"/>
          <w:sz w:val="24"/>
          <w:szCs w:val="24"/>
          <w:rtl/>
        </w:rPr>
        <w:t>جایگاه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کشورها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عرصه</w:t>
      </w:r>
      <w:r w:rsidRPr="00EA65EA">
        <w:rPr>
          <w:rFonts w:cs="B Nazanin"/>
          <w:sz w:val="24"/>
          <w:szCs w:val="24"/>
          <w:rtl/>
        </w:rPr>
        <w:t xml:space="preserve"> </w:t>
      </w:r>
      <w:r w:rsidRPr="00EA65EA">
        <w:rPr>
          <w:rFonts w:cs="B Nazanin" w:hint="cs"/>
          <w:sz w:val="24"/>
          <w:szCs w:val="24"/>
          <w:rtl/>
        </w:rPr>
        <w:t>دارد (افضلی‏پور و جمالی، 1393).</w:t>
      </w:r>
      <w:r w:rsidR="008D3CF0" w:rsidRPr="00EA65EA">
        <w:rPr>
          <w:rFonts w:cs="B Nazanin"/>
          <w:sz w:val="24"/>
          <w:szCs w:val="24"/>
          <w:rtl/>
        </w:rPr>
        <w:t xml:space="preserve"> </w:t>
      </w:r>
    </w:p>
    <w:p w14:paraId="7B7FB518" w14:textId="2FDC3CC1" w:rsidR="005C1A75" w:rsidRPr="00EA65EA" w:rsidRDefault="00722AF9" w:rsidP="00EA65EA">
      <w:pPr>
        <w:bidi/>
        <w:jc w:val="both"/>
        <w:rPr>
          <w:rFonts w:cs="B Nazanin"/>
          <w:sz w:val="24"/>
          <w:szCs w:val="24"/>
          <w:rtl/>
        </w:rPr>
      </w:pPr>
      <w:r w:rsidRPr="00EA65EA">
        <w:rPr>
          <w:rFonts w:cs="B Nazanin" w:hint="cs"/>
          <w:sz w:val="24"/>
          <w:szCs w:val="24"/>
          <w:rtl/>
        </w:rPr>
        <w:t xml:space="preserve">تولیدات علمی حاصل کار پژوهشی است و به همین دلیل </w:t>
      </w:r>
      <w:r w:rsidR="005C1A75" w:rsidRPr="00EA65EA">
        <w:rPr>
          <w:rFonts w:cs="B Nazanin" w:hint="cs"/>
          <w:sz w:val="24"/>
          <w:szCs w:val="24"/>
          <w:rtl/>
        </w:rPr>
        <w:t>رشد</w:t>
      </w:r>
      <w:r w:rsidR="005C1A75" w:rsidRPr="00EA65EA">
        <w:rPr>
          <w:rFonts w:cs="B Nazanin"/>
          <w:sz w:val="24"/>
          <w:szCs w:val="24"/>
          <w:rtl/>
        </w:rPr>
        <w:t xml:space="preserve"> </w:t>
      </w:r>
      <w:r w:rsidR="005C1A75" w:rsidRPr="00EA65EA">
        <w:rPr>
          <w:rFonts w:cs="B Nazanin" w:hint="cs"/>
          <w:sz w:val="24"/>
          <w:szCs w:val="24"/>
          <w:rtl/>
        </w:rPr>
        <w:t>و</w:t>
      </w:r>
      <w:r w:rsidR="005C1A75" w:rsidRPr="00EA65EA">
        <w:rPr>
          <w:rFonts w:cs="B Nazanin"/>
          <w:sz w:val="24"/>
          <w:szCs w:val="24"/>
          <w:rtl/>
        </w:rPr>
        <w:t xml:space="preserve"> </w:t>
      </w:r>
      <w:r w:rsidR="005C1A75" w:rsidRPr="00EA65EA">
        <w:rPr>
          <w:rFonts w:cs="B Nazanin" w:hint="cs"/>
          <w:sz w:val="24"/>
          <w:szCs w:val="24"/>
          <w:rtl/>
        </w:rPr>
        <w:t>تحول</w:t>
      </w:r>
      <w:r w:rsidR="005C1A75" w:rsidRPr="00EA65EA">
        <w:rPr>
          <w:rFonts w:cs="B Nazanin"/>
          <w:sz w:val="24"/>
          <w:szCs w:val="24"/>
          <w:rtl/>
        </w:rPr>
        <w:t xml:space="preserve"> </w:t>
      </w:r>
      <w:r w:rsidR="005C1A75" w:rsidRPr="00EA65EA">
        <w:rPr>
          <w:rFonts w:cs="B Nazanin" w:hint="cs"/>
          <w:sz w:val="24"/>
          <w:szCs w:val="24"/>
          <w:rtl/>
        </w:rPr>
        <w:t>هر</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را</w:t>
      </w:r>
      <w:r w:rsidR="005C1A75" w:rsidRPr="00EA65EA">
        <w:rPr>
          <w:rFonts w:cs="B Nazanin"/>
          <w:sz w:val="24"/>
          <w:szCs w:val="24"/>
          <w:rtl/>
        </w:rPr>
        <w:t xml:space="preserve"> </w:t>
      </w:r>
      <w:r w:rsidR="005C1A75" w:rsidRPr="00EA65EA">
        <w:rPr>
          <w:rFonts w:cs="B Nazanin" w:hint="cs"/>
          <w:sz w:val="24"/>
          <w:szCs w:val="24"/>
          <w:rtl/>
        </w:rPr>
        <w:t>می‌توان</w:t>
      </w:r>
      <w:r w:rsidR="005C1A75" w:rsidRPr="00EA65EA">
        <w:rPr>
          <w:rFonts w:cs="B Nazanin"/>
          <w:sz w:val="24"/>
          <w:szCs w:val="24"/>
          <w:rtl/>
        </w:rPr>
        <w:t xml:space="preserve"> </w:t>
      </w:r>
      <w:r w:rsidR="005C1A75" w:rsidRPr="00EA65EA">
        <w:rPr>
          <w:rFonts w:cs="B Nazanin" w:hint="cs"/>
          <w:sz w:val="24"/>
          <w:szCs w:val="24"/>
          <w:rtl/>
        </w:rPr>
        <w:t>با</w:t>
      </w:r>
      <w:r w:rsidR="005C1A75" w:rsidRPr="00EA65EA">
        <w:rPr>
          <w:rFonts w:cs="B Nazanin"/>
          <w:sz w:val="24"/>
          <w:szCs w:val="24"/>
          <w:rtl/>
        </w:rPr>
        <w:t xml:space="preserve"> </w:t>
      </w:r>
      <w:r w:rsidR="005C1A75" w:rsidRPr="00EA65EA">
        <w:rPr>
          <w:rFonts w:cs="B Nazanin" w:hint="cs"/>
          <w:sz w:val="24"/>
          <w:szCs w:val="24"/>
          <w:rtl/>
        </w:rPr>
        <w:t>توجه</w:t>
      </w:r>
      <w:r w:rsidR="005C1A75" w:rsidRPr="00EA65EA">
        <w:rPr>
          <w:rFonts w:cs="B Nazanin"/>
          <w:sz w:val="24"/>
          <w:szCs w:val="24"/>
          <w:rtl/>
        </w:rPr>
        <w:t xml:space="preserve"> </w:t>
      </w:r>
      <w:r w:rsidR="005C1A75" w:rsidRPr="00EA65EA">
        <w:rPr>
          <w:rFonts w:cs="B Nazanin" w:hint="cs"/>
          <w:sz w:val="24"/>
          <w:szCs w:val="24"/>
          <w:rtl/>
        </w:rPr>
        <w:t>به</w:t>
      </w:r>
      <w:r w:rsidR="005C1A75" w:rsidRPr="00EA65EA">
        <w:rPr>
          <w:rFonts w:cs="B Nazanin"/>
          <w:sz w:val="24"/>
          <w:szCs w:val="24"/>
          <w:rtl/>
        </w:rPr>
        <w:t xml:space="preserve"> </w:t>
      </w:r>
      <w:r w:rsidR="005C1A75" w:rsidRPr="00EA65EA">
        <w:rPr>
          <w:rFonts w:cs="B Nazanin" w:hint="cs"/>
          <w:sz w:val="24"/>
          <w:szCs w:val="24"/>
          <w:rtl/>
        </w:rPr>
        <w:t>فعالیت‌های</w:t>
      </w:r>
      <w:r w:rsidR="005C1A75" w:rsidRPr="00EA65EA">
        <w:rPr>
          <w:rFonts w:cs="B Nazanin"/>
          <w:sz w:val="24"/>
          <w:szCs w:val="24"/>
          <w:rtl/>
        </w:rPr>
        <w:t xml:space="preserve"> </w:t>
      </w:r>
      <w:r w:rsidR="005C1A75" w:rsidRPr="00EA65EA">
        <w:rPr>
          <w:rFonts w:cs="B Nazanin" w:hint="cs"/>
          <w:sz w:val="24"/>
          <w:szCs w:val="24"/>
          <w:rtl/>
        </w:rPr>
        <w:t>پژوهشی</w:t>
      </w:r>
      <w:r w:rsidR="005C1A75" w:rsidRPr="00EA65EA">
        <w:rPr>
          <w:rFonts w:cs="B Nazanin"/>
          <w:sz w:val="24"/>
          <w:szCs w:val="24"/>
          <w:rtl/>
        </w:rPr>
        <w:t xml:space="preserve"> </w:t>
      </w:r>
      <w:r w:rsidR="005C1A75" w:rsidRPr="00EA65EA">
        <w:rPr>
          <w:rFonts w:cs="B Nazanin" w:hint="cs"/>
          <w:sz w:val="24"/>
          <w:szCs w:val="24"/>
          <w:rtl/>
        </w:rPr>
        <w:t>انجام</w:t>
      </w:r>
      <w:r w:rsidR="005C1A75" w:rsidRPr="00EA65EA">
        <w:rPr>
          <w:rFonts w:cs="B Nazanin"/>
          <w:sz w:val="24"/>
          <w:szCs w:val="24"/>
          <w:rtl/>
        </w:rPr>
        <w:t xml:space="preserve"> </w:t>
      </w:r>
      <w:r w:rsidR="005C1A75" w:rsidRPr="00EA65EA">
        <w:rPr>
          <w:rFonts w:cs="B Nazanin" w:hint="cs"/>
          <w:sz w:val="24"/>
          <w:szCs w:val="24"/>
          <w:rtl/>
        </w:rPr>
        <w:t>شده</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آن</w:t>
      </w:r>
      <w:r w:rsidR="005C1A75" w:rsidRPr="00EA65EA">
        <w:rPr>
          <w:rFonts w:cs="B Nazanin"/>
          <w:sz w:val="24"/>
          <w:szCs w:val="24"/>
          <w:rtl/>
        </w:rPr>
        <w:t xml:space="preserve"> </w:t>
      </w:r>
      <w:r w:rsidR="005C1A75" w:rsidRPr="00EA65EA">
        <w:rPr>
          <w:rFonts w:cs="B Nazanin" w:hint="cs"/>
          <w:sz w:val="24"/>
          <w:szCs w:val="24"/>
          <w:rtl/>
        </w:rPr>
        <w:t>ارزیابی</w:t>
      </w:r>
      <w:r w:rsidR="005C1A75" w:rsidRPr="00EA65EA">
        <w:rPr>
          <w:rFonts w:cs="B Nazanin"/>
          <w:sz w:val="24"/>
          <w:szCs w:val="24"/>
          <w:rtl/>
        </w:rPr>
        <w:t xml:space="preserve"> </w:t>
      </w:r>
      <w:r w:rsidR="005C1A75" w:rsidRPr="00EA65EA">
        <w:rPr>
          <w:rFonts w:cs="B Nazanin" w:hint="cs"/>
          <w:sz w:val="24"/>
          <w:szCs w:val="24"/>
          <w:rtl/>
        </w:rPr>
        <w:t>کرد</w:t>
      </w:r>
      <w:r w:rsidR="005C1A75" w:rsidRPr="00EA65EA">
        <w:rPr>
          <w:rFonts w:cs="B Nazanin"/>
          <w:sz w:val="24"/>
          <w:szCs w:val="24"/>
          <w:rtl/>
        </w:rPr>
        <w:t xml:space="preserve">. </w:t>
      </w:r>
      <w:r w:rsidR="005C1A75" w:rsidRPr="00EA65EA">
        <w:rPr>
          <w:rFonts w:cs="B Nazanin" w:hint="cs"/>
          <w:sz w:val="24"/>
          <w:szCs w:val="24"/>
          <w:rtl/>
        </w:rPr>
        <w:t>به</w:t>
      </w:r>
      <w:r w:rsidR="005C1A75" w:rsidRPr="00EA65EA">
        <w:rPr>
          <w:rFonts w:cs="B Nazanin"/>
          <w:sz w:val="24"/>
          <w:szCs w:val="24"/>
          <w:rtl/>
        </w:rPr>
        <w:t xml:space="preserve"> </w:t>
      </w:r>
      <w:r w:rsidR="005C1A75" w:rsidRPr="00EA65EA">
        <w:rPr>
          <w:rFonts w:cs="B Nazanin" w:hint="cs"/>
          <w:sz w:val="24"/>
          <w:szCs w:val="24"/>
          <w:rtl/>
        </w:rPr>
        <w:t>طور</w:t>
      </w:r>
      <w:r w:rsidR="005C1A75" w:rsidRPr="00EA65EA">
        <w:rPr>
          <w:rFonts w:cs="B Nazanin"/>
          <w:sz w:val="24"/>
          <w:szCs w:val="24"/>
          <w:rtl/>
        </w:rPr>
        <w:t xml:space="preserve"> </w:t>
      </w:r>
      <w:r w:rsidR="005C1A75" w:rsidRPr="00EA65EA">
        <w:rPr>
          <w:rFonts w:cs="B Nazanin" w:hint="cs"/>
          <w:sz w:val="24"/>
          <w:szCs w:val="24"/>
          <w:rtl/>
        </w:rPr>
        <w:t>کلی،</w:t>
      </w:r>
      <w:r w:rsidR="005C1A75" w:rsidRPr="00EA65EA">
        <w:rPr>
          <w:rFonts w:cs="B Nazanin"/>
          <w:sz w:val="24"/>
          <w:szCs w:val="24"/>
          <w:rtl/>
        </w:rPr>
        <w:t xml:space="preserve"> </w:t>
      </w:r>
      <w:r w:rsidR="005C1A75" w:rsidRPr="00EA65EA">
        <w:rPr>
          <w:rFonts w:cs="B Nazanin" w:hint="cs"/>
          <w:sz w:val="24"/>
          <w:szCs w:val="24"/>
          <w:rtl/>
        </w:rPr>
        <w:t>افزایش</w:t>
      </w:r>
      <w:r w:rsidR="005C1A75" w:rsidRPr="00EA65EA">
        <w:rPr>
          <w:rFonts w:cs="B Nazanin"/>
          <w:sz w:val="24"/>
          <w:szCs w:val="24"/>
          <w:rtl/>
        </w:rPr>
        <w:t xml:space="preserve"> </w:t>
      </w:r>
      <w:r w:rsidR="005C1A75" w:rsidRPr="00EA65EA">
        <w:rPr>
          <w:rFonts w:cs="B Nazanin" w:hint="cs"/>
          <w:sz w:val="24"/>
          <w:szCs w:val="24"/>
          <w:rtl/>
        </w:rPr>
        <w:t>تعداد</w:t>
      </w:r>
      <w:r w:rsidR="005C1A75" w:rsidRPr="00EA65EA">
        <w:rPr>
          <w:rFonts w:cs="B Nazanin"/>
          <w:sz w:val="24"/>
          <w:szCs w:val="24"/>
          <w:rtl/>
        </w:rPr>
        <w:t xml:space="preserve"> </w:t>
      </w:r>
      <w:r w:rsidR="005C1A75" w:rsidRPr="00EA65EA">
        <w:rPr>
          <w:rFonts w:cs="B Nazanin" w:hint="cs"/>
          <w:sz w:val="24"/>
          <w:szCs w:val="24"/>
          <w:rtl/>
        </w:rPr>
        <w:t>پژوهش‌های با کیفیت</w:t>
      </w:r>
      <w:r w:rsidR="005C1A75" w:rsidRPr="00EA65EA">
        <w:rPr>
          <w:rFonts w:cs="B Nazanin"/>
          <w:sz w:val="24"/>
          <w:szCs w:val="24"/>
          <w:rtl/>
        </w:rPr>
        <w:t xml:space="preserve"> </w:t>
      </w:r>
      <w:r w:rsidR="005C1A75" w:rsidRPr="00EA65EA">
        <w:rPr>
          <w:rFonts w:cs="B Nazanin" w:hint="cs"/>
          <w:sz w:val="24"/>
          <w:szCs w:val="24"/>
          <w:rtl/>
        </w:rPr>
        <w:t>انجام</w:t>
      </w:r>
      <w:r w:rsidR="005C1A75" w:rsidRPr="00EA65EA">
        <w:rPr>
          <w:rFonts w:cs="B Nazanin"/>
          <w:sz w:val="24"/>
          <w:szCs w:val="24"/>
          <w:rtl/>
        </w:rPr>
        <w:t xml:space="preserve"> </w:t>
      </w:r>
      <w:r w:rsidR="005C1A75" w:rsidRPr="00EA65EA">
        <w:rPr>
          <w:rFonts w:cs="B Nazanin" w:hint="cs"/>
          <w:sz w:val="24"/>
          <w:szCs w:val="24"/>
          <w:rtl/>
        </w:rPr>
        <w:t>شده</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یک</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علمی،</w:t>
      </w:r>
      <w:r w:rsidR="005C1A75" w:rsidRPr="00EA65EA">
        <w:rPr>
          <w:rFonts w:cs="B Nazanin"/>
          <w:sz w:val="24"/>
          <w:szCs w:val="24"/>
          <w:rtl/>
        </w:rPr>
        <w:t xml:space="preserve"> </w:t>
      </w:r>
      <w:r w:rsidR="005C1A75" w:rsidRPr="00EA65EA">
        <w:rPr>
          <w:rFonts w:cs="B Nazanin" w:hint="cs"/>
          <w:sz w:val="24"/>
          <w:szCs w:val="24"/>
          <w:rtl/>
        </w:rPr>
        <w:t>باعث</w:t>
      </w:r>
      <w:r w:rsidR="005C1A75" w:rsidRPr="00EA65EA">
        <w:rPr>
          <w:rFonts w:cs="B Nazanin"/>
          <w:sz w:val="24"/>
          <w:szCs w:val="24"/>
          <w:rtl/>
        </w:rPr>
        <w:t xml:space="preserve"> </w:t>
      </w:r>
      <w:r w:rsidR="005C1A75" w:rsidRPr="00EA65EA">
        <w:rPr>
          <w:rFonts w:cs="B Nazanin" w:hint="cs"/>
          <w:sz w:val="24"/>
          <w:szCs w:val="24"/>
          <w:rtl/>
        </w:rPr>
        <w:t>شتاب</w:t>
      </w:r>
      <w:r w:rsidR="005C1A75" w:rsidRPr="00EA65EA">
        <w:rPr>
          <w:rFonts w:cs="B Nazanin"/>
          <w:sz w:val="24"/>
          <w:szCs w:val="24"/>
          <w:rtl/>
        </w:rPr>
        <w:t xml:space="preserve"> </w:t>
      </w:r>
      <w:r w:rsidR="005C1A75" w:rsidRPr="00EA65EA">
        <w:rPr>
          <w:rFonts w:cs="B Nazanin" w:hint="cs"/>
          <w:sz w:val="24"/>
          <w:szCs w:val="24"/>
          <w:rtl/>
        </w:rPr>
        <w:t>بیشتری</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چرخش</w:t>
      </w:r>
      <w:r w:rsidR="005C1A75" w:rsidRPr="00EA65EA">
        <w:rPr>
          <w:rFonts w:cs="B Nazanin"/>
          <w:sz w:val="24"/>
          <w:szCs w:val="24"/>
          <w:rtl/>
        </w:rPr>
        <w:t xml:space="preserve"> </w:t>
      </w:r>
      <w:r w:rsidR="005C1A75" w:rsidRPr="00EA65EA">
        <w:rPr>
          <w:rFonts w:cs="B Nazanin" w:hint="cs"/>
          <w:sz w:val="24"/>
          <w:szCs w:val="24"/>
          <w:rtl/>
        </w:rPr>
        <w:t>اطلاعات</w:t>
      </w:r>
      <w:r w:rsidR="005C1A75" w:rsidRPr="00EA65EA">
        <w:rPr>
          <w:rFonts w:cs="B Nazanin"/>
          <w:sz w:val="24"/>
          <w:szCs w:val="24"/>
          <w:rtl/>
        </w:rPr>
        <w:t xml:space="preserve"> </w:t>
      </w:r>
      <w:r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جامعه</w:t>
      </w:r>
      <w:r w:rsidR="005C1A75" w:rsidRPr="00EA65EA">
        <w:rPr>
          <w:rFonts w:cs="B Nazanin"/>
          <w:sz w:val="24"/>
          <w:szCs w:val="24"/>
          <w:rtl/>
        </w:rPr>
        <w:t xml:space="preserve"> </w:t>
      </w:r>
      <w:r w:rsidR="005C1A75" w:rsidRPr="00EA65EA">
        <w:rPr>
          <w:rFonts w:cs="B Nazanin" w:hint="cs"/>
          <w:sz w:val="24"/>
          <w:szCs w:val="24"/>
          <w:rtl/>
        </w:rPr>
        <w:t>علمی</w:t>
      </w:r>
      <w:r w:rsidR="005C1A75" w:rsidRPr="00EA65EA">
        <w:rPr>
          <w:rFonts w:cs="B Nazanin"/>
          <w:sz w:val="24"/>
          <w:szCs w:val="24"/>
          <w:rtl/>
        </w:rPr>
        <w:t xml:space="preserve"> </w:t>
      </w:r>
      <w:r w:rsidR="005C1A75" w:rsidRPr="00EA65EA">
        <w:rPr>
          <w:rFonts w:cs="B Nazanin" w:hint="cs"/>
          <w:sz w:val="24"/>
          <w:szCs w:val="24"/>
          <w:rtl/>
        </w:rPr>
        <w:t>آن</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می‌شود</w:t>
      </w:r>
      <w:r w:rsidR="005C1A75" w:rsidRPr="00EA65EA">
        <w:rPr>
          <w:rFonts w:cs="B Nazanin"/>
          <w:sz w:val="24"/>
          <w:szCs w:val="24"/>
          <w:rtl/>
        </w:rPr>
        <w:t xml:space="preserve"> </w:t>
      </w:r>
      <w:r w:rsidR="005C1A75" w:rsidRPr="00EA65EA">
        <w:rPr>
          <w:rFonts w:cs="B Nazanin" w:hint="cs"/>
          <w:sz w:val="24"/>
          <w:szCs w:val="24"/>
          <w:rtl/>
        </w:rPr>
        <w:t>و</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نتیجه،</w:t>
      </w:r>
      <w:r w:rsidR="005C1A75" w:rsidRPr="00EA65EA">
        <w:rPr>
          <w:rFonts w:cs="B Nazanin"/>
          <w:sz w:val="24"/>
          <w:szCs w:val="24"/>
          <w:rtl/>
        </w:rPr>
        <w:t xml:space="preserve"> </w:t>
      </w:r>
      <w:r w:rsidR="005C1A75" w:rsidRPr="00EA65EA">
        <w:rPr>
          <w:rFonts w:cs="B Nazanin" w:hint="cs"/>
          <w:sz w:val="24"/>
          <w:szCs w:val="24"/>
          <w:rtl/>
        </w:rPr>
        <w:t>پیشرفت</w:t>
      </w:r>
      <w:r w:rsidRPr="00EA65EA">
        <w:rPr>
          <w:rFonts w:cs="B Nazanin" w:hint="cs"/>
          <w:sz w:val="24"/>
          <w:szCs w:val="24"/>
          <w:rtl/>
        </w:rPr>
        <w:t xml:space="preserve"> علمی</w:t>
      </w:r>
      <w:r w:rsidR="005C1A75" w:rsidRPr="00EA65EA">
        <w:rPr>
          <w:rFonts w:cs="B Nazanin"/>
          <w:sz w:val="24"/>
          <w:szCs w:val="24"/>
          <w:rtl/>
        </w:rPr>
        <w:t xml:space="preserve"> </w:t>
      </w:r>
      <w:r w:rsidR="005C1A75" w:rsidRPr="00EA65EA">
        <w:rPr>
          <w:rFonts w:cs="B Nazanin" w:hint="cs"/>
          <w:sz w:val="24"/>
          <w:szCs w:val="24"/>
          <w:rtl/>
        </w:rPr>
        <w:t>سریع‌تری</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آن</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به</w:t>
      </w:r>
      <w:r w:rsidR="005C1A75" w:rsidRPr="00EA65EA">
        <w:rPr>
          <w:rFonts w:cs="B Nazanin"/>
          <w:sz w:val="24"/>
          <w:szCs w:val="24"/>
          <w:rtl/>
        </w:rPr>
        <w:t xml:space="preserve"> </w:t>
      </w:r>
      <w:r w:rsidR="005C1A75" w:rsidRPr="00EA65EA">
        <w:rPr>
          <w:rFonts w:cs="B Nazanin" w:hint="cs"/>
          <w:sz w:val="24"/>
          <w:szCs w:val="24"/>
          <w:rtl/>
        </w:rPr>
        <w:t>وجود</w:t>
      </w:r>
      <w:r w:rsidR="005C1A75" w:rsidRPr="00EA65EA">
        <w:rPr>
          <w:rFonts w:cs="B Nazanin"/>
          <w:sz w:val="24"/>
          <w:szCs w:val="24"/>
          <w:rtl/>
        </w:rPr>
        <w:t xml:space="preserve"> </w:t>
      </w:r>
      <w:r w:rsidR="005C1A75" w:rsidRPr="00EA65EA">
        <w:rPr>
          <w:rFonts w:cs="B Nazanin" w:hint="cs"/>
          <w:sz w:val="24"/>
          <w:szCs w:val="24"/>
          <w:rtl/>
        </w:rPr>
        <w:t>می‌آید</w:t>
      </w:r>
      <w:r w:rsidR="005C1A75" w:rsidRPr="00EA65EA">
        <w:rPr>
          <w:rFonts w:cs="B Nazanin"/>
          <w:sz w:val="24"/>
          <w:szCs w:val="24"/>
          <w:rtl/>
        </w:rPr>
        <w:t xml:space="preserve">. </w:t>
      </w:r>
      <w:r w:rsidR="005C1A75" w:rsidRPr="00EA65EA">
        <w:rPr>
          <w:rFonts w:cs="B Nazanin" w:hint="cs"/>
          <w:sz w:val="24"/>
          <w:szCs w:val="24"/>
          <w:rtl/>
        </w:rPr>
        <w:t>به</w:t>
      </w:r>
      <w:r w:rsidR="005C1A75" w:rsidRPr="00EA65EA">
        <w:rPr>
          <w:rFonts w:cs="B Nazanin"/>
          <w:sz w:val="24"/>
          <w:szCs w:val="24"/>
          <w:rtl/>
        </w:rPr>
        <w:t xml:space="preserve"> </w:t>
      </w:r>
      <w:r w:rsidR="005C1A75" w:rsidRPr="00EA65EA">
        <w:rPr>
          <w:rFonts w:cs="B Nazanin" w:hint="cs"/>
          <w:sz w:val="24"/>
          <w:szCs w:val="24"/>
          <w:rtl/>
        </w:rPr>
        <w:t>عبارت</w:t>
      </w:r>
      <w:r w:rsidR="005C1A75" w:rsidRPr="00EA65EA">
        <w:rPr>
          <w:rFonts w:cs="B Nazanin"/>
          <w:sz w:val="24"/>
          <w:szCs w:val="24"/>
          <w:rtl/>
        </w:rPr>
        <w:t xml:space="preserve"> </w:t>
      </w:r>
      <w:r w:rsidR="005C1A75" w:rsidRPr="00EA65EA">
        <w:rPr>
          <w:rFonts w:cs="B Nazanin" w:hint="cs"/>
          <w:sz w:val="24"/>
          <w:szCs w:val="24"/>
          <w:rtl/>
        </w:rPr>
        <w:t>دیگر،</w:t>
      </w:r>
      <w:r w:rsidR="005C1A75" w:rsidRPr="00EA65EA">
        <w:rPr>
          <w:rFonts w:cs="B Nazanin"/>
          <w:sz w:val="24"/>
          <w:szCs w:val="24"/>
          <w:rtl/>
        </w:rPr>
        <w:t xml:space="preserve"> </w:t>
      </w:r>
      <w:r w:rsidR="005C1A75" w:rsidRPr="00EA65EA">
        <w:rPr>
          <w:rFonts w:cs="B Nazanin" w:hint="cs"/>
          <w:sz w:val="24"/>
          <w:szCs w:val="24"/>
          <w:rtl/>
        </w:rPr>
        <w:t>پژوهش‌های</w:t>
      </w:r>
      <w:r w:rsidR="005C1A75" w:rsidRPr="00EA65EA">
        <w:rPr>
          <w:rFonts w:cs="B Nazanin"/>
          <w:sz w:val="24"/>
          <w:szCs w:val="24"/>
          <w:rtl/>
        </w:rPr>
        <w:t xml:space="preserve"> </w:t>
      </w:r>
      <w:r w:rsidR="005C1A75" w:rsidRPr="00EA65EA">
        <w:rPr>
          <w:rFonts w:cs="B Nazanin" w:hint="cs"/>
          <w:sz w:val="24"/>
          <w:szCs w:val="24"/>
          <w:rtl/>
        </w:rPr>
        <w:t>انجام</w:t>
      </w:r>
      <w:r w:rsidR="005C1A75" w:rsidRPr="00EA65EA">
        <w:rPr>
          <w:rFonts w:cs="B Nazanin"/>
          <w:sz w:val="24"/>
          <w:szCs w:val="24"/>
          <w:rtl/>
        </w:rPr>
        <w:t xml:space="preserve"> </w:t>
      </w:r>
      <w:r w:rsidR="005C1A75" w:rsidRPr="00EA65EA">
        <w:rPr>
          <w:rFonts w:cs="B Nazanin" w:hint="cs"/>
          <w:sz w:val="24"/>
          <w:szCs w:val="24"/>
          <w:rtl/>
        </w:rPr>
        <w:t>شده</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هر</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علمی،</w:t>
      </w:r>
      <w:r w:rsidR="005C1A75" w:rsidRPr="00EA65EA">
        <w:rPr>
          <w:rFonts w:cs="B Nazanin"/>
          <w:sz w:val="24"/>
          <w:szCs w:val="24"/>
          <w:rtl/>
        </w:rPr>
        <w:t xml:space="preserve"> </w:t>
      </w:r>
      <w:r w:rsidR="005C1A75" w:rsidRPr="00EA65EA">
        <w:rPr>
          <w:rFonts w:cs="B Nazanin" w:hint="cs"/>
          <w:sz w:val="24"/>
          <w:szCs w:val="24"/>
          <w:rtl/>
        </w:rPr>
        <w:t>تأثیر</w:t>
      </w:r>
      <w:r w:rsidR="005C1A75" w:rsidRPr="00EA65EA">
        <w:rPr>
          <w:rFonts w:cs="B Nazanin"/>
          <w:sz w:val="24"/>
          <w:szCs w:val="24"/>
          <w:rtl/>
        </w:rPr>
        <w:t xml:space="preserve"> </w:t>
      </w:r>
      <w:r w:rsidR="005C1A75" w:rsidRPr="00EA65EA">
        <w:rPr>
          <w:rFonts w:cs="B Nazanin" w:hint="cs"/>
          <w:sz w:val="24"/>
          <w:szCs w:val="24"/>
          <w:rtl/>
        </w:rPr>
        <w:t>بسزایی</w:t>
      </w:r>
      <w:r w:rsidR="005C1A75" w:rsidRPr="00EA65EA">
        <w:rPr>
          <w:rFonts w:cs="B Nazanin"/>
          <w:sz w:val="24"/>
          <w:szCs w:val="24"/>
          <w:rtl/>
        </w:rPr>
        <w:t xml:space="preserve"> </w:t>
      </w:r>
      <w:r w:rsidR="005C1A75" w:rsidRPr="00EA65EA">
        <w:rPr>
          <w:rFonts w:cs="B Nazanin" w:hint="cs"/>
          <w:sz w:val="24"/>
          <w:szCs w:val="24"/>
          <w:rtl/>
        </w:rPr>
        <w:t>در</w:t>
      </w:r>
      <w:r w:rsidR="005C1A75" w:rsidRPr="00EA65EA">
        <w:rPr>
          <w:rFonts w:cs="B Nazanin"/>
          <w:sz w:val="24"/>
          <w:szCs w:val="24"/>
          <w:rtl/>
        </w:rPr>
        <w:t xml:space="preserve"> </w:t>
      </w:r>
      <w:r w:rsidR="005C1A75" w:rsidRPr="00EA65EA">
        <w:rPr>
          <w:rFonts w:cs="B Nazanin" w:hint="cs"/>
          <w:sz w:val="24"/>
          <w:szCs w:val="24"/>
          <w:rtl/>
        </w:rPr>
        <w:t>توسعه</w:t>
      </w:r>
      <w:r w:rsidR="005C1A75" w:rsidRPr="00EA65EA">
        <w:rPr>
          <w:rFonts w:cs="B Nazanin"/>
          <w:sz w:val="24"/>
          <w:szCs w:val="24"/>
          <w:rtl/>
        </w:rPr>
        <w:t xml:space="preserve"> </w:t>
      </w:r>
      <w:r w:rsidR="005C1A75" w:rsidRPr="00EA65EA">
        <w:rPr>
          <w:rFonts w:cs="B Nazanin" w:hint="cs"/>
          <w:sz w:val="24"/>
          <w:szCs w:val="24"/>
          <w:rtl/>
        </w:rPr>
        <w:t>و</w:t>
      </w:r>
      <w:r w:rsidR="005C1A75" w:rsidRPr="00EA65EA">
        <w:rPr>
          <w:rFonts w:cs="B Nazanin"/>
          <w:sz w:val="24"/>
          <w:szCs w:val="24"/>
          <w:rtl/>
        </w:rPr>
        <w:t xml:space="preserve"> </w:t>
      </w:r>
      <w:r w:rsidR="005C1A75" w:rsidRPr="00EA65EA">
        <w:rPr>
          <w:rFonts w:cs="B Nazanin" w:hint="cs"/>
          <w:sz w:val="24"/>
          <w:szCs w:val="24"/>
          <w:rtl/>
        </w:rPr>
        <w:t>پیشرفت</w:t>
      </w:r>
      <w:r w:rsidR="005C1A75" w:rsidRPr="00EA65EA">
        <w:rPr>
          <w:rFonts w:cs="B Nazanin"/>
          <w:sz w:val="24"/>
          <w:szCs w:val="24"/>
          <w:rtl/>
        </w:rPr>
        <w:t xml:space="preserve"> </w:t>
      </w:r>
      <w:r w:rsidR="005C1A75" w:rsidRPr="00EA65EA">
        <w:rPr>
          <w:rFonts w:cs="B Nazanin" w:hint="cs"/>
          <w:sz w:val="24"/>
          <w:szCs w:val="24"/>
          <w:rtl/>
        </w:rPr>
        <w:t>آن</w:t>
      </w:r>
      <w:r w:rsidR="005C1A75" w:rsidRPr="00EA65EA">
        <w:rPr>
          <w:rFonts w:cs="B Nazanin"/>
          <w:sz w:val="24"/>
          <w:szCs w:val="24"/>
          <w:rtl/>
        </w:rPr>
        <w:t xml:space="preserve"> </w:t>
      </w:r>
      <w:r w:rsidR="005C1A75" w:rsidRPr="00EA65EA">
        <w:rPr>
          <w:rFonts w:cs="B Nazanin" w:hint="cs"/>
          <w:sz w:val="24"/>
          <w:szCs w:val="24"/>
          <w:rtl/>
        </w:rPr>
        <w:t>رشته</w:t>
      </w:r>
      <w:r w:rsidR="005C1A75" w:rsidRPr="00EA65EA">
        <w:rPr>
          <w:rFonts w:cs="B Nazanin"/>
          <w:sz w:val="24"/>
          <w:szCs w:val="24"/>
          <w:rtl/>
        </w:rPr>
        <w:t xml:space="preserve"> </w:t>
      </w:r>
      <w:r w:rsidR="005C1A75" w:rsidRPr="00EA65EA">
        <w:rPr>
          <w:rFonts w:cs="B Nazanin" w:hint="cs"/>
          <w:sz w:val="24"/>
          <w:szCs w:val="24"/>
          <w:rtl/>
        </w:rPr>
        <w:t>دارد</w:t>
      </w:r>
      <w:r w:rsidR="005C1A75" w:rsidRPr="00EA65EA">
        <w:rPr>
          <w:rFonts w:cs="B Nazanin"/>
          <w:sz w:val="24"/>
          <w:szCs w:val="24"/>
          <w:rtl/>
        </w:rPr>
        <w:t xml:space="preserve"> (</w:t>
      </w:r>
      <w:r w:rsidR="005C1A75" w:rsidRPr="00EA65EA">
        <w:rPr>
          <w:rFonts w:cs="B Nazanin" w:hint="cs"/>
          <w:sz w:val="24"/>
          <w:szCs w:val="24"/>
          <w:rtl/>
        </w:rPr>
        <w:t>حری،</w:t>
      </w:r>
      <w:r w:rsidR="005C1A75" w:rsidRPr="00EA65EA">
        <w:rPr>
          <w:rFonts w:cs="B Nazanin"/>
          <w:sz w:val="24"/>
          <w:szCs w:val="24"/>
          <w:rtl/>
        </w:rPr>
        <w:t xml:space="preserve"> 137</w:t>
      </w:r>
      <w:ins w:id="4" w:author="غزاله عرفانیان" w:date="2025-07-15T08:26:00Z" w16du:dateUtc="2025-07-15T04:56:00Z">
        <w:r w:rsidR="00C15353">
          <w:rPr>
            <w:rFonts w:cs="B Nazanin" w:hint="cs"/>
            <w:sz w:val="24"/>
            <w:szCs w:val="24"/>
            <w:rtl/>
          </w:rPr>
          <w:t>8</w:t>
        </w:r>
      </w:ins>
      <w:del w:id="5" w:author="غزاله عرفانیان" w:date="2025-07-15T08:26:00Z" w16du:dateUtc="2025-07-15T04:56:00Z">
        <w:r w:rsidR="005C1A75" w:rsidRPr="00EA65EA" w:rsidDel="00C15353">
          <w:rPr>
            <w:rFonts w:cs="B Nazanin"/>
            <w:sz w:val="24"/>
            <w:szCs w:val="24"/>
            <w:rtl/>
          </w:rPr>
          <w:delText>6</w:delText>
        </w:r>
      </w:del>
      <w:r w:rsidR="005C1A75" w:rsidRPr="00EA65EA">
        <w:rPr>
          <w:rFonts w:cs="B Nazanin"/>
          <w:sz w:val="24"/>
          <w:szCs w:val="24"/>
          <w:rtl/>
        </w:rPr>
        <w:t>)</w:t>
      </w:r>
      <w:r w:rsidR="008D3CF0" w:rsidRPr="00EA65EA">
        <w:rPr>
          <w:rFonts w:cs="B Nazanin" w:hint="cs"/>
          <w:sz w:val="24"/>
          <w:szCs w:val="24"/>
          <w:rtl/>
        </w:rPr>
        <w:t>.</w:t>
      </w:r>
      <w:r w:rsidR="008D3CF0" w:rsidRPr="00EA65EA">
        <w:rPr>
          <w:rFonts w:cs="B Nazanin"/>
          <w:sz w:val="24"/>
          <w:szCs w:val="24"/>
          <w:rtl/>
        </w:rPr>
        <w:t xml:space="preserve"> </w:t>
      </w:r>
    </w:p>
    <w:p w14:paraId="07EBF74B" w14:textId="51CCB53F" w:rsidR="00A45957" w:rsidRPr="00EA65EA" w:rsidDel="00AB2D54" w:rsidRDefault="00A45957" w:rsidP="00EA65EA">
      <w:pPr>
        <w:bidi/>
        <w:jc w:val="both"/>
        <w:rPr>
          <w:del w:id="6" w:author="غزاله عرفانیان" w:date="2025-06-29T14:00:00Z" w16du:dateUtc="2025-06-29T10:30:00Z"/>
          <w:rFonts w:cs="B Nazanin"/>
          <w:sz w:val="24"/>
          <w:szCs w:val="24"/>
        </w:rPr>
      </w:pP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فرآیندی</w:t>
      </w:r>
      <w:r w:rsidRPr="00EA65EA">
        <w:rPr>
          <w:rFonts w:cs="B Nazanin"/>
          <w:sz w:val="24"/>
          <w:szCs w:val="24"/>
          <w:rtl/>
        </w:rPr>
        <w:t xml:space="preserve"> </w:t>
      </w:r>
      <w:r w:rsidRPr="00EA65EA">
        <w:rPr>
          <w:rFonts w:cs="B Nazanin" w:hint="cs"/>
          <w:sz w:val="24"/>
          <w:szCs w:val="24"/>
          <w:rtl/>
        </w:rPr>
        <w:t>نظام‌مند</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خلق</w:t>
      </w:r>
      <w:r w:rsidRPr="00EA65EA">
        <w:rPr>
          <w:rFonts w:cs="B Nazanin"/>
          <w:sz w:val="24"/>
          <w:szCs w:val="24"/>
          <w:rtl/>
        </w:rPr>
        <w:t xml:space="preserve"> </w:t>
      </w:r>
      <w:r w:rsidRPr="00EA65EA">
        <w:rPr>
          <w:rFonts w:cs="B Nazanin" w:hint="cs"/>
          <w:sz w:val="24"/>
          <w:szCs w:val="24"/>
          <w:rtl/>
        </w:rPr>
        <w:t>دانش</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ابزاری</w:t>
      </w:r>
      <w:r w:rsidRPr="00EA65EA">
        <w:rPr>
          <w:rFonts w:cs="B Nazanin"/>
          <w:sz w:val="24"/>
          <w:szCs w:val="24"/>
          <w:rtl/>
        </w:rPr>
        <w:t xml:space="preserve"> </w:t>
      </w:r>
      <w:r w:rsidRPr="00EA65EA">
        <w:rPr>
          <w:rFonts w:cs="B Nazanin" w:hint="cs"/>
          <w:sz w:val="24"/>
          <w:szCs w:val="24"/>
          <w:rtl/>
        </w:rPr>
        <w:t>قدرتمند</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تصمیم‌گیری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کار</w:t>
      </w:r>
      <w:r w:rsidRPr="00EA65EA">
        <w:rPr>
          <w:rFonts w:cs="B Nazanin"/>
          <w:sz w:val="24"/>
          <w:szCs w:val="24"/>
          <w:rtl/>
        </w:rPr>
        <w:t xml:space="preserve"> </w:t>
      </w:r>
      <w:r w:rsidRPr="00EA65EA">
        <w:rPr>
          <w:rFonts w:cs="B Nazanin" w:hint="cs"/>
          <w:sz w:val="24"/>
          <w:szCs w:val="24"/>
          <w:rtl/>
        </w:rPr>
        <w:t>می‌رود</w:t>
      </w:r>
      <w:r w:rsidRPr="00EA65EA">
        <w:rPr>
          <w:rFonts w:cs="B Nazanin"/>
          <w:sz w:val="24"/>
          <w:szCs w:val="24"/>
          <w:rtl/>
        </w:rPr>
        <w:t xml:space="preserve"> (</w:t>
      </w:r>
      <w:del w:id="7" w:author="غزاله عرفانیان" w:date="2025-07-15T08:29:00Z" w16du:dateUtc="2025-07-15T04:59:00Z">
        <w:r w:rsidRPr="00EA65EA" w:rsidDel="000F44CC">
          <w:rPr>
            <w:rFonts w:cs="B Nazanin" w:hint="cs"/>
            <w:sz w:val="24"/>
            <w:szCs w:val="24"/>
            <w:rtl/>
          </w:rPr>
          <w:delText>دیویدی</w:delText>
        </w:r>
      </w:del>
      <w:ins w:id="8" w:author="غزاله عرفانیان" w:date="2025-07-15T08:29:00Z" w16du:dateUtc="2025-07-15T04:59:00Z">
        <w:r w:rsidR="000F44CC">
          <w:rPr>
            <w:rFonts w:cs="B Nazanin" w:hint="cs"/>
            <w:sz w:val="24"/>
            <w:szCs w:val="24"/>
            <w:rtl/>
          </w:rPr>
          <w:t>میر و لنجلر</w:t>
        </w:r>
      </w:ins>
      <w:r w:rsidR="00840B60" w:rsidRPr="00EA65EA">
        <w:rPr>
          <w:rStyle w:val="FootnoteReference"/>
          <w:rFonts w:cs="B Nazanin"/>
          <w:sz w:val="24"/>
          <w:szCs w:val="24"/>
          <w:rtl/>
        </w:rPr>
        <w:footnoteReference w:id="1"/>
      </w:r>
      <w:r w:rsidRPr="00EA65EA">
        <w:rPr>
          <w:rFonts w:cs="B Nazanin" w:hint="cs"/>
          <w:sz w:val="24"/>
          <w:szCs w:val="24"/>
          <w:rtl/>
        </w:rPr>
        <w:t>،</w:t>
      </w:r>
      <w:r w:rsidRPr="00EA65EA">
        <w:rPr>
          <w:rFonts w:cs="B Nazanin"/>
          <w:sz w:val="24"/>
          <w:szCs w:val="24"/>
          <w:rtl/>
        </w:rPr>
        <w:t xml:space="preserve"> </w:t>
      </w:r>
      <w:del w:id="11" w:author="غزاله عرفانیان" w:date="2025-07-15T08:29:00Z" w16du:dateUtc="2025-07-15T04:59:00Z">
        <w:r w:rsidRPr="00EA65EA" w:rsidDel="000F44CC">
          <w:rPr>
            <w:rFonts w:cs="B Nazanin"/>
            <w:sz w:val="24"/>
            <w:szCs w:val="24"/>
            <w:rtl/>
          </w:rPr>
          <w:delText>2020</w:delText>
        </w:r>
      </w:del>
      <w:ins w:id="12" w:author="غزاله عرفانیان" w:date="2025-07-15T08:29:00Z" w16du:dateUtc="2025-07-15T04:59:00Z">
        <w:r w:rsidR="000F44CC">
          <w:rPr>
            <w:rFonts w:cs="B Nazanin" w:hint="cs"/>
            <w:sz w:val="24"/>
            <w:szCs w:val="24"/>
            <w:rtl/>
          </w:rPr>
          <w:t>2018</w:t>
        </w:r>
      </w:ins>
      <w:r w:rsidRPr="00EA65EA">
        <w:rPr>
          <w:rFonts w:cs="B Nazanin"/>
          <w:sz w:val="24"/>
          <w:szCs w:val="24"/>
          <w:rtl/>
        </w:rPr>
        <w:t xml:space="preserve">). </w:t>
      </w:r>
      <w:r w:rsidRPr="00EA65EA">
        <w:rPr>
          <w:rFonts w:cs="B Nazanin" w:hint="cs"/>
          <w:sz w:val="24"/>
          <w:szCs w:val="24"/>
          <w:rtl/>
        </w:rPr>
        <w:t>یکی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مأموریت‌های</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دانشگاه‌ها،</w:t>
      </w:r>
      <w:r w:rsidRPr="00EA65EA">
        <w:rPr>
          <w:rFonts w:cs="B Nazanin"/>
          <w:sz w:val="24"/>
          <w:szCs w:val="24"/>
          <w:rtl/>
        </w:rPr>
        <w:t xml:space="preserve"> </w:t>
      </w:r>
      <w:r w:rsidRPr="00EA65EA">
        <w:rPr>
          <w:rFonts w:cs="B Nazanin" w:hint="cs"/>
          <w:sz w:val="24"/>
          <w:szCs w:val="24"/>
          <w:rtl/>
        </w:rPr>
        <w:t>اساتید،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دانشجویان</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رشته‌های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بنیادی،</w:t>
      </w:r>
      <w:r w:rsidRPr="00EA65EA">
        <w:rPr>
          <w:rFonts w:cs="B Nazanin"/>
          <w:sz w:val="24"/>
          <w:szCs w:val="24"/>
          <w:rtl/>
        </w:rPr>
        <w:t xml:space="preserve"> </w:t>
      </w:r>
      <w:r w:rsidRPr="00EA65EA">
        <w:rPr>
          <w:rFonts w:cs="B Nazanin" w:hint="cs"/>
          <w:sz w:val="24"/>
          <w:szCs w:val="24"/>
          <w:rtl/>
        </w:rPr>
        <w:t>کاربردی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توسعه‌ای</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تصمیم‌گیری‌ها</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سیاست‌گذاری‌ها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کار</w:t>
      </w:r>
      <w:r w:rsidRPr="00EA65EA">
        <w:rPr>
          <w:rFonts w:cs="B Nazanin"/>
          <w:sz w:val="24"/>
          <w:szCs w:val="24"/>
          <w:rtl/>
        </w:rPr>
        <w:t xml:space="preserve"> </w:t>
      </w:r>
      <w:r w:rsidRPr="00EA65EA">
        <w:rPr>
          <w:rFonts w:cs="B Nazanin" w:hint="cs"/>
          <w:sz w:val="24"/>
          <w:szCs w:val="24"/>
          <w:rtl/>
        </w:rPr>
        <w:t>گرفته</w:t>
      </w:r>
      <w:r w:rsidRPr="00EA65EA">
        <w:rPr>
          <w:rFonts w:cs="B Nazanin"/>
          <w:sz w:val="24"/>
          <w:szCs w:val="24"/>
          <w:rtl/>
        </w:rPr>
        <w:t xml:space="preserve"> </w:t>
      </w:r>
      <w:r w:rsidRPr="00EA65EA">
        <w:rPr>
          <w:rFonts w:cs="B Nazanin" w:hint="cs"/>
          <w:sz w:val="24"/>
          <w:szCs w:val="24"/>
          <w:rtl/>
        </w:rPr>
        <w:t>شود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مطالعات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زمینه‌های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سرعت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هستند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نرخ</w:t>
      </w:r>
      <w:r w:rsidRPr="00EA65EA">
        <w:rPr>
          <w:rFonts w:cs="B Nazanin"/>
          <w:sz w:val="24"/>
          <w:szCs w:val="24"/>
          <w:rtl/>
        </w:rPr>
        <w:t xml:space="preserve"> </w:t>
      </w:r>
      <w:r w:rsidRPr="00EA65EA">
        <w:rPr>
          <w:rFonts w:cs="B Nazanin" w:hint="cs"/>
          <w:sz w:val="24"/>
          <w:szCs w:val="24"/>
          <w:rtl/>
        </w:rPr>
        <w:t>فزاینده</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می‌دهند</w:t>
      </w:r>
      <w:r w:rsidRPr="00EA65EA">
        <w:rPr>
          <w:rFonts w:cs="B Nazanin"/>
          <w:sz w:val="24"/>
          <w:szCs w:val="24"/>
          <w:rtl/>
        </w:rPr>
        <w:t xml:space="preserve"> (</w:t>
      </w:r>
      <w:r w:rsidRPr="00EA65EA">
        <w:rPr>
          <w:rFonts w:cs="B Nazanin" w:hint="cs"/>
          <w:sz w:val="24"/>
          <w:szCs w:val="24"/>
          <w:rtl/>
        </w:rPr>
        <w:t>توکلی</w:t>
      </w:r>
      <w:r w:rsidRPr="00EA65EA">
        <w:rPr>
          <w:rFonts w:cs="B Nazanin"/>
          <w:sz w:val="24"/>
          <w:szCs w:val="24"/>
          <w:rtl/>
        </w:rPr>
        <w:t xml:space="preserve"> </w:t>
      </w:r>
      <w:r w:rsidRPr="00EA65EA">
        <w:rPr>
          <w:rFonts w:cs="B Nazanin" w:hint="cs"/>
          <w:sz w:val="24"/>
          <w:szCs w:val="24"/>
          <w:rtl/>
        </w:rPr>
        <w:t>زاده،</w:t>
      </w:r>
      <w:r w:rsidRPr="00EA65EA">
        <w:rPr>
          <w:rFonts w:cs="B Nazanin"/>
          <w:sz w:val="24"/>
          <w:szCs w:val="24"/>
          <w:rtl/>
        </w:rPr>
        <w:t xml:space="preserve"> </w:t>
      </w:r>
      <w:del w:id="13" w:author="غزاله عرفانیان" w:date="2025-07-15T08:30:00Z" w16du:dateUtc="2025-07-15T05:00:00Z">
        <w:r w:rsidRPr="00EA65EA" w:rsidDel="00F52898">
          <w:rPr>
            <w:rFonts w:cs="B Nazanin"/>
            <w:sz w:val="24"/>
            <w:szCs w:val="24"/>
            <w:rtl/>
          </w:rPr>
          <w:delText>2017</w:delText>
        </w:r>
      </w:del>
      <w:ins w:id="14" w:author="غزاله عرفانیان" w:date="2025-07-15T08:30:00Z" w16du:dateUtc="2025-07-15T05:00:00Z">
        <w:r w:rsidR="00F52898">
          <w:rPr>
            <w:rFonts w:cs="B Nazanin" w:hint="cs"/>
            <w:sz w:val="24"/>
            <w:szCs w:val="24"/>
            <w:rtl/>
          </w:rPr>
          <w:t>1395</w:t>
        </w:r>
      </w:ins>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نه</w:t>
      </w:r>
      <w:r w:rsidRPr="00EA65EA">
        <w:rPr>
          <w:rFonts w:cs="B Nazanin"/>
          <w:sz w:val="24"/>
          <w:szCs w:val="24"/>
          <w:rtl/>
        </w:rPr>
        <w:t xml:space="preserve"> </w:t>
      </w:r>
      <w:r w:rsidRPr="00EA65EA">
        <w:rPr>
          <w:rFonts w:cs="B Nazanin" w:hint="cs"/>
          <w:sz w:val="24"/>
          <w:szCs w:val="24"/>
          <w:rtl/>
        </w:rPr>
        <w:t>تنها</w:t>
      </w:r>
      <w:r w:rsidRPr="00EA65EA">
        <w:rPr>
          <w:rFonts w:cs="B Nazanin"/>
          <w:sz w:val="24"/>
          <w:szCs w:val="24"/>
          <w:rtl/>
        </w:rPr>
        <w:t xml:space="preserve"> </w:t>
      </w:r>
      <w:r w:rsidRPr="00EA65EA">
        <w:rPr>
          <w:rFonts w:cs="B Nazanin" w:hint="cs"/>
          <w:sz w:val="24"/>
          <w:szCs w:val="24"/>
          <w:rtl/>
        </w:rPr>
        <w:t>منجر</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افزایش</w:t>
      </w:r>
      <w:r w:rsidRPr="00EA65EA">
        <w:rPr>
          <w:rFonts w:cs="B Nazanin"/>
          <w:sz w:val="24"/>
          <w:szCs w:val="24"/>
          <w:rtl/>
        </w:rPr>
        <w:t xml:space="preserve"> </w:t>
      </w:r>
      <w:r w:rsidRPr="00EA65EA">
        <w:rPr>
          <w:rFonts w:cs="B Nazanin" w:hint="cs"/>
          <w:sz w:val="24"/>
          <w:szCs w:val="24"/>
          <w:rtl/>
        </w:rPr>
        <w:t>یادگیری</w:t>
      </w:r>
      <w:r w:rsidRPr="00EA65EA">
        <w:rPr>
          <w:rFonts w:cs="B Nazanin"/>
          <w:sz w:val="24"/>
          <w:szCs w:val="24"/>
          <w:rtl/>
        </w:rPr>
        <w:t xml:space="preserve"> </w:t>
      </w:r>
      <w:r w:rsidRPr="00EA65EA">
        <w:rPr>
          <w:rFonts w:cs="B Nazanin" w:hint="cs"/>
          <w:sz w:val="24"/>
          <w:szCs w:val="24"/>
          <w:rtl/>
        </w:rPr>
        <w:t>می‌شود،</w:t>
      </w:r>
      <w:r w:rsidRPr="00EA65EA">
        <w:rPr>
          <w:rFonts w:cs="B Nazanin"/>
          <w:sz w:val="24"/>
          <w:szCs w:val="24"/>
          <w:rtl/>
        </w:rPr>
        <w:t xml:space="preserve"> </w:t>
      </w:r>
      <w:r w:rsidRPr="00EA65EA">
        <w:rPr>
          <w:rFonts w:cs="B Nazanin" w:hint="cs"/>
          <w:sz w:val="24"/>
          <w:szCs w:val="24"/>
          <w:rtl/>
        </w:rPr>
        <w:t>بلکه</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اشتغال،</w:t>
      </w:r>
      <w:r w:rsidRPr="00EA65EA">
        <w:rPr>
          <w:rFonts w:cs="B Nazanin"/>
          <w:sz w:val="24"/>
          <w:szCs w:val="24"/>
          <w:rtl/>
        </w:rPr>
        <w:t xml:space="preserve"> </w:t>
      </w:r>
      <w:r w:rsidRPr="00EA65EA">
        <w:rPr>
          <w:rFonts w:cs="B Nazanin" w:hint="cs"/>
          <w:sz w:val="24"/>
          <w:szCs w:val="24"/>
          <w:rtl/>
        </w:rPr>
        <w:t>ایجاد</w:t>
      </w:r>
      <w:r w:rsidRPr="00EA65EA">
        <w:rPr>
          <w:rFonts w:cs="B Nazanin"/>
          <w:sz w:val="24"/>
          <w:szCs w:val="24"/>
          <w:rtl/>
        </w:rPr>
        <w:t xml:space="preserve"> </w:t>
      </w:r>
      <w:r w:rsidRPr="00EA65EA">
        <w:rPr>
          <w:rFonts w:cs="B Nazanin" w:hint="cs"/>
          <w:sz w:val="24"/>
          <w:szCs w:val="24"/>
          <w:rtl/>
        </w:rPr>
        <w:t>ثروت،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نهایت</w:t>
      </w:r>
      <w:r w:rsidRPr="00EA65EA">
        <w:rPr>
          <w:rFonts w:cs="B Nazanin"/>
          <w:sz w:val="24"/>
          <w:szCs w:val="24"/>
          <w:rtl/>
        </w:rPr>
        <w:t xml:space="preserve"> </w:t>
      </w:r>
      <w:r w:rsidRPr="00EA65EA">
        <w:rPr>
          <w:rFonts w:cs="B Nazanin" w:hint="cs"/>
          <w:sz w:val="24"/>
          <w:szCs w:val="24"/>
          <w:rtl/>
        </w:rPr>
        <w:t>افزایش</w:t>
      </w:r>
      <w:r w:rsidRPr="00EA65EA">
        <w:rPr>
          <w:rFonts w:cs="B Nazanin"/>
          <w:sz w:val="24"/>
          <w:szCs w:val="24"/>
          <w:rtl/>
        </w:rPr>
        <w:t xml:space="preserve"> </w:t>
      </w:r>
      <w:r w:rsidRPr="00EA65EA">
        <w:rPr>
          <w:rFonts w:cs="B Nazanin" w:hint="cs"/>
          <w:sz w:val="24"/>
          <w:szCs w:val="24"/>
          <w:rtl/>
        </w:rPr>
        <w:t>راحتی،</w:t>
      </w:r>
      <w:r w:rsidRPr="00EA65EA">
        <w:rPr>
          <w:rFonts w:cs="B Nazanin"/>
          <w:sz w:val="24"/>
          <w:szCs w:val="24"/>
          <w:rtl/>
        </w:rPr>
        <w:t xml:space="preserve"> </w:t>
      </w:r>
      <w:r w:rsidRPr="00EA65EA">
        <w:rPr>
          <w:rFonts w:cs="B Nazanin" w:hint="cs"/>
          <w:sz w:val="24"/>
          <w:szCs w:val="24"/>
          <w:rtl/>
        </w:rPr>
        <w:t>توانایی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امنیت</w:t>
      </w:r>
      <w:r w:rsidRPr="00EA65EA">
        <w:rPr>
          <w:rFonts w:cs="B Nazanin"/>
          <w:sz w:val="24"/>
          <w:szCs w:val="24"/>
          <w:rtl/>
        </w:rPr>
        <w:t xml:space="preserve"> </w:t>
      </w:r>
      <w:r w:rsidRPr="00EA65EA">
        <w:rPr>
          <w:rFonts w:cs="B Nazanin" w:hint="cs"/>
          <w:sz w:val="24"/>
          <w:szCs w:val="24"/>
          <w:rtl/>
        </w:rPr>
        <w:t>اجتماعی</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همراه</w:t>
      </w:r>
      <w:r w:rsidRPr="00EA65EA">
        <w:rPr>
          <w:rFonts w:cs="B Nazanin"/>
          <w:sz w:val="24"/>
          <w:szCs w:val="24"/>
          <w:rtl/>
        </w:rPr>
        <w:t xml:space="preserve"> </w:t>
      </w:r>
      <w:r w:rsidRPr="00EA65EA">
        <w:rPr>
          <w:rFonts w:cs="B Nazanin" w:hint="cs"/>
          <w:sz w:val="24"/>
          <w:szCs w:val="24"/>
          <w:rtl/>
        </w:rPr>
        <w:t>دارد</w:t>
      </w:r>
      <w:r w:rsidRPr="00EA65EA">
        <w:rPr>
          <w:rFonts w:cs="B Nazanin"/>
          <w:sz w:val="24"/>
          <w:szCs w:val="24"/>
          <w:rtl/>
        </w:rPr>
        <w:t xml:space="preserve"> (</w:t>
      </w:r>
      <w:ins w:id="15" w:author="غزاله عرفانیان" w:date="2025-07-15T08:33:00Z" w16du:dateUtc="2025-07-15T05:03:00Z">
        <w:r w:rsidR="00F95ED1">
          <w:rPr>
            <w:rFonts w:cs="B Nazanin" w:hint="cs"/>
            <w:sz w:val="24"/>
            <w:szCs w:val="24"/>
            <w:rtl/>
          </w:rPr>
          <w:t>شهابی و محمدی صادق</w:t>
        </w:r>
      </w:ins>
      <w:del w:id="16" w:author="غزاله عرفانیان" w:date="2025-07-15T08:33:00Z" w16du:dateUtc="2025-07-15T05:03:00Z">
        <w:r w:rsidRPr="00EA65EA" w:rsidDel="00F95ED1">
          <w:rPr>
            <w:rFonts w:cs="B Nazanin" w:hint="cs"/>
            <w:sz w:val="24"/>
            <w:szCs w:val="24"/>
            <w:rtl/>
          </w:rPr>
          <w:delText>قائمی</w:delText>
        </w:r>
        <w:r w:rsidRPr="00EA65EA" w:rsidDel="00F95ED1">
          <w:rPr>
            <w:rFonts w:cs="B Nazanin"/>
            <w:sz w:val="24"/>
            <w:szCs w:val="24"/>
            <w:rtl/>
          </w:rPr>
          <w:delText xml:space="preserve"> </w:delText>
        </w:r>
        <w:r w:rsidRPr="00EA65EA" w:rsidDel="00F95ED1">
          <w:rPr>
            <w:rFonts w:cs="B Nazanin" w:hint="cs"/>
            <w:sz w:val="24"/>
            <w:szCs w:val="24"/>
            <w:rtl/>
          </w:rPr>
          <w:delText>و</w:delText>
        </w:r>
        <w:r w:rsidRPr="00EA65EA" w:rsidDel="00F95ED1">
          <w:rPr>
            <w:rFonts w:cs="B Nazanin"/>
            <w:sz w:val="24"/>
            <w:szCs w:val="24"/>
            <w:rtl/>
          </w:rPr>
          <w:delText xml:space="preserve"> </w:delText>
        </w:r>
        <w:r w:rsidRPr="00EA65EA" w:rsidDel="00F95ED1">
          <w:rPr>
            <w:rFonts w:cs="B Nazanin" w:hint="cs"/>
            <w:sz w:val="24"/>
            <w:szCs w:val="24"/>
            <w:rtl/>
          </w:rPr>
          <w:delText>بهزادی</w:delText>
        </w:r>
      </w:del>
      <w:r w:rsidRPr="00EA65EA">
        <w:rPr>
          <w:rFonts w:cs="B Nazanin" w:hint="cs"/>
          <w:sz w:val="24"/>
          <w:szCs w:val="24"/>
          <w:rtl/>
        </w:rPr>
        <w:t>،</w:t>
      </w:r>
      <w:r w:rsidRPr="00EA65EA">
        <w:rPr>
          <w:rFonts w:cs="B Nazanin"/>
          <w:sz w:val="24"/>
          <w:szCs w:val="24"/>
          <w:rtl/>
        </w:rPr>
        <w:t xml:space="preserve"> </w:t>
      </w:r>
      <w:del w:id="17" w:author="غزاله عرفانیان" w:date="2025-07-15T08:34:00Z" w16du:dateUtc="2025-07-15T05:04:00Z">
        <w:r w:rsidRPr="00EA65EA" w:rsidDel="00F95ED1">
          <w:rPr>
            <w:rFonts w:cs="B Nazanin"/>
            <w:sz w:val="24"/>
            <w:szCs w:val="24"/>
            <w:rtl/>
          </w:rPr>
          <w:delText>2021</w:delText>
        </w:r>
      </w:del>
      <w:ins w:id="18" w:author="غزاله عرفانیان" w:date="2025-07-15T08:34:00Z" w16du:dateUtc="2025-07-15T05:04:00Z">
        <w:r w:rsidR="00F95ED1">
          <w:rPr>
            <w:rFonts w:cs="B Nazanin" w:hint="cs"/>
            <w:sz w:val="24"/>
            <w:szCs w:val="24"/>
            <w:rtl/>
          </w:rPr>
          <w:t>1395</w:t>
        </w:r>
      </w:ins>
      <w:r w:rsidRPr="00EA65EA">
        <w:rPr>
          <w:rFonts w:cs="B Nazanin"/>
          <w:sz w:val="24"/>
          <w:szCs w:val="24"/>
          <w:rtl/>
        </w:rPr>
        <w:t>).</w:t>
      </w:r>
      <w:ins w:id="19" w:author="غزاله عرفانیان" w:date="2025-06-29T14:00:00Z" w16du:dateUtc="2025-06-29T10:30:00Z">
        <w:r w:rsidR="00AB2D54">
          <w:rPr>
            <w:rFonts w:cs="B Nazanin" w:hint="cs"/>
            <w:sz w:val="24"/>
            <w:szCs w:val="24"/>
            <w:rtl/>
          </w:rPr>
          <w:t xml:space="preserve"> </w:t>
        </w:r>
      </w:ins>
    </w:p>
    <w:p w14:paraId="027AB624" w14:textId="3A010BCE" w:rsidR="00A45957" w:rsidRPr="00EA65EA" w:rsidRDefault="00A45957" w:rsidP="00AB2D54">
      <w:pPr>
        <w:bidi/>
        <w:jc w:val="both"/>
        <w:rPr>
          <w:rFonts w:cs="B Nazanin"/>
          <w:sz w:val="24"/>
          <w:szCs w:val="24"/>
          <w:rtl/>
        </w:rPr>
      </w:pP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میان،</w:t>
      </w:r>
      <w:r w:rsidRPr="00EA65EA">
        <w:rPr>
          <w:rFonts w:cs="B Nazanin"/>
          <w:sz w:val="24"/>
          <w:szCs w:val="24"/>
          <w:rtl/>
        </w:rPr>
        <w:t xml:space="preserve"> </w:t>
      </w:r>
      <w:r w:rsidRPr="00EA65EA">
        <w:rPr>
          <w:rFonts w:cs="B Nazanin" w:hint="cs"/>
          <w:sz w:val="24"/>
          <w:szCs w:val="24"/>
          <w:rtl/>
        </w:rPr>
        <w:t>پایان‌نامه‌ها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یکی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مهم‌ترین</w:t>
      </w:r>
      <w:r w:rsidRPr="00EA65EA">
        <w:rPr>
          <w:rFonts w:cs="B Nazanin"/>
          <w:sz w:val="24"/>
          <w:szCs w:val="24"/>
          <w:rtl/>
        </w:rPr>
        <w:t xml:space="preserve"> </w:t>
      </w:r>
      <w:r w:rsidRPr="00EA65EA">
        <w:rPr>
          <w:rFonts w:cs="B Nazanin" w:hint="cs"/>
          <w:sz w:val="24"/>
          <w:szCs w:val="24"/>
          <w:rtl/>
        </w:rPr>
        <w:t>متون</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نقش</w:t>
      </w:r>
      <w:r w:rsidRPr="00EA65EA">
        <w:rPr>
          <w:rFonts w:cs="B Nazanin"/>
          <w:sz w:val="24"/>
          <w:szCs w:val="24"/>
          <w:rtl/>
        </w:rPr>
        <w:t xml:space="preserve"> </w:t>
      </w:r>
      <w:r w:rsidRPr="00EA65EA">
        <w:rPr>
          <w:rFonts w:cs="B Nazanin" w:hint="cs"/>
          <w:sz w:val="24"/>
          <w:szCs w:val="24"/>
          <w:rtl/>
        </w:rPr>
        <w:t>حیاتی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ایفا</w:t>
      </w:r>
      <w:r w:rsidRPr="00EA65EA">
        <w:rPr>
          <w:rFonts w:cs="B Nazanin"/>
          <w:sz w:val="24"/>
          <w:szCs w:val="24"/>
          <w:rtl/>
        </w:rPr>
        <w:t xml:space="preserve"> </w:t>
      </w:r>
      <w:r w:rsidRPr="00EA65EA">
        <w:rPr>
          <w:rFonts w:cs="B Nazanin" w:hint="cs"/>
          <w:sz w:val="24"/>
          <w:szCs w:val="24"/>
          <w:rtl/>
        </w:rPr>
        <w:t>می‌کنند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به‌دست‌آمده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پایان‌نامه‌ها</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حل</w:t>
      </w:r>
      <w:r w:rsidRPr="00EA65EA">
        <w:rPr>
          <w:rFonts w:cs="B Nazanin"/>
          <w:sz w:val="24"/>
          <w:szCs w:val="24"/>
          <w:rtl/>
        </w:rPr>
        <w:t xml:space="preserve"> </w:t>
      </w:r>
      <w:r w:rsidRPr="00EA65EA">
        <w:rPr>
          <w:rFonts w:cs="B Nazanin" w:hint="cs"/>
          <w:sz w:val="24"/>
          <w:szCs w:val="24"/>
          <w:rtl/>
        </w:rPr>
        <w:t>مسائل</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کمک</w:t>
      </w:r>
      <w:r w:rsidRPr="00EA65EA">
        <w:rPr>
          <w:rFonts w:cs="B Nazanin"/>
          <w:sz w:val="24"/>
          <w:szCs w:val="24"/>
          <w:rtl/>
        </w:rPr>
        <w:t xml:space="preserve"> </w:t>
      </w:r>
      <w:r w:rsidRPr="00EA65EA">
        <w:rPr>
          <w:rFonts w:cs="B Nazanin" w:hint="cs"/>
          <w:sz w:val="24"/>
          <w:szCs w:val="24"/>
          <w:rtl/>
        </w:rPr>
        <w:t>کرده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مرجعی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آتی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00DB248F" w:rsidRPr="00EA65EA">
        <w:rPr>
          <w:rFonts w:cs="B Nazanin" w:hint="cs"/>
          <w:sz w:val="24"/>
          <w:szCs w:val="24"/>
          <w:rtl/>
        </w:rPr>
        <w:t>هر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گیرد</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توجه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اینکه</w:t>
      </w:r>
      <w:r w:rsidRPr="00EA65EA">
        <w:rPr>
          <w:rFonts w:cs="B Nazanin"/>
          <w:sz w:val="24"/>
          <w:szCs w:val="24"/>
          <w:rtl/>
        </w:rPr>
        <w:t xml:space="preserve"> </w:t>
      </w:r>
      <w:r w:rsidRPr="00EA65EA">
        <w:rPr>
          <w:rFonts w:cs="B Nazanin" w:hint="cs"/>
          <w:sz w:val="24"/>
          <w:szCs w:val="24"/>
          <w:rtl/>
        </w:rPr>
        <w:t>دانشجویان</w:t>
      </w:r>
      <w:r w:rsidRPr="00EA65EA">
        <w:rPr>
          <w:rFonts w:cs="B Nazanin"/>
          <w:sz w:val="24"/>
          <w:szCs w:val="24"/>
          <w:rtl/>
        </w:rPr>
        <w:t xml:space="preserve"> </w:t>
      </w:r>
      <w:r w:rsidRPr="00EA65EA">
        <w:rPr>
          <w:rFonts w:cs="B Nazanin" w:hint="cs"/>
          <w:sz w:val="24"/>
          <w:szCs w:val="24"/>
          <w:rtl/>
        </w:rPr>
        <w:t>تحصیلات</w:t>
      </w:r>
      <w:r w:rsidRPr="00EA65EA">
        <w:rPr>
          <w:rFonts w:cs="B Nazanin"/>
          <w:sz w:val="24"/>
          <w:szCs w:val="24"/>
          <w:rtl/>
        </w:rPr>
        <w:t xml:space="preserve"> </w:t>
      </w:r>
      <w:r w:rsidRPr="00EA65EA">
        <w:rPr>
          <w:rFonts w:cs="B Nazanin" w:hint="cs"/>
          <w:sz w:val="24"/>
          <w:szCs w:val="24"/>
          <w:rtl/>
        </w:rPr>
        <w:t>تکمیلی</w:t>
      </w:r>
      <w:r w:rsidRPr="00EA65EA">
        <w:rPr>
          <w:rFonts w:cs="B Nazanin"/>
          <w:sz w:val="24"/>
          <w:szCs w:val="24"/>
          <w:rtl/>
        </w:rPr>
        <w:t xml:space="preserve"> </w:t>
      </w:r>
      <w:r w:rsidRPr="00EA65EA">
        <w:rPr>
          <w:rFonts w:cs="B Nazanin" w:hint="cs"/>
          <w:sz w:val="24"/>
          <w:szCs w:val="24"/>
          <w:rtl/>
        </w:rPr>
        <w:t>پژوهش‌محور</w:t>
      </w:r>
      <w:r w:rsidRPr="00EA65EA">
        <w:rPr>
          <w:rFonts w:cs="B Nazanin"/>
          <w:sz w:val="24"/>
          <w:szCs w:val="24"/>
          <w:rtl/>
        </w:rPr>
        <w:t xml:space="preserve"> </w:t>
      </w:r>
      <w:r w:rsidRPr="00EA65EA">
        <w:rPr>
          <w:rFonts w:cs="B Nazanin" w:hint="cs"/>
          <w:sz w:val="24"/>
          <w:szCs w:val="24"/>
          <w:rtl/>
        </w:rPr>
        <w:t>بخش</w:t>
      </w:r>
      <w:r w:rsidRPr="00EA65EA">
        <w:rPr>
          <w:rFonts w:cs="B Nazanin"/>
          <w:sz w:val="24"/>
          <w:szCs w:val="24"/>
          <w:rtl/>
        </w:rPr>
        <w:t xml:space="preserve"> </w:t>
      </w:r>
      <w:r w:rsidRPr="00EA65EA">
        <w:rPr>
          <w:rFonts w:cs="B Nazanin" w:hint="cs"/>
          <w:sz w:val="24"/>
          <w:szCs w:val="24"/>
          <w:rtl/>
        </w:rPr>
        <w:t>قابل</w:t>
      </w:r>
      <w:r w:rsidRPr="00EA65EA">
        <w:rPr>
          <w:rFonts w:cs="B Nazanin"/>
          <w:sz w:val="24"/>
          <w:szCs w:val="24"/>
          <w:rtl/>
        </w:rPr>
        <w:t xml:space="preserve"> </w:t>
      </w:r>
      <w:r w:rsidRPr="00EA65EA">
        <w:rPr>
          <w:rFonts w:cs="B Nazanin" w:hint="cs"/>
          <w:sz w:val="24"/>
          <w:szCs w:val="24"/>
          <w:rtl/>
        </w:rPr>
        <w:t>توجهی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پژوهشگران</w:t>
      </w:r>
      <w:r w:rsidRPr="00EA65EA">
        <w:rPr>
          <w:rFonts w:cs="B Nazanin"/>
          <w:sz w:val="24"/>
          <w:szCs w:val="24"/>
          <w:rtl/>
        </w:rPr>
        <w:t xml:space="preserve"> </w:t>
      </w:r>
      <w:r w:rsidRPr="00EA65EA">
        <w:rPr>
          <w:rFonts w:cs="B Nazanin" w:hint="cs"/>
          <w:sz w:val="24"/>
          <w:szCs w:val="24"/>
          <w:rtl/>
        </w:rPr>
        <w:t>هر</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تشکیل</w:t>
      </w:r>
      <w:r w:rsidRPr="00EA65EA">
        <w:rPr>
          <w:rFonts w:cs="B Nazanin"/>
          <w:sz w:val="24"/>
          <w:szCs w:val="24"/>
          <w:rtl/>
        </w:rPr>
        <w:t xml:space="preserve"> </w:t>
      </w:r>
      <w:r w:rsidRPr="00EA65EA">
        <w:rPr>
          <w:rFonts w:cs="B Nazanin" w:hint="cs"/>
          <w:sz w:val="24"/>
          <w:szCs w:val="24"/>
          <w:rtl/>
        </w:rPr>
        <w:t>می‌دهند،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یافته‌های</w:t>
      </w:r>
      <w:r w:rsidR="00DB248F" w:rsidRPr="00EA65EA">
        <w:rPr>
          <w:rFonts w:cs="B Nazanin" w:hint="cs"/>
          <w:sz w:val="24"/>
          <w:szCs w:val="24"/>
          <w:rtl/>
        </w:rPr>
        <w:t xml:space="preserve"> پژوهشی</w:t>
      </w:r>
      <w:r w:rsidRPr="00EA65EA">
        <w:rPr>
          <w:rFonts w:cs="B Nazanin"/>
          <w:sz w:val="24"/>
          <w:szCs w:val="24"/>
          <w:rtl/>
        </w:rPr>
        <w:t xml:space="preserve"> </w:t>
      </w:r>
      <w:r w:rsidRPr="00EA65EA">
        <w:rPr>
          <w:rFonts w:cs="B Nazanin" w:hint="cs"/>
          <w:sz w:val="24"/>
          <w:szCs w:val="24"/>
          <w:rtl/>
        </w:rPr>
        <w:t>آنان</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مهمی</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دانش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00132419" w:rsidRPr="00EA65EA">
        <w:rPr>
          <w:rFonts w:cs="B Nazanin" w:hint="cs"/>
          <w:sz w:val="24"/>
          <w:szCs w:val="24"/>
          <w:rtl/>
        </w:rPr>
        <w:t>هر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خواهند</w:t>
      </w:r>
      <w:r w:rsidRPr="00EA65EA">
        <w:rPr>
          <w:rFonts w:cs="B Nazanin"/>
          <w:sz w:val="24"/>
          <w:szCs w:val="24"/>
          <w:rtl/>
        </w:rPr>
        <w:t xml:space="preserve"> </w:t>
      </w:r>
      <w:r w:rsidRPr="00EA65EA">
        <w:rPr>
          <w:rFonts w:cs="B Nazanin" w:hint="cs"/>
          <w:sz w:val="24"/>
          <w:szCs w:val="24"/>
          <w:rtl/>
        </w:rPr>
        <w:t>داشت</w:t>
      </w:r>
      <w:r w:rsidRPr="00EA65EA">
        <w:rPr>
          <w:rFonts w:cs="B Nazanin"/>
          <w:sz w:val="24"/>
          <w:szCs w:val="24"/>
          <w:rtl/>
        </w:rPr>
        <w:t xml:space="preserve"> (</w:t>
      </w:r>
      <w:r w:rsidRPr="00EA65EA">
        <w:rPr>
          <w:rFonts w:cs="B Nazanin" w:hint="cs"/>
          <w:sz w:val="24"/>
          <w:szCs w:val="24"/>
          <w:rtl/>
        </w:rPr>
        <w:t>حاضری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مکی</w:t>
      </w:r>
      <w:r w:rsidRPr="00EA65EA">
        <w:rPr>
          <w:rFonts w:cs="B Nazanin"/>
          <w:sz w:val="24"/>
          <w:szCs w:val="24"/>
          <w:rtl/>
        </w:rPr>
        <w:t xml:space="preserve"> </w:t>
      </w:r>
      <w:r w:rsidRPr="00EA65EA">
        <w:rPr>
          <w:rFonts w:cs="B Nazanin" w:hint="cs"/>
          <w:sz w:val="24"/>
          <w:szCs w:val="24"/>
          <w:rtl/>
        </w:rPr>
        <w:t>زاده،</w:t>
      </w:r>
      <w:r w:rsidRPr="00EA65EA">
        <w:rPr>
          <w:rFonts w:cs="B Nazanin"/>
          <w:sz w:val="24"/>
          <w:szCs w:val="24"/>
          <w:rtl/>
        </w:rPr>
        <w:t xml:space="preserve"> 1396).</w:t>
      </w:r>
    </w:p>
    <w:p w14:paraId="415F2504" w14:textId="312B1EB6" w:rsidR="00DC4476" w:rsidRPr="00EA65EA" w:rsidDel="00F709AA" w:rsidRDefault="00527A7A" w:rsidP="00EA65EA">
      <w:pPr>
        <w:bidi/>
        <w:spacing w:after="34" w:line="276" w:lineRule="auto"/>
        <w:ind w:left="4" w:right="3" w:firstLine="467"/>
        <w:jc w:val="both"/>
        <w:rPr>
          <w:del w:id="20" w:author="غزاله عرفانیان" w:date="2025-06-29T14:02:00Z" w16du:dateUtc="2025-06-29T10:32:00Z"/>
          <w:rFonts w:cs="B Nazanin"/>
          <w:sz w:val="24"/>
          <w:szCs w:val="24"/>
        </w:rPr>
      </w:pPr>
      <w:r w:rsidRPr="00EA65EA">
        <w:rPr>
          <w:rFonts w:cs="B Nazanin" w:hint="cs"/>
          <w:sz w:val="24"/>
          <w:szCs w:val="24"/>
          <w:rtl/>
        </w:rPr>
        <w:t xml:space="preserve">بر این اساس، </w:t>
      </w:r>
      <w:r w:rsidR="00A45957" w:rsidRPr="00EA65EA">
        <w:rPr>
          <w:rFonts w:cs="B Nazanin" w:hint="cs"/>
          <w:sz w:val="24"/>
          <w:szCs w:val="24"/>
          <w:rtl/>
        </w:rPr>
        <w:t>با توجه به جایگاه پایان‏نامه‏ها در تولید علم، بررسی</w:t>
      </w:r>
      <w:r w:rsidR="00A45957" w:rsidRPr="00EA65EA">
        <w:rPr>
          <w:rFonts w:cs="B Nazanin"/>
          <w:sz w:val="24"/>
          <w:szCs w:val="24"/>
          <w:rtl/>
        </w:rPr>
        <w:t xml:space="preserve"> </w:t>
      </w:r>
      <w:r w:rsidR="00A45957" w:rsidRPr="00EA65EA">
        <w:rPr>
          <w:rFonts w:cs="B Nazanin" w:hint="cs"/>
          <w:sz w:val="24"/>
          <w:szCs w:val="24"/>
          <w:rtl/>
        </w:rPr>
        <w:t>پایان‌نامه‌ها با یک رویکرد گذشته‏نگر</w:t>
      </w:r>
      <w:r w:rsidR="00A45957" w:rsidRPr="00EA65EA">
        <w:rPr>
          <w:rFonts w:cs="B Nazanin"/>
          <w:sz w:val="24"/>
          <w:szCs w:val="24"/>
          <w:rtl/>
        </w:rPr>
        <w:t xml:space="preserve"> </w:t>
      </w:r>
      <w:r w:rsidR="00A45957" w:rsidRPr="00EA65EA">
        <w:rPr>
          <w:rFonts w:cs="B Nazanin" w:hint="cs"/>
          <w:sz w:val="24"/>
          <w:szCs w:val="24"/>
          <w:rtl/>
        </w:rPr>
        <w:t>در</w:t>
      </w:r>
      <w:r w:rsidR="00A45957" w:rsidRPr="00EA65EA">
        <w:rPr>
          <w:rFonts w:cs="B Nazanin"/>
          <w:sz w:val="24"/>
          <w:szCs w:val="24"/>
          <w:rtl/>
        </w:rPr>
        <w:t xml:space="preserve"> </w:t>
      </w:r>
      <w:r w:rsidR="00A45957" w:rsidRPr="00EA65EA">
        <w:rPr>
          <w:rFonts w:cs="B Nazanin" w:hint="cs"/>
          <w:sz w:val="24"/>
          <w:szCs w:val="24"/>
          <w:rtl/>
        </w:rPr>
        <w:t>هر</w:t>
      </w:r>
      <w:r w:rsidR="00A45957" w:rsidRPr="00EA65EA">
        <w:rPr>
          <w:rFonts w:cs="B Nazanin"/>
          <w:sz w:val="24"/>
          <w:szCs w:val="24"/>
          <w:rtl/>
        </w:rPr>
        <w:t xml:space="preserve"> </w:t>
      </w:r>
      <w:r w:rsidR="00A45957" w:rsidRPr="00EA65EA">
        <w:rPr>
          <w:rFonts w:cs="B Nazanin" w:hint="cs"/>
          <w:sz w:val="24"/>
          <w:szCs w:val="24"/>
          <w:rtl/>
        </w:rPr>
        <w:t>رشته</w:t>
      </w:r>
      <w:r w:rsidR="00A45957" w:rsidRPr="00EA65EA">
        <w:rPr>
          <w:rFonts w:cs="B Nazanin"/>
          <w:sz w:val="24"/>
          <w:szCs w:val="24"/>
          <w:rtl/>
        </w:rPr>
        <w:t xml:space="preserve"> </w:t>
      </w:r>
      <w:r w:rsidR="00A45957" w:rsidRPr="00EA65EA">
        <w:rPr>
          <w:rFonts w:cs="B Nazanin" w:hint="cs"/>
          <w:sz w:val="24"/>
          <w:szCs w:val="24"/>
          <w:rtl/>
        </w:rPr>
        <w:t>نشان‌دهنده</w:t>
      </w:r>
      <w:r w:rsidR="00A45957" w:rsidRPr="00EA65EA">
        <w:rPr>
          <w:rFonts w:cs="B Nazanin"/>
          <w:sz w:val="24"/>
          <w:szCs w:val="24"/>
          <w:rtl/>
        </w:rPr>
        <w:t xml:space="preserve"> </w:t>
      </w:r>
      <w:r w:rsidR="00A45957" w:rsidRPr="00EA65EA">
        <w:rPr>
          <w:rFonts w:cs="B Nazanin" w:hint="cs"/>
          <w:sz w:val="24"/>
          <w:szCs w:val="24"/>
          <w:rtl/>
        </w:rPr>
        <w:t>آن</w:t>
      </w:r>
      <w:r w:rsidR="00A45957" w:rsidRPr="00EA65EA">
        <w:rPr>
          <w:rFonts w:cs="B Nazanin"/>
          <w:sz w:val="24"/>
          <w:szCs w:val="24"/>
          <w:rtl/>
        </w:rPr>
        <w:t xml:space="preserve"> </w:t>
      </w:r>
      <w:r w:rsidR="00A45957" w:rsidRPr="00EA65EA">
        <w:rPr>
          <w:rFonts w:cs="B Nazanin" w:hint="cs"/>
          <w:sz w:val="24"/>
          <w:szCs w:val="24"/>
          <w:rtl/>
        </w:rPr>
        <w:t>است</w:t>
      </w:r>
      <w:r w:rsidR="00A45957" w:rsidRPr="00EA65EA">
        <w:rPr>
          <w:rFonts w:cs="B Nazanin"/>
          <w:sz w:val="24"/>
          <w:szCs w:val="24"/>
          <w:rtl/>
        </w:rPr>
        <w:t xml:space="preserve"> </w:t>
      </w:r>
      <w:r w:rsidR="00A45957" w:rsidRPr="00EA65EA">
        <w:rPr>
          <w:rFonts w:cs="B Nazanin" w:hint="cs"/>
          <w:sz w:val="24"/>
          <w:szCs w:val="24"/>
          <w:rtl/>
        </w:rPr>
        <w:t>که</w:t>
      </w:r>
      <w:r w:rsidR="00A45957" w:rsidRPr="00EA65EA">
        <w:rPr>
          <w:rFonts w:cs="B Nazanin"/>
          <w:sz w:val="24"/>
          <w:szCs w:val="24"/>
          <w:rtl/>
        </w:rPr>
        <w:t xml:space="preserve"> </w:t>
      </w:r>
      <w:r w:rsidR="00A45957" w:rsidRPr="00EA65EA">
        <w:rPr>
          <w:rFonts w:cs="B Nazanin" w:hint="cs"/>
          <w:sz w:val="24"/>
          <w:szCs w:val="24"/>
          <w:rtl/>
        </w:rPr>
        <w:t>در</w:t>
      </w:r>
      <w:r w:rsidR="00A45957" w:rsidRPr="00EA65EA">
        <w:rPr>
          <w:rFonts w:cs="B Nazanin"/>
          <w:sz w:val="24"/>
          <w:szCs w:val="24"/>
          <w:rtl/>
        </w:rPr>
        <w:t xml:space="preserve"> </w:t>
      </w:r>
      <w:r w:rsidR="00A45957" w:rsidRPr="00EA65EA">
        <w:rPr>
          <w:rFonts w:cs="B Nazanin" w:hint="cs"/>
          <w:sz w:val="24"/>
          <w:szCs w:val="24"/>
          <w:rtl/>
        </w:rPr>
        <w:t>گذر</w:t>
      </w:r>
      <w:r w:rsidR="00A45957" w:rsidRPr="00EA65EA">
        <w:rPr>
          <w:rFonts w:cs="B Nazanin"/>
          <w:sz w:val="24"/>
          <w:szCs w:val="24"/>
          <w:rtl/>
        </w:rPr>
        <w:t xml:space="preserve"> </w:t>
      </w:r>
      <w:r w:rsidR="00A45957" w:rsidRPr="00EA65EA">
        <w:rPr>
          <w:rFonts w:cs="B Nazanin" w:hint="cs"/>
          <w:sz w:val="24"/>
          <w:szCs w:val="24"/>
          <w:rtl/>
        </w:rPr>
        <w:t>زمان،</w:t>
      </w:r>
      <w:r w:rsidR="00A45957" w:rsidRPr="00EA65EA">
        <w:rPr>
          <w:rFonts w:cs="B Nazanin"/>
          <w:sz w:val="24"/>
          <w:szCs w:val="24"/>
          <w:rtl/>
        </w:rPr>
        <w:t xml:space="preserve"> </w:t>
      </w:r>
      <w:r w:rsidR="00A45957" w:rsidRPr="00EA65EA">
        <w:rPr>
          <w:rFonts w:cs="B Nazanin" w:hint="cs"/>
          <w:sz w:val="24"/>
          <w:szCs w:val="24"/>
          <w:rtl/>
        </w:rPr>
        <w:t>چه</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اصلی</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فرعی</w:t>
      </w:r>
      <w:r w:rsidR="00A45957" w:rsidRPr="00EA65EA">
        <w:rPr>
          <w:rFonts w:cs="B Nazanin"/>
          <w:sz w:val="24"/>
          <w:szCs w:val="24"/>
          <w:rtl/>
        </w:rPr>
        <w:t xml:space="preserve"> </w:t>
      </w:r>
      <w:r w:rsidR="00A45957" w:rsidRPr="00EA65EA">
        <w:rPr>
          <w:rFonts w:cs="B Nazanin" w:hint="cs"/>
          <w:sz w:val="24"/>
          <w:szCs w:val="24"/>
          <w:rtl/>
        </w:rPr>
        <w:t>مورد</w:t>
      </w:r>
      <w:r w:rsidR="00A45957" w:rsidRPr="00EA65EA">
        <w:rPr>
          <w:rFonts w:cs="B Nazanin"/>
          <w:sz w:val="24"/>
          <w:szCs w:val="24"/>
          <w:rtl/>
        </w:rPr>
        <w:t xml:space="preserve"> </w:t>
      </w:r>
      <w:r w:rsidR="00A45957" w:rsidRPr="00EA65EA">
        <w:rPr>
          <w:rFonts w:cs="B Nazanin" w:hint="cs"/>
          <w:sz w:val="24"/>
          <w:szCs w:val="24"/>
          <w:rtl/>
        </w:rPr>
        <w:t>بحث</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بررسی</w:t>
      </w:r>
      <w:r w:rsidR="00A45957" w:rsidRPr="00EA65EA">
        <w:rPr>
          <w:rFonts w:cs="B Nazanin"/>
          <w:sz w:val="24"/>
          <w:szCs w:val="24"/>
          <w:rtl/>
        </w:rPr>
        <w:t xml:space="preserve"> </w:t>
      </w:r>
      <w:r w:rsidR="00A45957" w:rsidRPr="00EA65EA">
        <w:rPr>
          <w:rFonts w:cs="B Nazanin" w:hint="cs"/>
          <w:sz w:val="24"/>
          <w:szCs w:val="24"/>
          <w:rtl/>
        </w:rPr>
        <w:t>محققان آن رشته قرار</w:t>
      </w:r>
      <w:r w:rsidR="00A45957" w:rsidRPr="00EA65EA">
        <w:rPr>
          <w:rFonts w:cs="B Nazanin"/>
          <w:sz w:val="24"/>
          <w:szCs w:val="24"/>
          <w:rtl/>
        </w:rPr>
        <w:t xml:space="preserve"> </w:t>
      </w:r>
      <w:r w:rsidR="00A45957" w:rsidRPr="00EA65EA">
        <w:rPr>
          <w:rFonts w:cs="B Nazanin" w:hint="cs"/>
          <w:sz w:val="24"/>
          <w:szCs w:val="24"/>
          <w:rtl/>
        </w:rPr>
        <w:t>گرفته</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چه</w:t>
      </w:r>
      <w:r w:rsidR="00A45957" w:rsidRPr="00EA65EA">
        <w:rPr>
          <w:rFonts w:cs="B Nazanin"/>
          <w:sz w:val="24"/>
          <w:szCs w:val="24"/>
          <w:rtl/>
        </w:rPr>
        <w:t xml:space="preserve"> </w:t>
      </w:r>
      <w:r w:rsidR="00A45957" w:rsidRPr="00EA65EA">
        <w:rPr>
          <w:rFonts w:cs="B Nazanin" w:hint="cs"/>
          <w:sz w:val="24"/>
          <w:szCs w:val="24"/>
          <w:rtl/>
        </w:rPr>
        <w:t>تغییرات</w:t>
      </w:r>
      <w:r w:rsidR="00A45957" w:rsidRPr="00EA65EA">
        <w:rPr>
          <w:rFonts w:cs="B Nazanin"/>
          <w:sz w:val="24"/>
          <w:szCs w:val="24"/>
          <w:rtl/>
        </w:rPr>
        <w:t xml:space="preserve"> </w:t>
      </w:r>
      <w:r w:rsidR="00A45957" w:rsidRPr="00EA65EA">
        <w:rPr>
          <w:rFonts w:cs="B Nazanin" w:hint="cs"/>
          <w:sz w:val="24"/>
          <w:szCs w:val="24"/>
          <w:rtl/>
        </w:rPr>
        <w:t>اصلی</w:t>
      </w:r>
      <w:r w:rsidR="00A45957" w:rsidRPr="00EA65EA">
        <w:rPr>
          <w:rFonts w:cs="B Nazanin"/>
          <w:sz w:val="24"/>
          <w:szCs w:val="24"/>
          <w:rtl/>
        </w:rPr>
        <w:t xml:space="preserve"> </w:t>
      </w:r>
      <w:r w:rsidR="00A45957" w:rsidRPr="00EA65EA">
        <w:rPr>
          <w:rFonts w:cs="B Nazanin" w:hint="cs"/>
          <w:sz w:val="24"/>
          <w:szCs w:val="24"/>
          <w:rtl/>
        </w:rPr>
        <w:t>در</w:t>
      </w:r>
      <w:r w:rsidR="00A45957" w:rsidRPr="00EA65EA">
        <w:rPr>
          <w:rFonts w:cs="B Nazanin"/>
          <w:sz w:val="24"/>
          <w:szCs w:val="24"/>
          <w:rtl/>
        </w:rPr>
        <w:t xml:space="preserve"> </w:t>
      </w:r>
      <w:r w:rsidR="00A45957" w:rsidRPr="00EA65EA">
        <w:rPr>
          <w:rFonts w:cs="B Nazanin" w:hint="cs"/>
          <w:sz w:val="24"/>
          <w:szCs w:val="24"/>
          <w:rtl/>
        </w:rPr>
        <w:t>گرایش‌های</w:t>
      </w:r>
      <w:r w:rsidR="00A45957" w:rsidRPr="00EA65EA">
        <w:rPr>
          <w:rFonts w:cs="B Nazanin"/>
          <w:sz w:val="24"/>
          <w:szCs w:val="24"/>
          <w:rtl/>
        </w:rPr>
        <w:t xml:space="preserve"> </w:t>
      </w:r>
      <w:r w:rsidR="00A45957" w:rsidRPr="00EA65EA">
        <w:rPr>
          <w:rFonts w:cs="B Nazanin" w:hint="cs"/>
          <w:sz w:val="24"/>
          <w:szCs w:val="24"/>
          <w:rtl/>
        </w:rPr>
        <w:t>پژوهشی</w:t>
      </w:r>
      <w:r w:rsidR="00A45957" w:rsidRPr="00EA65EA">
        <w:rPr>
          <w:rFonts w:cs="B Nazanin"/>
          <w:sz w:val="24"/>
          <w:szCs w:val="24"/>
          <w:rtl/>
        </w:rPr>
        <w:t xml:space="preserve"> </w:t>
      </w:r>
      <w:r w:rsidR="00A45957" w:rsidRPr="00EA65EA">
        <w:rPr>
          <w:rFonts w:cs="B Nazanin" w:hint="cs"/>
          <w:sz w:val="24"/>
          <w:szCs w:val="24"/>
          <w:rtl/>
        </w:rPr>
        <w:t>آن</w:t>
      </w:r>
      <w:r w:rsidR="00A45957" w:rsidRPr="00EA65EA">
        <w:rPr>
          <w:rFonts w:cs="B Nazanin"/>
          <w:sz w:val="24"/>
          <w:szCs w:val="24"/>
          <w:rtl/>
        </w:rPr>
        <w:t xml:space="preserve"> </w:t>
      </w:r>
      <w:r w:rsidR="00A45957" w:rsidRPr="00EA65EA">
        <w:rPr>
          <w:rFonts w:cs="B Nazanin" w:hint="cs"/>
          <w:sz w:val="24"/>
          <w:szCs w:val="24"/>
          <w:rtl/>
        </w:rPr>
        <w:t>رشته</w:t>
      </w:r>
      <w:r w:rsidR="00A45957" w:rsidRPr="00EA65EA">
        <w:rPr>
          <w:rFonts w:cs="B Nazanin"/>
          <w:sz w:val="24"/>
          <w:szCs w:val="24"/>
          <w:rtl/>
        </w:rPr>
        <w:t xml:space="preserve"> </w:t>
      </w:r>
      <w:r w:rsidR="00A45957" w:rsidRPr="00EA65EA">
        <w:rPr>
          <w:rFonts w:cs="B Nazanin" w:hint="cs"/>
          <w:sz w:val="24"/>
          <w:szCs w:val="24"/>
          <w:rtl/>
        </w:rPr>
        <w:t>رخ</w:t>
      </w:r>
      <w:r w:rsidR="00A45957" w:rsidRPr="00EA65EA">
        <w:rPr>
          <w:rFonts w:cs="B Nazanin"/>
          <w:sz w:val="24"/>
          <w:szCs w:val="24"/>
          <w:rtl/>
        </w:rPr>
        <w:t xml:space="preserve"> </w:t>
      </w:r>
      <w:r w:rsidR="00A45957" w:rsidRPr="00EA65EA">
        <w:rPr>
          <w:rFonts w:cs="B Nazanin" w:hint="cs"/>
          <w:sz w:val="24"/>
          <w:szCs w:val="24"/>
          <w:rtl/>
        </w:rPr>
        <w:t>داده است</w:t>
      </w:r>
      <w:r w:rsidR="00F45EE6">
        <w:rPr>
          <w:rFonts w:cs="B Nazanin" w:hint="cs"/>
          <w:sz w:val="24"/>
          <w:szCs w:val="24"/>
          <w:rtl/>
          <w:lang w:bidi="fa-IR"/>
        </w:rPr>
        <w:t xml:space="preserve"> </w:t>
      </w:r>
      <w:r w:rsidR="00A45957" w:rsidRPr="00EA65EA">
        <w:rPr>
          <w:rFonts w:cs="B Nazanin" w:hint="cs"/>
          <w:sz w:val="24"/>
          <w:szCs w:val="24"/>
          <w:rtl/>
        </w:rPr>
        <w:t>(</w:t>
      </w:r>
      <w:ins w:id="21" w:author="غزاله عرفانیان" w:date="2025-07-15T08:37:00Z" w16du:dateUtc="2025-07-15T05:07:00Z">
        <w:r w:rsidR="0082492C">
          <w:rPr>
            <w:rFonts w:cs="B Nazanin" w:hint="cs"/>
            <w:sz w:val="24"/>
            <w:szCs w:val="24"/>
            <w:rtl/>
          </w:rPr>
          <w:t>عزیزی و فرهیخته</w:t>
        </w:r>
      </w:ins>
      <w:del w:id="22" w:author="غزاله عرفانیان" w:date="2025-07-15T08:37:00Z" w16du:dateUtc="2025-07-15T05:07:00Z">
        <w:r w:rsidR="00A45957" w:rsidRPr="00EA65EA" w:rsidDel="0082492C">
          <w:rPr>
            <w:rFonts w:cs="B Nazanin" w:hint="cs"/>
            <w:sz w:val="24"/>
            <w:szCs w:val="24"/>
            <w:rtl/>
          </w:rPr>
          <w:delText>کاظمی و اصغری</w:delText>
        </w:r>
      </w:del>
      <w:r w:rsidR="00A45957" w:rsidRPr="00EA65EA">
        <w:rPr>
          <w:rFonts w:cs="B Nazanin" w:hint="cs"/>
          <w:sz w:val="24"/>
          <w:szCs w:val="24"/>
          <w:rtl/>
        </w:rPr>
        <w:t xml:space="preserve"> ، </w:t>
      </w:r>
      <w:del w:id="23" w:author="غزاله عرفانیان" w:date="2025-07-15T08:37:00Z" w16du:dateUtc="2025-07-15T05:07:00Z">
        <w:r w:rsidR="00A45957" w:rsidRPr="00EA65EA" w:rsidDel="0082492C">
          <w:rPr>
            <w:rFonts w:cs="B Nazanin" w:hint="cs"/>
            <w:sz w:val="24"/>
            <w:szCs w:val="24"/>
            <w:rtl/>
          </w:rPr>
          <w:delText>2020</w:delText>
        </w:r>
      </w:del>
      <w:ins w:id="24" w:author="غزاله عرفانیان" w:date="2025-07-15T08:37:00Z" w16du:dateUtc="2025-07-15T05:07:00Z">
        <w:r w:rsidR="0082492C">
          <w:rPr>
            <w:rFonts w:cs="B Nazanin" w:hint="cs"/>
            <w:sz w:val="24"/>
            <w:szCs w:val="24"/>
            <w:rtl/>
          </w:rPr>
          <w:t>2013</w:t>
        </w:r>
      </w:ins>
      <w:r w:rsidR="00A45957" w:rsidRPr="00EA65EA">
        <w:rPr>
          <w:rFonts w:cs="B Nazanin" w:hint="cs"/>
          <w:sz w:val="24"/>
          <w:szCs w:val="24"/>
          <w:rtl/>
        </w:rPr>
        <w:t>). همچنین، مطالعه سیر تغییرات موضوعی پایان‏نامه‏ها به بررسی این مسئله که</w:t>
      </w:r>
      <w:r w:rsidR="00A45957" w:rsidRPr="00EA65EA">
        <w:rPr>
          <w:rFonts w:cs="B Nazanin"/>
          <w:sz w:val="24"/>
          <w:szCs w:val="24"/>
          <w:rtl/>
        </w:rPr>
        <w:t xml:space="preserve"> </w:t>
      </w:r>
      <w:r w:rsidR="00A45957" w:rsidRPr="00EA65EA">
        <w:rPr>
          <w:rFonts w:cs="B Nazanin" w:hint="cs"/>
          <w:sz w:val="24"/>
          <w:szCs w:val="24"/>
          <w:rtl/>
        </w:rPr>
        <w:t>کدام</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در</w:t>
      </w:r>
      <w:r w:rsidRPr="00EA65EA">
        <w:rPr>
          <w:rFonts w:cs="B Nazanin" w:hint="cs"/>
          <w:sz w:val="24"/>
          <w:szCs w:val="24"/>
          <w:rtl/>
        </w:rPr>
        <w:t xml:space="preserve"> طی زمان</w:t>
      </w:r>
      <w:r w:rsidR="00A45957" w:rsidRPr="00EA65EA">
        <w:rPr>
          <w:rFonts w:cs="B Nazanin" w:hint="cs"/>
          <w:sz w:val="24"/>
          <w:szCs w:val="24"/>
          <w:rtl/>
        </w:rPr>
        <w:t xml:space="preserve"> بین پژوهشگران دارای</w:t>
      </w:r>
      <w:r w:rsidR="00A45957" w:rsidRPr="00EA65EA">
        <w:rPr>
          <w:rFonts w:cs="B Nazanin"/>
          <w:sz w:val="24"/>
          <w:szCs w:val="24"/>
          <w:rtl/>
        </w:rPr>
        <w:t xml:space="preserve"> </w:t>
      </w:r>
      <w:r w:rsidR="00A45957" w:rsidRPr="00EA65EA">
        <w:rPr>
          <w:rFonts w:cs="B Nazanin" w:hint="cs"/>
          <w:sz w:val="24"/>
          <w:szCs w:val="24"/>
          <w:rtl/>
        </w:rPr>
        <w:t>محبوبیت</w:t>
      </w:r>
      <w:r w:rsidR="00A45957" w:rsidRPr="00EA65EA">
        <w:rPr>
          <w:rFonts w:cs="B Nazanin"/>
          <w:sz w:val="24"/>
          <w:szCs w:val="24"/>
          <w:rtl/>
        </w:rPr>
        <w:t xml:space="preserve"> </w:t>
      </w:r>
      <w:r w:rsidR="00A45957" w:rsidRPr="00EA65EA">
        <w:rPr>
          <w:rFonts w:cs="B Nazanin" w:hint="cs"/>
          <w:sz w:val="24"/>
          <w:szCs w:val="24"/>
          <w:rtl/>
        </w:rPr>
        <w:t>پژوهشی</w:t>
      </w:r>
      <w:r w:rsidR="00A45957" w:rsidRPr="00EA65EA">
        <w:rPr>
          <w:rFonts w:cs="B Nazanin"/>
          <w:sz w:val="24"/>
          <w:szCs w:val="24"/>
          <w:rtl/>
        </w:rPr>
        <w:t xml:space="preserve"> </w:t>
      </w:r>
      <w:r w:rsidR="00A45957" w:rsidRPr="00EA65EA">
        <w:rPr>
          <w:rFonts w:cs="B Nazanin" w:hint="cs"/>
          <w:sz w:val="24"/>
          <w:szCs w:val="24"/>
          <w:rtl/>
        </w:rPr>
        <w:t>بیشتری</w:t>
      </w:r>
      <w:r w:rsidR="00A45957" w:rsidRPr="00EA65EA">
        <w:rPr>
          <w:rFonts w:cs="B Nazanin"/>
          <w:sz w:val="24"/>
          <w:szCs w:val="24"/>
          <w:rtl/>
        </w:rPr>
        <w:t xml:space="preserve"> </w:t>
      </w:r>
      <w:r w:rsidR="00A45957" w:rsidRPr="00EA65EA">
        <w:rPr>
          <w:rFonts w:cs="B Nazanin" w:hint="cs"/>
          <w:sz w:val="24"/>
          <w:szCs w:val="24"/>
          <w:rtl/>
        </w:rPr>
        <w:t>بوده‌</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داغ</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کدام</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کمتر</w:t>
      </w:r>
      <w:r w:rsidR="00A45957" w:rsidRPr="00EA65EA">
        <w:rPr>
          <w:rFonts w:cs="B Nazanin"/>
          <w:sz w:val="24"/>
          <w:szCs w:val="24"/>
          <w:rtl/>
        </w:rPr>
        <w:t xml:space="preserve"> </w:t>
      </w:r>
      <w:r w:rsidR="00A45957" w:rsidRPr="00EA65EA">
        <w:rPr>
          <w:rFonts w:cs="B Nazanin" w:hint="cs"/>
          <w:sz w:val="24"/>
          <w:szCs w:val="24"/>
          <w:rtl/>
        </w:rPr>
        <w:t>مورد</w:t>
      </w:r>
      <w:r w:rsidR="00A45957" w:rsidRPr="00EA65EA">
        <w:rPr>
          <w:rFonts w:cs="B Nazanin"/>
          <w:sz w:val="24"/>
          <w:szCs w:val="24"/>
          <w:rtl/>
        </w:rPr>
        <w:t xml:space="preserve"> </w:t>
      </w:r>
      <w:r w:rsidR="00A45957" w:rsidRPr="00EA65EA">
        <w:rPr>
          <w:rFonts w:cs="B Nazanin" w:hint="cs"/>
          <w:sz w:val="24"/>
          <w:szCs w:val="24"/>
          <w:rtl/>
        </w:rPr>
        <w:t>توجه</w:t>
      </w:r>
      <w:r w:rsidR="00A45957" w:rsidRPr="00EA65EA">
        <w:rPr>
          <w:rFonts w:cs="B Nazanin"/>
          <w:sz w:val="24"/>
          <w:szCs w:val="24"/>
          <w:rtl/>
        </w:rPr>
        <w:t xml:space="preserve"> </w:t>
      </w:r>
      <w:r w:rsidR="00A45957" w:rsidRPr="00EA65EA">
        <w:rPr>
          <w:rFonts w:cs="B Nazanin" w:hint="cs"/>
          <w:sz w:val="24"/>
          <w:szCs w:val="24"/>
          <w:rtl/>
        </w:rPr>
        <w:t>قرار</w:t>
      </w:r>
      <w:r w:rsidR="00A45957" w:rsidRPr="00EA65EA">
        <w:rPr>
          <w:rFonts w:cs="B Nazanin"/>
          <w:sz w:val="24"/>
          <w:szCs w:val="24"/>
          <w:rtl/>
        </w:rPr>
        <w:t xml:space="preserve"> </w:t>
      </w:r>
      <w:r w:rsidR="00A45957" w:rsidRPr="00EA65EA">
        <w:rPr>
          <w:rFonts w:cs="B Nazanin" w:hint="cs"/>
          <w:sz w:val="24"/>
          <w:szCs w:val="24"/>
          <w:rtl/>
        </w:rPr>
        <w:t xml:space="preserve">گرفته‌اند کمک شایان توجهی به شناخت سیر تحولات </w:t>
      </w:r>
      <w:r w:rsidR="00701C7D" w:rsidRPr="00EA65EA">
        <w:rPr>
          <w:rFonts w:cs="B Nazanin" w:hint="cs"/>
          <w:sz w:val="24"/>
          <w:szCs w:val="24"/>
          <w:rtl/>
        </w:rPr>
        <w:t xml:space="preserve">یک </w:t>
      </w:r>
      <w:r w:rsidR="00A45957" w:rsidRPr="00EA65EA">
        <w:rPr>
          <w:rFonts w:cs="B Nazanin" w:hint="cs"/>
          <w:sz w:val="24"/>
          <w:szCs w:val="24"/>
          <w:rtl/>
        </w:rPr>
        <w:t>رشته و روند پژوهشی</w:t>
      </w:r>
      <w:r w:rsidR="00701C7D" w:rsidRPr="00EA65EA">
        <w:rPr>
          <w:rFonts w:cs="B Nazanin" w:hint="cs"/>
          <w:sz w:val="24"/>
          <w:szCs w:val="24"/>
          <w:rtl/>
        </w:rPr>
        <w:t xml:space="preserve"> آن</w:t>
      </w:r>
      <w:r w:rsidR="00A45957" w:rsidRPr="00EA65EA">
        <w:rPr>
          <w:rFonts w:cs="B Nazanin" w:hint="cs"/>
          <w:sz w:val="24"/>
          <w:szCs w:val="24"/>
          <w:rtl/>
        </w:rPr>
        <w:t xml:space="preserve"> خواهد کرد. چنین کاری از این نظر مهم است که با بررسی کاستی‌های</w:t>
      </w:r>
      <w:r w:rsidR="00A45957" w:rsidRPr="00EA65EA">
        <w:rPr>
          <w:rFonts w:cs="B Nazanin"/>
          <w:sz w:val="24"/>
          <w:szCs w:val="24"/>
          <w:rtl/>
        </w:rPr>
        <w:t xml:space="preserve"> </w:t>
      </w:r>
      <w:r w:rsidR="00A45957" w:rsidRPr="00EA65EA">
        <w:rPr>
          <w:rFonts w:cs="B Nazanin" w:hint="cs"/>
          <w:sz w:val="24"/>
          <w:szCs w:val="24"/>
          <w:rtl/>
        </w:rPr>
        <w:t>پژوهش‏ها</w:t>
      </w:r>
      <w:r w:rsidR="00A45957" w:rsidRPr="00EA65EA">
        <w:rPr>
          <w:rFonts w:cs="B Nazanin"/>
          <w:sz w:val="24"/>
          <w:szCs w:val="24"/>
          <w:rtl/>
        </w:rPr>
        <w:t xml:space="preserve"> </w:t>
      </w:r>
      <w:r w:rsidR="00A45957" w:rsidRPr="00EA65EA">
        <w:rPr>
          <w:rFonts w:cs="B Nazanin" w:hint="cs"/>
          <w:sz w:val="24"/>
          <w:szCs w:val="24"/>
          <w:rtl/>
        </w:rPr>
        <w:t>در</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خاص</w:t>
      </w:r>
      <w:del w:id="25" w:author="R" w:date="2025-05-27T21:02:00Z">
        <w:r w:rsidR="00A45957" w:rsidRPr="00EA65EA" w:rsidDel="00F45EE6">
          <w:rPr>
            <w:rFonts w:cs="B Nazanin"/>
            <w:sz w:val="24"/>
            <w:szCs w:val="24"/>
            <w:rtl/>
          </w:rPr>
          <w:delText xml:space="preserve"> </w:delText>
        </w:r>
      </w:del>
      <w:r w:rsidR="00A45957" w:rsidRPr="00EA65EA">
        <w:rPr>
          <w:rFonts w:cs="B Nazanin" w:hint="cs"/>
          <w:sz w:val="24"/>
          <w:szCs w:val="24"/>
          <w:rtl/>
        </w:rPr>
        <w:t>،</w:t>
      </w:r>
      <w:r w:rsidR="00A45957" w:rsidRPr="00EA65EA">
        <w:rPr>
          <w:rFonts w:cs="B Nazanin"/>
          <w:sz w:val="24"/>
          <w:szCs w:val="24"/>
          <w:rtl/>
        </w:rPr>
        <w:t xml:space="preserve"> </w:t>
      </w:r>
      <w:r w:rsidR="00A45957" w:rsidRPr="00EA65EA">
        <w:rPr>
          <w:rFonts w:cs="B Nazanin" w:hint="cs"/>
          <w:sz w:val="24"/>
          <w:szCs w:val="24"/>
          <w:rtl/>
        </w:rPr>
        <w:t>می‌توان</w:t>
      </w:r>
      <w:r w:rsidR="00A45957" w:rsidRPr="00EA65EA">
        <w:rPr>
          <w:rFonts w:cs="B Nazanin"/>
          <w:sz w:val="24"/>
          <w:szCs w:val="24"/>
          <w:rtl/>
        </w:rPr>
        <w:t xml:space="preserve"> </w:t>
      </w:r>
      <w:r w:rsidR="00A45957" w:rsidRPr="00EA65EA">
        <w:rPr>
          <w:rFonts w:cs="B Nazanin" w:hint="cs"/>
          <w:sz w:val="24"/>
          <w:szCs w:val="24"/>
          <w:rtl/>
        </w:rPr>
        <w:t>خط‌مشی</w:t>
      </w:r>
      <w:r w:rsidR="00A45957" w:rsidRPr="00EA65EA">
        <w:rPr>
          <w:rFonts w:cs="B Nazanin"/>
          <w:sz w:val="24"/>
          <w:szCs w:val="24"/>
          <w:rtl/>
        </w:rPr>
        <w:t xml:space="preserve"> </w:t>
      </w:r>
      <w:r w:rsidR="00A45957" w:rsidRPr="00EA65EA">
        <w:rPr>
          <w:rFonts w:cs="B Nazanin" w:hint="cs"/>
          <w:sz w:val="24"/>
          <w:szCs w:val="24"/>
          <w:rtl/>
        </w:rPr>
        <w:t>پژوهش‌های</w:t>
      </w:r>
      <w:r w:rsidR="00A45957" w:rsidRPr="00EA65EA">
        <w:rPr>
          <w:rFonts w:cs="B Nazanin"/>
          <w:sz w:val="24"/>
          <w:szCs w:val="24"/>
          <w:rtl/>
        </w:rPr>
        <w:t xml:space="preserve"> </w:t>
      </w:r>
      <w:r w:rsidR="00A45957" w:rsidRPr="00EA65EA">
        <w:rPr>
          <w:rFonts w:cs="B Nazanin" w:hint="cs"/>
          <w:sz w:val="24"/>
          <w:szCs w:val="24"/>
          <w:rtl/>
        </w:rPr>
        <w:t>آینده</w:t>
      </w:r>
      <w:r w:rsidR="00A45957" w:rsidRPr="00EA65EA">
        <w:rPr>
          <w:rFonts w:cs="B Nazanin"/>
          <w:sz w:val="24"/>
          <w:szCs w:val="24"/>
          <w:rtl/>
        </w:rPr>
        <w:t xml:space="preserve"> </w:t>
      </w:r>
      <w:r w:rsidR="00A45957" w:rsidRPr="00EA65EA">
        <w:rPr>
          <w:rFonts w:cs="B Nazanin" w:hint="cs"/>
          <w:sz w:val="24"/>
          <w:szCs w:val="24"/>
          <w:rtl/>
        </w:rPr>
        <w:t>را</w:t>
      </w:r>
      <w:r w:rsidR="00A45957" w:rsidRPr="00EA65EA">
        <w:rPr>
          <w:rFonts w:cs="B Nazanin"/>
          <w:sz w:val="24"/>
          <w:szCs w:val="24"/>
          <w:rtl/>
        </w:rPr>
        <w:t xml:space="preserve"> </w:t>
      </w:r>
      <w:r w:rsidR="00A45957" w:rsidRPr="00EA65EA">
        <w:rPr>
          <w:rFonts w:cs="B Nazanin" w:hint="cs"/>
          <w:sz w:val="24"/>
          <w:szCs w:val="24"/>
          <w:rtl/>
        </w:rPr>
        <w:t>به</w:t>
      </w:r>
      <w:r w:rsidR="00A45957" w:rsidRPr="00EA65EA">
        <w:rPr>
          <w:rFonts w:cs="B Nazanin"/>
          <w:sz w:val="24"/>
          <w:szCs w:val="24"/>
          <w:rtl/>
        </w:rPr>
        <w:t xml:space="preserve"> </w:t>
      </w:r>
      <w:r w:rsidR="00A45957" w:rsidRPr="00EA65EA">
        <w:rPr>
          <w:rFonts w:cs="B Nazanin" w:hint="cs"/>
          <w:sz w:val="24"/>
          <w:szCs w:val="24"/>
          <w:rtl/>
        </w:rPr>
        <w:t>گونه‌ای</w:t>
      </w:r>
      <w:r w:rsidR="00A45957" w:rsidRPr="00EA65EA">
        <w:rPr>
          <w:rFonts w:cs="B Nazanin"/>
          <w:sz w:val="24"/>
          <w:szCs w:val="24"/>
          <w:rtl/>
        </w:rPr>
        <w:t xml:space="preserve"> </w:t>
      </w:r>
      <w:r w:rsidR="00A45957" w:rsidRPr="00EA65EA">
        <w:rPr>
          <w:rFonts w:cs="B Nazanin" w:hint="cs"/>
          <w:sz w:val="24"/>
          <w:szCs w:val="24"/>
          <w:rtl/>
        </w:rPr>
        <w:t>طراحی</w:t>
      </w:r>
      <w:r w:rsidR="00A45957" w:rsidRPr="00EA65EA">
        <w:rPr>
          <w:rFonts w:cs="B Nazanin"/>
          <w:sz w:val="24"/>
          <w:szCs w:val="24"/>
          <w:rtl/>
        </w:rPr>
        <w:t xml:space="preserve"> </w:t>
      </w:r>
      <w:r w:rsidR="00A45957" w:rsidRPr="00EA65EA">
        <w:rPr>
          <w:rFonts w:cs="B Nazanin" w:hint="cs"/>
          <w:sz w:val="24"/>
          <w:szCs w:val="24"/>
          <w:rtl/>
        </w:rPr>
        <w:t>کرد</w:t>
      </w:r>
      <w:r w:rsidR="00A45957" w:rsidRPr="00EA65EA">
        <w:rPr>
          <w:rFonts w:cs="B Nazanin"/>
          <w:sz w:val="24"/>
          <w:szCs w:val="24"/>
          <w:rtl/>
        </w:rPr>
        <w:t xml:space="preserve"> </w:t>
      </w:r>
      <w:r w:rsidR="00A45957" w:rsidRPr="00EA65EA">
        <w:rPr>
          <w:rFonts w:cs="B Nazanin" w:hint="cs"/>
          <w:sz w:val="24"/>
          <w:szCs w:val="24"/>
          <w:rtl/>
        </w:rPr>
        <w:t>که</w:t>
      </w:r>
      <w:r w:rsidR="00A45957" w:rsidRPr="00EA65EA">
        <w:rPr>
          <w:rFonts w:cs="B Nazanin"/>
          <w:sz w:val="24"/>
          <w:szCs w:val="24"/>
          <w:rtl/>
        </w:rPr>
        <w:t xml:space="preserve"> </w:t>
      </w:r>
      <w:r w:rsidR="00A45957" w:rsidRPr="00EA65EA">
        <w:rPr>
          <w:rFonts w:cs="B Nazanin" w:hint="cs"/>
          <w:sz w:val="24"/>
          <w:szCs w:val="24"/>
          <w:rtl/>
        </w:rPr>
        <w:t>شکاف‌های</w:t>
      </w:r>
      <w:r w:rsidR="00A45957" w:rsidRPr="00EA65EA">
        <w:rPr>
          <w:rFonts w:cs="B Nazanin"/>
          <w:sz w:val="24"/>
          <w:szCs w:val="24"/>
          <w:rtl/>
        </w:rPr>
        <w:t xml:space="preserve"> </w:t>
      </w:r>
      <w:r w:rsidR="00A45957" w:rsidRPr="00EA65EA">
        <w:rPr>
          <w:rFonts w:cs="B Nazanin" w:hint="cs"/>
          <w:sz w:val="24"/>
          <w:szCs w:val="24"/>
          <w:rtl/>
        </w:rPr>
        <w:t>موضوعی</w:t>
      </w:r>
      <w:r w:rsidR="00A45957" w:rsidRPr="00EA65EA">
        <w:rPr>
          <w:rFonts w:cs="B Nazanin"/>
          <w:sz w:val="24"/>
          <w:szCs w:val="24"/>
          <w:rtl/>
        </w:rPr>
        <w:t xml:space="preserve"> </w:t>
      </w:r>
      <w:r w:rsidR="00A45957" w:rsidRPr="00EA65EA">
        <w:rPr>
          <w:rFonts w:cs="B Nazanin" w:hint="cs"/>
          <w:sz w:val="24"/>
          <w:szCs w:val="24"/>
          <w:rtl/>
        </w:rPr>
        <w:t>موجود</w:t>
      </w:r>
      <w:r w:rsidR="00A45957" w:rsidRPr="00EA65EA">
        <w:rPr>
          <w:rFonts w:cs="B Nazanin"/>
          <w:sz w:val="24"/>
          <w:szCs w:val="24"/>
          <w:rtl/>
        </w:rPr>
        <w:t xml:space="preserve"> </w:t>
      </w:r>
      <w:r w:rsidR="00A45957" w:rsidRPr="00EA65EA">
        <w:rPr>
          <w:rFonts w:cs="B Nazanin" w:hint="cs"/>
          <w:sz w:val="24"/>
          <w:szCs w:val="24"/>
          <w:rtl/>
        </w:rPr>
        <w:t>در</w:t>
      </w:r>
      <w:r w:rsidR="00A45957" w:rsidRPr="00EA65EA">
        <w:rPr>
          <w:rFonts w:cs="B Nazanin"/>
          <w:sz w:val="24"/>
          <w:szCs w:val="24"/>
          <w:rtl/>
        </w:rPr>
        <w:t xml:space="preserve"> </w:t>
      </w:r>
      <w:r w:rsidR="00A45957" w:rsidRPr="00EA65EA">
        <w:rPr>
          <w:rFonts w:cs="B Nazanin" w:hint="cs"/>
          <w:sz w:val="24"/>
          <w:szCs w:val="24"/>
          <w:rtl/>
        </w:rPr>
        <w:t>حوزه‌های</w:t>
      </w:r>
      <w:r w:rsidR="00A45957" w:rsidRPr="00EA65EA">
        <w:rPr>
          <w:rFonts w:cs="B Nazanin"/>
          <w:sz w:val="24"/>
          <w:szCs w:val="24"/>
          <w:rtl/>
        </w:rPr>
        <w:t xml:space="preserve"> </w:t>
      </w:r>
      <w:r w:rsidR="00A45957" w:rsidRPr="00EA65EA">
        <w:rPr>
          <w:rFonts w:cs="B Nazanin" w:hint="cs"/>
          <w:sz w:val="24"/>
          <w:szCs w:val="24"/>
          <w:rtl/>
        </w:rPr>
        <w:t>اصلی</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پنهان</w:t>
      </w:r>
      <w:r w:rsidR="00A45957" w:rsidRPr="00EA65EA">
        <w:rPr>
          <w:rFonts w:cs="B Nazanin"/>
          <w:sz w:val="24"/>
          <w:szCs w:val="24"/>
          <w:rtl/>
        </w:rPr>
        <w:t xml:space="preserve"> </w:t>
      </w:r>
      <w:r w:rsidR="00A45957" w:rsidRPr="00EA65EA">
        <w:rPr>
          <w:rFonts w:cs="B Nazanin" w:hint="cs"/>
          <w:sz w:val="24"/>
          <w:szCs w:val="24"/>
          <w:rtl/>
        </w:rPr>
        <w:t>درون</w:t>
      </w:r>
      <w:r w:rsidR="00A45957" w:rsidRPr="00EA65EA">
        <w:rPr>
          <w:rFonts w:cs="B Nazanin"/>
          <w:sz w:val="24"/>
          <w:szCs w:val="24"/>
          <w:rtl/>
        </w:rPr>
        <w:t xml:space="preserve"> </w:t>
      </w:r>
      <w:r w:rsidR="00A45957" w:rsidRPr="00EA65EA">
        <w:rPr>
          <w:rFonts w:cs="B Nazanin" w:hint="cs"/>
          <w:sz w:val="24"/>
          <w:szCs w:val="24"/>
          <w:rtl/>
        </w:rPr>
        <w:t>یک</w:t>
      </w:r>
      <w:r w:rsidR="00A45957" w:rsidRPr="00EA65EA">
        <w:rPr>
          <w:rFonts w:cs="B Nazanin"/>
          <w:sz w:val="24"/>
          <w:szCs w:val="24"/>
          <w:rtl/>
        </w:rPr>
        <w:t xml:space="preserve"> </w:t>
      </w:r>
      <w:r w:rsidR="00A45957" w:rsidRPr="00EA65EA">
        <w:rPr>
          <w:rFonts w:cs="B Nazanin" w:hint="cs"/>
          <w:sz w:val="24"/>
          <w:szCs w:val="24"/>
          <w:rtl/>
        </w:rPr>
        <w:t>ساختار</w:t>
      </w:r>
      <w:r w:rsidR="00A45957" w:rsidRPr="00EA65EA">
        <w:rPr>
          <w:rFonts w:cs="B Nazanin"/>
          <w:sz w:val="24"/>
          <w:szCs w:val="24"/>
          <w:rtl/>
        </w:rPr>
        <w:t xml:space="preserve"> </w:t>
      </w:r>
      <w:r w:rsidR="00A45957" w:rsidRPr="00EA65EA">
        <w:rPr>
          <w:rFonts w:cs="B Nazanin" w:hint="cs"/>
          <w:sz w:val="24"/>
          <w:szCs w:val="24"/>
          <w:rtl/>
        </w:rPr>
        <w:t>علمی</w:t>
      </w:r>
      <w:r w:rsidR="00A45957" w:rsidRPr="00EA65EA">
        <w:rPr>
          <w:rFonts w:cs="B Nazanin"/>
          <w:sz w:val="24"/>
          <w:szCs w:val="24"/>
          <w:rtl/>
        </w:rPr>
        <w:t xml:space="preserve"> </w:t>
      </w:r>
      <w:r w:rsidR="00A45957" w:rsidRPr="00EA65EA">
        <w:rPr>
          <w:rFonts w:cs="B Nazanin" w:hint="cs"/>
          <w:sz w:val="24"/>
          <w:szCs w:val="24"/>
          <w:rtl/>
        </w:rPr>
        <w:t>کشف</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آشکار</w:t>
      </w:r>
      <w:r w:rsidR="00A45957" w:rsidRPr="00EA65EA">
        <w:rPr>
          <w:rFonts w:cs="B Nazanin"/>
          <w:sz w:val="24"/>
          <w:szCs w:val="24"/>
          <w:rtl/>
        </w:rPr>
        <w:t xml:space="preserve"> </w:t>
      </w:r>
      <w:r w:rsidR="00A45957" w:rsidRPr="00EA65EA">
        <w:rPr>
          <w:rFonts w:cs="B Nazanin" w:hint="cs"/>
          <w:sz w:val="24"/>
          <w:szCs w:val="24"/>
          <w:rtl/>
        </w:rPr>
        <w:t>شود</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به</w:t>
      </w:r>
      <w:r w:rsidR="00A45957" w:rsidRPr="00EA65EA">
        <w:rPr>
          <w:rFonts w:cs="B Nazanin"/>
          <w:sz w:val="24"/>
          <w:szCs w:val="24"/>
          <w:rtl/>
        </w:rPr>
        <w:t xml:space="preserve"> </w:t>
      </w:r>
      <w:r w:rsidR="00A45957" w:rsidRPr="00EA65EA">
        <w:rPr>
          <w:rFonts w:cs="B Nazanin" w:hint="cs"/>
          <w:sz w:val="24"/>
          <w:szCs w:val="24"/>
          <w:rtl/>
        </w:rPr>
        <w:t>موضوعات</w:t>
      </w:r>
      <w:r w:rsidR="00A45957" w:rsidRPr="00EA65EA">
        <w:rPr>
          <w:rFonts w:cs="B Nazanin"/>
          <w:sz w:val="24"/>
          <w:szCs w:val="24"/>
          <w:rtl/>
        </w:rPr>
        <w:t xml:space="preserve"> </w:t>
      </w:r>
      <w:r w:rsidR="00A45957" w:rsidRPr="00EA65EA">
        <w:rPr>
          <w:rFonts w:cs="B Nazanin" w:hint="cs"/>
          <w:sz w:val="24"/>
          <w:szCs w:val="24"/>
          <w:rtl/>
        </w:rPr>
        <w:t>کمتر</w:t>
      </w:r>
      <w:r w:rsidR="00A45957" w:rsidRPr="00EA65EA">
        <w:rPr>
          <w:rFonts w:cs="B Nazanin"/>
          <w:sz w:val="24"/>
          <w:szCs w:val="24"/>
          <w:rtl/>
        </w:rPr>
        <w:t xml:space="preserve"> </w:t>
      </w:r>
      <w:r w:rsidR="00A45957" w:rsidRPr="00EA65EA">
        <w:rPr>
          <w:rFonts w:cs="B Nazanin" w:hint="cs"/>
          <w:sz w:val="24"/>
          <w:szCs w:val="24"/>
          <w:rtl/>
        </w:rPr>
        <w:t>پرداخته</w:t>
      </w:r>
      <w:r w:rsidR="00A45957" w:rsidRPr="00EA65EA">
        <w:rPr>
          <w:rFonts w:cs="B Nazanin"/>
          <w:sz w:val="24"/>
          <w:szCs w:val="24"/>
          <w:rtl/>
        </w:rPr>
        <w:t xml:space="preserve"> </w:t>
      </w:r>
      <w:r w:rsidR="00A45957" w:rsidRPr="00EA65EA">
        <w:rPr>
          <w:rFonts w:cs="B Nazanin" w:hint="cs"/>
          <w:sz w:val="24"/>
          <w:szCs w:val="24"/>
          <w:rtl/>
        </w:rPr>
        <w:t>شده</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توسعه</w:t>
      </w:r>
      <w:r w:rsidR="00A45957" w:rsidRPr="00EA65EA">
        <w:rPr>
          <w:rFonts w:cs="B Nazanin"/>
          <w:sz w:val="24"/>
          <w:szCs w:val="24"/>
          <w:rtl/>
        </w:rPr>
        <w:t xml:space="preserve"> </w:t>
      </w:r>
      <w:r w:rsidR="00A45957" w:rsidRPr="00EA65EA">
        <w:rPr>
          <w:rFonts w:cs="B Nazanin" w:hint="cs"/>
          <w:sz w:val="24"/>
          <w:szCs w:val="24"/>
          <w:rtl/>
        </w:rPr>
        <w:t>نیافته،</w:t>
      </w:r>
      <w:r w:rsidR="00A45957" w:rsidRPr="00EA65EA">
        <w:rPr>
          <w:rFonts w:cs="B Nazanin"/>
          <w:sz w:val="24"/>
          <w:szCs w:val="24"/>
          <w:rtl/>
        </w:rPr>
        <w:t xml:space="preserve"> </w:t>
      </w:r>
      <w:r w:rsidR="00A45957" w:rsidRPr="00EA65EA">
        <w:rPr>
          <w:rFonts w:cs="B Nazanin" w:hint="cs"/>
          <w:sz w:val="24"/>
          <w:szCs w:val="24"/>
          <w:rtl/>
        </w:rPr>
        <w:t>توجه</w:t>
      </w:r>
      <w:r w:rsidR="00A45957" w:rsidRPr="00EA65EA">
        <w:rPr>
          <w:rFonts w:cs="B Nazanin"/>
          <w:sz w:val="24"/>
          <w:szCs w:val="24"/>
          <w:rtl/>
        </w:rPr>
        <w:t xml:space="preserve"> </w:t>
      </w:r>
      <w:r w:rsidR="00A45957" w:rsidRPr="00EA65EA">
        <w:rPr>
          <w:rFonts w:cs="B Nazanin" w:hint="cs"/>
          <w:sz w:val="24"/>
          <w:szCs w:val="24"/>
          <w:rtl/>
        </w:rPr>
        <w:t>بیشتری</w:t>
      </w:r>
      <w:r w:rsidR="00A45957" w:rsidRPr="00EA65EA">
        <w:rPr>
          <w:rFonts w:cs="B Nazanin"/>
          <w:sz w:val="24"/>
          <w:szCs w:val="24"/>
          <w:rtl/>
        </w:rPr>
        <w:t xml:space="preserve"> </w:t>
      </w:r>
      <w:r w:rsidR="00A45957" w:rsidRPr="00EA65EA">
        <w:rPr>
          <w:rFonts w:cs="B Nazanin" w:hint="cs"/>
          <w:sz w:val="24"/>
          <w:szCs w:val="24"/>
          <w:rtl/>
        </w:rPr>
        <w:t>شود</w:t>
      </w:r>
      <w:r w:rsidR="00A45957" w:rsidRPr="00EA65EA">
        <w:rPr>
          <w:rFonts w:cs="B Nazanin"/>
          <w:sz w:val="24"/>
          <w:szCs w:val="24"/>
          <w:rtl/>
        </w:rPr>
        <w:t xml:space="preserve"> (</w:t>
      </w:r>
      <w:r w:rsidR="00A45957" w:rsidRPr="00EA65EA">
        <w:rPr>
          <w:rFonts w:cs="B Nazanin" w:hint="cs"/>
          <w:sz w:val="24"/>
          <w:szCs w:val="24"/>
          <w:rtl/>
        </w:rPr>
        <w:t>حیدری</w:t>
      </w:r>
      <w:r w:rsidR="00A45957" w:rsidRPr="00EA65EA">
        <w:rPr>
          <w:rFonts w:cs="B Nazanin"/>
          <w:sz w:val="24"/>
          <w:szCs w:val="24"/>
          <w:rtl/>
        </w:rPr>
        <w:t xml:space="preserve"> </w:t>
      </w:r>
      <w:r w:rsidR="00A45957" w:rsidRPr="00EA65EA">
        <w:rPr>
          <w:rFonts w:cs="B Nazanin" w:hint="cs"/>
          <w:sz w:val="24"/>
          <w:szCs w:val="24"/>
          <w:rtl/>
        </w:rPr>
        <w:t>و</w:t>
      </w:r>
      <w:r w:rsidR="00A45957" w:rsidRPr="00EA65EA">
        <w:rPr>
          <w:rFonts w:cs="B Nazanin"/>
          <w:sz w:val="24"/>
          <w:szCs w:val="24"/>
          <w:rtl/>
        </w:rPr>
        <w:t xml:space="preserve"> </w:t>
      </w:r>
      <w:r w:rsidR="00A45957" w:rsidRPr="00EA65EA">
        <w:rPr>
          <w:rFonts w:cs="B Nazanin" w:hint="cs"/>
          <w:sz w:val="24"/>
          <w:szCs w:val="24"/>
          <w:rtl/>
        </w:rPr>
        <w:t>همکاران،</w:t>
      </w:r>
      <w:r w:rsidR="00A45957" w:rsidRPr="00EA65EA">
        <w:rPr>
          <w:rFonts w:cs="B Nazanin"/>
          <w:sz w:val="24"/>
          <w:szCs w:val="24"/>
          <w:rtl/>
        </w:rPr>
        <w:t xml:space="preserve"> 1396)</w:t>
      </w:r>
      <w:r w:rsidR="00A45957" w:rsidRPr="00EA65EA">
        <w:rPr>
          <w:rFonts w:cs="B Nazanin"/>
          <w:sz w:val="24"/>
          <w:szCs w:val="24"/>
        </w:rPr>
        <w:t>.</w:t>
      </w:r>
      <w:r w:rsidR="00A45957" w:rsidRPr="00EA65EA">
        <w:rPr>
          <w:rFonts w:cs="B Nazanin" w:hint="cs"/>
          <w:sz w:val="24"/>
          <w:szCs w:val="24"/>
          <w:rtl/>
        </w:rPr>
        <w:t xml:space="preserve"> </w:t>
      </w:r>
      <w:r w:rsidR="00DC4476" w:rsidRPr="00EA65EA">
        <w:rPr>
          <w:rFonts w:cs="B Nazanin"/>
          <w:sz w:val="24"/>
          <w:szCs w:val="24"/>
          <w:rtl/>
        </w:rPr>
        <w:t>به‌طور معمول، پژوهشگران در راستای تعیین قلمروهای موضوعی پایان‌نامه‌ها و رساله‌ها از روش‌های مختلفی همانند علم‌سنجی، تحلیل محتوا و سایر روش‌های سنتی بهره می‌برند. با این حال، در سال‌های اخیر و هم‌زمان با گسترش فناوری‌های نوین اطلاعاتی، این روند دچار تغییرات اساسی شده است و استفاده از رویکردهای نوینی همچون متن‌کاوی در این نوع مطالعات مورد توجه جدی قرار گرفته است</w:t>
      </w:r>
      <w:del w:id="26" w:author="R" w:date="2025-05-27T21:03:00Z">
        <w:r w:rsidR="00DC4476" w:rsidRPr="00EA65EA" w:rsidDel="0087728A">
          <w:rPr>
            <w:rFonts w:cs="B Nazanin"/>
            <w:sz w:val="24"/>
            <w:szCs w:val="24"/>
            <w:rtl/>
          </w:rPr>
          <w:delText xml:space="preserve"> </w:delText>
        </w:r>
      </w:del>
      <w:r w:rsidR="00DC4476" w:rsidRPr="00EA65EA">
        <w:rPr>
          <w:rFonts w:cs="B Nazanin" w:hint="cs"/>
          <w:sz w:val="24"/>
          <w:szCs w:val="24"/>
          <w:rtl/>
        </w:rPr>
        <w:t>.</w:t>
      </w:r>
      <w:r w:rsidR="00DC4476" w:rsidRPr="00EA65EA">
        <w:rPr>
          <w:rFonts w:cs="B Nazanin"/>
          <w:sz w:val="24"/>
          <w:szCs w:val="24"/>
          <w:rtl/>
        </w:rPr>
        <w:t xml:space="preserve"> افزون بر این، با </w:t>
      </w:r>
      <w:r w:rsidR="00DC4476" w:rsidRPr="00EA65EA">
        <w:rPr>
          <w:rFonts w:cs="B Nazanin"/>
          <w:sz w:val="24"/>
          <w:szCs w:val="24"/>
          <w:rtl/>
        </w:rPr>
        <w:lastRenderedPageBreak/>
        <w:t>توجه به رشد روزافزون تولیدات علمی در سطح ملی و بین‌المللی، حجم داده‌ها و اطلاعات منتشرشده در قالب پایان‌نامه‌ها، مقالات و سایر آثار علمی به‌طرز چشم‌گیری افزایش یافته است؛ به‌گونه‌ای که روش‌های سنتی تحلیل، دیگر پاسخگوی این حجم از داده‌ها نبوده و از دقت و کارایی لازم برای تحلیل عمیق و جامع برخوردار نیستند. در چنین شرایطی، متن‌کاوی به عنوان رویکردی نوین و داده‌محور، امکان پردازش سریع، دقیق و ساختاریافته اطلاعات را فراهم می‌سازد و ابزاری قدرتمند برای تحلیل محتوای علمی در مقیاس وسیع به‌شمار می‌رود</w:t>
      </w:r>
      <w:ins w:id="27" w:author="R" w:date="2025-05-27T21:03:00Z">
        <w:r w:rsidR="0087728A">
          <w:rPr>
            <w:rFonts w:cs="B Nazanin" w:hint="cs"/>
            <w:sz w:val="24"/>
            <w:szCs w:val="24"/>
            <w:rtl/>
          </w:rPr>
          <w:t xml:space="preserve"> </w:t>
        </w:r>
      </w:ins>
      <w:r w:rsidR="00DC4476" w:rsidRPr="00EA65EA">
        <w:rPr>
          <w:rFonts w:cs="B Nazanin"/>
          <w:sz w:val="24"/>
          <w:szCs w:val="24"/>
          <w:rtl/>
        </w:rPr>
        <w:t>(ریاحی‌نیا و نوابی‌نژاد، 1390)</w:t>
      </w:r>
      <w:r w:rsidR="00DC4476" w:rsidRPr="00EA65EA">
        <w:rPr>
          <w:rFonts w:cs="B Nazanin"/>
          <w:sz w:val="24"/>
          <w:szCs w:val="24"/>
        </w:rPr>
        <w:t>.</w:t>
      </w:r>
      <w:ins w:id="28" w:author="غزاله عرفانیان" w:date="2025-06-29T14:02:00Z" w16du:dateUtc="2025-06-29T10:32:00Z">
        <w:r w:rsidR="00F709AA">
          <w:rPr>
            <w:rFonts w:cs="B Nazanin" w:hint="cs"/>
            <w:sz w:val="24"/>
            <w:szCs w:val="24"/>
            <w:rtl/>
          </w:rPr>
          <w:t xml:space="preserve"> </w:t>
        </w:r>
      </w:ins>
    </w:p>
    <w:p w14:paraId="743EC4D0" w14:textId="27C1F7D7" w:rsidR="00A45957" w:rsidRPr="00EA65EA" w:rsidDel="0087728A" w:rsidRDefault="00A45957" w:rsidP="00EA65EA">
      <w:pPr>
        <w:bidi/>
        <w:spacing w:after="34" w:line="276" w:lineRule="auto"/>
        <w:ind w:left="4" w:right="3" w:firstLine="467"/>
        <w:jc w:val="both"/>
        <w:rPr>
          <w:del w:id="29" w:author="R" w:date="2025-05-27T21:03:00Z"/>
          <w:rFonts w:cs="B Nazanin"/>
          <w:sz w:val="24"/>
          <w:szCs w:val="24"/>
          <w:rtl/>
        </w:rPr>
      </w:pPr>
    </w:p>
    <w:p w14:paraId="5088E4DC" w14:textId="754BFDCE" w:rsidR="00132698" w:rsidRPr="00EA65EA" w:rsidRDefault="00132698">
      <w:pPr>
        <w:bidi/>
        <w:spacing w:after="34" w:line="276" w:lineRule="auto"/>
        <w:ind w:left="4" w:right="3" w:firstLine="467"/>
        <w:jc w:val="both"/>
        <w:rPr>
          <w:rFonts w:cs="B Nazanin"/>
          <w:sz w:val="24"/>
          <w:szCs w:val="24"/>
        </w:rPr>
        <w:pPrChange w:id="30" w:author="غزاله عرفانیان" w:date="2025-06-29T14:02:00Z" w16du:dateUtc="2025-06-29T10:32:00Z">
          <w:pPr>
            <w:bidi/>
            <w:spacing w:after="34" w:line="276" w:lineRule="auto"/>
            <w:ind w:right="3"/>
            <w:jc w:val="both"/>
          </w:pPr>
        </w:pPrChange>
      </w:pPr>
      <w:r w:rsidRPr="00EA65EA">
        <w:rPr>
          <w:rFonts w:cs="B Nazanin"/>
          <w:sz w:val="24"/>
          <w:szCs w:val="24"/>
          <w:rtl/>
        </w:rPr>
        <w:t>با پیشرفت فنون متن‌کاوی و توسعه ابزارهای مرتبط، امکان استخراج و مدل‌سازی موضوعات علمی به‌صورت خودکار و با سرعت و دقت بیشتری فراهم شده است (</w:t>
      </w:r>
      <w:del w:id="31" w:author="غزاله عرفانیان" w:date="2025-07-17T08:57:00Z" w16du:dateUtc="2025-07-17T05:27:00Z">
        <w:r w:rsidRPr="00EA65EA" w:rsidDel="00646E7C">
          <w:rPr>
            <w:rFonts w:cs="B Nazanin"/>
            <w:sz w:val="24"/>
            <w:szCs w:val="24"/>
            <w:rtl/>
          </w:rPr>
          <w:delText>ترنس، مارتین، و جویس بینز</w:delText>
        </w:r>
      </w:del>
      <w:ins w:id="32" w:author="غزاله عرفانیان" w:date="2025-07-17T08:57:00Z" w16du:dateUtc="2025-07-17T05:27:00Z">
        <w:r w:rsidR="00646E7C">
          <w:rPr>
            <w:rFonts w:cs="B Nazanin" w:hint="cs"/>
            <w:sz w:val="24"/>
            <w:szCs w:val="24"/>
            <w:rtl/>
          </w:rPr>
          <w:t>خروا ، بانسال</w:t>
        </w:r>
      </w:ins>
      <w:del w:id="33" w:author="غزاله عرفانیان" w:date="2025-07-17T08:57:00Z" w16du:dateUtc="2025-07-17T05:27:00Z">
        <w:r w:rsidRPr="00EA65EA" w:rsidDel="00646E7C">
          <w:rPr>
            <w:rFonts w:cs="B Nazanin"/>
            <w:sz w:val="24"/>
            <w:szCs w:val="24"/>
            <w:rtl/>
          </w:rPr>
          <w:delText>،</w:delText>
        </w:r>
      </w:del>
      <w:r w:rsidRPr="00EA65EA">
        <w:rPr>
          <w:rFonts w:cs="B Nazanin"/>
          <w:sz w:val="24"/>
          <w:szCs w:val="24"/>
          <w:rtl/>
        </w:rPr>
        <w:t xml:space="preserve"> </w:t>
      </w:r>
      <w:ins w:id="34" w:author="غزاله عرفانیان" w:date="2025-07-17T08:57:00Z" w16du:dateUtc="2025-07-17T05:27:00Z">
        <w:r w:rsidR="00646E7C">
          <w:rPr>
            <w:rStyle w:val="FootnoteReference"/>
            <w:rFonts w:cs="B Nazanin"/>
            <w:sz w:val="24"/>
            <w:szCs w:val="24"/>
            <w:rtl/>
          </w:rPr>
          <w:footnoteReference w:id="2"/>
        </w:r>
      </w:ins>
      <w:ins w:id="36" w:author="غزاله عرفانیان" w:date="2025-07-17T08:56:00Z" w16du:dateUtc="2025-07-17T05:26:00Z">
        <w:r w:rsidR="00646E7C">
          <w:rPr>
            <w:rFonts w:cs="B Nazanin" w:hint="cs"/>
            <w:sz w:val="24"/>
            <w:szCs w:val="24"/>
            <w:rtl/>
          </w:rPr>
          <w:t>2019</w:t>
        </w:r>
      </w:ins>
      <w:del w:id="37" w:author="غزاله عرفانیان" w:date="2025-07-17T08:56:00Z" w16du:dateUtc="2025-07-17T05:26:00Z">
        <w:r w:rsidRPr="00EA65EA" w:rsidDel="00646E7C">
          <w:rPr>
            <w:rFonts w:cs="B Nazanin"/>
            <w:sz w:val="24"/>
            <w:szCs w:val="24"/>
            <w:rtl/>
          </w:rPr>
          <w:delText>2016</w:delText>
        </w:r>
      </w:del>
      <w:r w:rsidRPr="00EA65EA">
        <w:rPr>
          <w:rFonts w:cs="B Nazanin"/>
          <w:sz w:val="24"/>
          <w:szCs w:val="24"/>
          <w:rtl/>
        </w:rPr>
        <w:t xml:space="preserve">). این پیشرفت‌ها فرصت‌های جدیدی را برای تحلیل محتوا در حوزه‌های مختلف علمی به وجود آورده‌اند که از جمله مهم‌ترین آن‌ها، تحلیل پایان‌نامه‌های دانشگاهی </w:t>
      </w:r>
      <w:del w:id="38" w:author="R" w:date="2025-05-27T21:04:00Z">
        <w:r w:rsidRPr="00EA65EA" w:rsidDel="0087728A">
          <w:rPr>
            <w:rFonts w:cs="B Nazanin"/>
            <w:sz w:val="24"/>
            <w:szCs w:val="24"/>
            <w:rtl/>
          </w:rPr>
          <w:delText xml:space="preserve">است. </w:delText>
        </w:r>
      </w:del>
      <w:r w:rsidRPr="00EA65EA">
        <w:rPr>
          <w:rFonts w:cs="B Nazanin"/>
          <w:sz w:val="24"/>
          <w:szCs w:val="24"/>
          <w:rtl/>
        </w:rPr>
        <w:t>به‌ویژه در رشته‌هایی مانند علم اطلاعات و دانش‌شناسی</w:t>
      </w:r>
      <w:ins w:id="39" w:author="R" w:date="2025-05-27T21:04:00Z">
        <w:r w:rsidR="0087728A">
          <w:rPr>
            <w:rFonts w:cs="B Nazanin" w:hint="cs"/>
            <w:sz w:val="24"/>
            <w:szCs w:val="24"/>
            <w:rtl/>
          </w:rPr>
          <w:t xml:space="preserve"> </w:t>
        </w:r>
      </w:ins>
      <w:del w:id="40" w:author="R" w:date="2025-05-27T21:04:00Z">
        <w:r w:rsidRPr="00EA65EA" w:rsidDel="0087728A">
          <w:rPr>
            <w:rFonts w:cs="B Nazanin"/>
            <w:sz w:val="24"/>
            <w:szCs w:val="24"/>
            <w:rtl/>
          </w:rPr>
          <w:delText>،</w:delText>
        </w:r>
      </w:del>
      <w:ins w:id="41" w:author="R" w:date="2025-05-27T21:04:00Z">
        <w:r w:rsidR="0087728A">
          <w:rPr>
            <w:rFonts w:cs="B Nazanin" w:hint="cs"/>
            <w:sz w:val="24"/>
            <w:szCs w:val="24"/>
            <w:rtl/>
          </w:rPr>
          <w:t>است.</w:t>
        </w:r>
      </w:ins>
      <w:r w:rsidRPr="00EA65EA">
        <w:rPr>
          <w:rFonts w:cs="B Nazanin"/>
          <w:sz w:val="24"/>
          <w:szCs w:val="24"/>
          <w:rtl/>
        </w:rPr>
        <w:t xml:space="preserve"> </w:t>
      </w:r>
      <w:ins w:id="42" w:author="R" w:date="2025-05-27T21:05:00Z">
        <w:r w:rsidR="0087728A">
          <w:rPr>
            <w:rFonts w:cs="B Nazanin" w:hint="cs"/>
            <w:sz w:val="24"/>
            <w:szCs w:val="24"/>
            <w:rtl/>
          </w:rPr>
          <w:t xml:space="preserve">به بیان بهتر، </w:t>
        </w:r>
      </w:ins>
      <w:r w:rsidRPr="00EA65EA">
        <w:rPr>
          <w:rFonts w:cs="B Nazanin"/>
          <w:sz w:val="24"/>
          <w:szCs w:val="24"/>
          <w:rtl/>
        </w:rPr>
        <w:t>استفاده از روش‌های نوین متن‌کاوی می‌تواند افق‌های تازه‌ای را در تحلیل نظام‌مند تولیدات علمی بگشاید</w:t>
      </w:r>
      <w:r w:rsidRPr="00EA65EA">
        <w:rPr>
          <w:rFonts w:cs="B Nazanin"/>
          <w:sz w:val="24"/>
          <w:szCs w:val="24"/>
        </w:rPr>
        <w:t>.</w:t>
      </w:r>
    </w:p>
    <w:p w14:paraId="2EC0A696" w14:textId="77777777" w:rsidR="00132698" w:rsidRPr="00EA65EA" w:rsidRDefault="00132698" w:rsidP="00EA65EA">
      <w:pPr>
        <w:bidi/>
        <w:spacing w:after="34" w:line="276" w:lineRule="auto"/>
        <w:ind w:right="3"/>
        <w:jc w:val="both"/>
        <w:rPr>
          <w:rFonts w:cs="B Nazanin"/>
          <w:sz w:val="24"/>
          <w:szCs w:val="24"/>
        </w:rPr>
      </w:pPr>
      <w:r w:rsidRPr="00EA65EA">
        <w:rPr>
          <w:rFonts w:cs="B Nazanin"/>
          <w:sz w:val="24"/>
          <w:szCs w:val="24"/>
          <w:rtl/>
        </w:rPr>
        <w:t xml:space="preserve">در همین راستا، پژوهش حاضر با تمرکز بر پایان‌نامه‌های رشته علم اطلاعات و دانش‌شناسی انجام می‌شود و هدف اصلی آن، </w:t>
      </w:r>
      <w:r w:rsidRPr="00F709AA">
        <w:rPr>
          <w:rFonts w:cs="B Nazanin"/>
          <w:sz w:val="24"/>
          <w:szCs w:val="24"/>
          <w:rtl/>
          <w:rPrChange w:id="43" w:author="غزاله عرفانیان" w:date="2025-06-29T14:03:00Z" w16du:dateUtc="2025-06-29T10:33:00Z">
            <w:rPr>
              <w:rFonts w:cs="B Nazanin"/>
              <w:b/>
              <w:bCs/>
              <w:sz w:val="24"/>
              <w:szCs w:val="24"/>
              <w:rtl/>
            </w:rPr>
          </w:rPrChange>
        </w:rPr>
        <w:t>دسته‌بند</w:t>
      </w:r>
      <w:r w:rsidRPr="00F709AA">
        <w:rPr>
          <w:rFonts w:cs="B Nazanin" w:hint="cs"/>
          <w:sz w:val="24"/>
          <w:szCs w:val="24"/>
          <w:rtl/>
          <w:rPrChange w:id="44" w:author="غزاله عرفانیان" w:date="2025-06-29T14:03:00Z" w16du:dateUtc="2025-06-29T10:33:00Z">
            <w:rPr>
              <w:rFonts w:cs="B Nazanin" w:hint="cs"/>
              <w:b/>
              <w:bCs/>
              <w:sz w:val="24"/>
              <w:szCs w:val="24"/>
              <w:rtl/>
            </w:rPr>
          </w:rPrChange>
        </w:rPr>
        <w:t>ی</w:t>
      </w:r>
      <w:r w:rsidRPr="00F709AA">
        <w:rPr>
          <w:rFonts w:cs="B Nazanin"/>
          <w:sz w:val="24"/>
          <w:szCs w:val="24"/>
          <w:rtl/>
          <w:rPrChange w:id="45" w:author="غزاله عرفانیان" w:date="2025-06-29T14:03:00Z" w16du:dateUtc="2025-06-29T10:33:00Z">
            <w:rPr>
              <w:rFonts w:cs="B Nazanin"/>
              <w:b/>
              <w:bCs/>
              <w:sz w:val="24"/>
              <w:szCs w:val="24"/>
              <w:rtl/>
            </w:rPr>
          </w:rPrChange>
        </w:rPr>
        <w:t xml:space="preserve"> موضوع</w:t>
      </w:r>
      <w:r w:rsidRPr="00F709AA">
        <w:rPr>
          <w:rFonts w:cs="B Nazanin" w:hint="cs"/>
          <w:sz w:val="24"/>
          <w:szCs w:val="24"/>
          <w:rtl/>
          <w:rPrChange w:id="46" w:author="غزاله عرفانیان" w:date="2025-06-29T14:03:00Z" w16du:dateUtc="2025-06-29T10:33:00Z">
            <w:rPr>
              <w:rFonts w:cs="B Nazanin" w:hint="cs"/>
              <w:b/>
              <w:bCs/>
              <w:sz w:val="24"/>
              <w:szCs w:val="24"/>
              <w:rtl/>
            </w:rPr>
          </w:rPrChange>
        </w:rPr>
        <w:t>ی</w:t>
      </w:r>
      <w:r w:rsidRPr="00F709AA">
        <w:rPr>
          <w:rFonts w:cs="B Nazanin"/>
          <w:sz w:val="24"/>
          <w:szCs w:val="24"/>
          <w:rtl/>
          <w:rPrChange w:id="47" w:author="غزاله عرفانیان" w:date="2025-06-29T14:03:00Z" w16du:dateUtc="2025-06-29T10:33:00Z">
            <w:rPr>
              <w:rFonts w:cs="B Nazanin"/>
              <w:b/>
              <w:bCs/>
              <w:sz w:val="24"/>
              <w:szCs w:val="24"/>
              <w:rtl/>
            </w:rPr>
          </w:rPrChange>
        </w:rPr>
        <w:t xml:space="preserve"> خودکار پا</w:t>
      </w:r>
      <w:r w:rsidRPr="00F709AA">
        <w:rPr>
          <w:rFonts w:cs="B Nazanin" w:hint="cs"/>
          <w:sz w:val="24"/>
          <w:szCs w:val="24"/>
          <w:rtl/>
          <w:rPrChange w:id="48" w:author="غزاله عرفانیان" w:date="2025-06-29T14:03:00Z" w16du:dateUtc="2025-06-29T10:33:00Z">
            <w:rPr>
              <w:rFonts w:cs="B Nazanin" w:hint="cs"/>
              <w:b/>
              <w:bCs/>
              <w:sz w:val="24"/>
              <w:szCs w:val="24"/>
              <w:rtl/>
            </w:rPr>
          </w:rPrChange>
        </w:rPr>
        <w:t>ی</w:t>
      </w:r>
      <w:r w:rsidRPr="00F709AA">
        <w:rPr>
          <w:rFonts w:cs="B Nazanin" w:hint="eastAsia"/>
          <w:sz w:val="24"/>
          <w:szCs w:val="24"/>
          <w:rtl/>
          <w:rPrChange w:id="49" w:author="غزاله عرفانیان" w:date="2025-06-29T14:03:00Z" w16du:dateUtc="2025-06-29T10:33:00Z">
            <w:rPr>
              <w:rFonts w:cs="B Nazanin" w:hint="eastAsia"/>
              <w:b/>
              <w:bCs/>
              <w:sz w:val="24"/>
              <w:szCs w:val="24"/>
              <w:rtl/>
            </w:rPr>
          </w:rPrChange>
        </w:rPr>
        <w:t>ان‌نامه‌ها</w:t>
      </w:r>
      <w:r w:rsidRPr="00EA65EA">
        <w:rPr>
          <w:rFonts w:cs="B Nazanin"/>
          <w:sz w:val="24"/>
          <w:szCs w:val="24"/>
          <w:rtl/>
        </w:rPr>
        <w:t xml:space="preserve"> با بهره‌گیری از فنون متن‌کاوی است. از طریق این رویکرد، می‌توان به استخراج موضوعات اصلی و فرعی موجود در پایان‌نامه‌ها پرداخت و آن‌ها را به‌صورت ساختاریافته تحلیل کرد. این اطلاعات می‌توانند به شناسایی شکاف‌های پژوهشی، هدایت پژوهش‌های آتی و نیز تحلیل روندهای علمی رایج در این رشته کمک کنند</w:t>
      </w:r>
      <w:r w:rsidRPr="00EA65EA">
        <w:rPr>
          <w:rFonts w:cs="B Nazanin"/>
          <w:sz w:val="24"/>
          <w:szCs w:val="24"/>
        </w:rPr>
        <w:t>.</w:t>
      </w:r>
    </w:p>
    <w:p w14:paraId="135C221D" w14:textId="79927B63" w:rsidR="00BA57B9" w:rsidRPr="00EA65EA" w:rsidRDefault="00132698" w:rsidP="005E5725">
      <w:pPr>
        <w:bidi/>
        <w:spacing w:after="34" w:line="276" w:lineRule="auto"/>
        <w:ind w:right="3"/>
        <w:jc w:val="both"/>
        <w:rPr>
          <w:rFonts w:cs="B Nazanin"/>
          <w:sz w:val="24"/>
          <w:szCs w:val="24"/>
        </w:rPr>
      </w:pPr>
      <w:del w:id="50" w:author="غزاله عرفانیان" w:date="2025-06-29T14:11:00Z" w16du:dateUtc="2025-06-29T10:41:00Z">
        <w:r w:rsidRPr="00EA65EA" w:rsidDel="00BA57B9">
          <w:rPr>
            <w:rFonts w:cs="B Nazanin"/>
            <w:sz w:val="24"/>
            <w:szCs w:val="24"/>
            <w:rtl/>
          </w:rPr>
          <w:delText>مدل‌سازی موضوعی نه تنها امکان تحلیل سیستماتیک‌تر محتوا را فراهم می‌کند، بلکه پژوهشگران را از تحلیل‌های دستی و ذهنی که ممکن است دچار سوگیری شوند، بی‌نیاز می‌سازد. از این طریق، کیفیت و دقت تحلیل‌ها افزایش یافته و امکان شناسایی همگرایی‌ها و واگرایی‌های موضوعی در میان پایان‌نامه‌ها فراهم می‌شود. همچنین، مدل‌سازی موضوعی می‌تواند در کشف موضوعات نوظهور و روندهای جدید در حوزه علم اطلاعات و دانش‌شناسی مؤثر باشد (واکان اسکای و کومار، 2020)</w:delText>
        </w:r>
        <w:r w:rsidRPr="00EA65EA" w:rsidDel="00BA57B9">
          <w:rPr>
            <w:rFonts w:cs="B Nazanin"/>
            <w:sz w:val="24"/>
            <w:szCs w:val="24"/>
          </w:rPr>
          <w:delText>.</w:delText>
        </w:r>
      </w:del>
      <w:ins w:id="51" w:author="غزاله عرفانیان" w:date="2025-06-29T14:10:00Z">
        <w:r w:rsidR="00BA57B9" w:rsidRPr="00BA57B9">
          <w:rPr>
            <w:rFonts w:cs="B Nazanin"/>
            <w:sz w:val="24"/>
            <w:szCs w:val="24"/>
            <w:rtl/>
          </w:rPr>
          <w:t>دسته‌بندی موضوعی خودکار پایان‌نامه‌ها، راهکاری مؤثر برای بهبود فرایند سازماندهی و بازیابی اطلاعات علمی محسوب می‌شود. از جمله مزایای مهم این رویکرد، افزایش دقت در بازیابی اطلاعات است؛ به‌گونه‌ای‌که پژوهشگران، دانشجویان و مدیران علمی می‌توانند به‌جای جستجوی دستی در میان انبوهی از عناوین، به‌راحتی به پایان‌نامه‌های مرتبط با موضوعات خاص دسترسی یابند. همچنین این دسته‌بندی می‌تواند پایه‌ای مناسب برای تحلیل‌های کلان در حوزه علم‌سنجی و دانش‌سنجی فراهم آورد. به‌عنوان مثال، امکان بررسی روند رشد حوزه‌های پژوهشی مختلف در یک بازه زمانی مشخص و شناسایی خلأهای تحقیقاتی فراهم می‌شود. علاوه بر آن، این فرایند نقش مهمی در استانداردسازی طبقه‌بندی موضوعی پایان‌نامه‌ها ایفا می‌کند، چرا که در بسیاری از دانشگاه‌ها دسته‌بندی‌ها یا اصلاً وجود ندارند یا از یک نظام موضوعی یکپارچه پیروی نمی‌کنند. با بهره‌گیری از مدل‌های یادگیری ماشینی یا نظام‌های سازماندهی دانش مانند اصطلاحنامه‌ها و رده‌بندی‌های موضوعی، می‌توان دسته‌بندی دقیق و قابل اتکایی ارائه داد. در نهایت، این رویکرد می‌تواند به بهبود کیفیت خدمات آرشیوی در سامانه‌های کتابخانه‌های دیجیتال مانند پایگاه اطلاعات علمی ایران (گنج) منجر شود و قابلیت‌های جستجو و نمایه‌سازی موضوعی را به‌طور چشمگیری ارتقاء</w:t>
        </w:r>
      </w:ins>
      <w:ins w:id="52" w:author="غزاله عرفانیان" w:date="2025-07-17T08:59:00Z" w16du:dateUtc="2025-07-17T05:29:00Z">
        <w:r w:rsidR="00797ECE">
          <w:rPr>
            <w:rFonts w:cs="B Nazanin" w:hint="cs"/>
            <w:sz w:val="24"/>
            <w:szCs w:val="24"/>
            <w:rtl/>
          </w:rPr>
          <w:t>بخشد ( کوثری و همکاران ، 2019)</w:t>
        </w:r>
      </w:ins>
    </w:p>
    <w:p w14:paraId="7DFB36C6" w14:textId="5087720D" w:rsidR="00132698" w:rsidRPr="00EA65EA" w:rsidDel="00BA57B9" w:rsidRDefault="00132698" w:rsidP="00EA65EA">
      <w:pPr>
        <w:bidi/>
        <w:spacing w:after="34" w:line="276" w:lineRule="auto"/>
        <w:ind w:right="3"/>
        <w:jc w:val="both"/>
        <w:rPr>
          <w:del w:id="53" w:author="غزاله عرفانیان" w:date="2025-06-29T14:10:00Z" w16du:dateUtc="2025-06-29T10:40:00Z"/>
          <w:rFonts w:cs="B Nazanin"/>
          <w:sz w:val="24"/>
          <w:szCs w:val="24"/>
        </w:rPr>
      </w:pPr>
      <w:del w:id="54" w:author="غزاله عرفانیان" w:date="2025-06-29T14:10:00Z" w16du:dateUtc="2025-06-29T10:40:00Z">
        <w:r w:rsidRPr="00EA65EA" w:rsidDel="00BA57B9">
          <w:rPr>
            <w:rFonts w:cs="B Nazanin"/>
            <w:sz w:val="24"/>
            <w:szCs w:val="24"/>
            <w:rtl/>
          </w:rPr>
          <w:delText>رشته علم اطلاعات و دانش‌شناسی، از آغاز تاکنون، دستخوش تغییراتی چون تغییر نام، شکل‌گیری گرایش‌های جدید، تحول در سرفصل‌های درسی، و دگرگونی بازار کار شده است. این تحولات، به‌طور مستقیم بر جهت‌گیری‌های موضوعی پژوهش‌ها، به‌ویژه پایان‌نامه‌ها، تأثیر گذاشته‌اند (خزایی و همکاران، 1397). بنابراین، تحلیل پایان‌نامه‌ها می‌تواند نمایانگر تحولات محتوایی این رشته در گذر زمان باشد</w:delText>
        </w:r>
        <w:r w:rsidRPr="00EA65EA" w:rsidDel="00BA57B9">
          <w:rPr>
            <w:rFonts w:cs="B Nazanin"/>
            <w:sz w:val="24"/>
            <w:szCs w:val="24"/>
          </w:rPr>
          <w:delText>.</w:delText>
        </w:r>
      </w:del>
    </w:p>
    <w:p w14:paraId="297142A4" w14:textId="77777777" w:rsidR="00132698" w:rsidRPr="00EA65EA" w:rsidRDefault="00132698" w:rsidP="00EA65EA">
      <w:pPr>
        <w:bidi/>
        <w:spacing w:after="34" w:line="276" w:lineRule="auto"/>
        <w:ind w:right="3"/>
        <w:jc w:val="both"/>
        <w:rPr>
          <w:rFonts w:cs="B Nazanin"/>
          <w:sz w:val="24"/>
          <w:szCs w:val="24"/>
        </w:rPr>
      </w:pPr>
      <w:r w:rsidRPr="00EA65EA">
        <w:rPr>
          <w:rFonts w:cs="B Nazanin"/>
          <w:sz w:val="24"/>
          <w:szCs w:val="24"/>
          <w:rtl/>
        </w:rPr>
        <w:t xml:space="preserve">در نهایت، پژوهش حاضر علاوه بر دسته‌بندی موضوعی پایان‌نامه‌ها، به شناسایی </w:t>
      </w:r>
      <w:r w:rsidRPr="00EA65EA">
        <w:rPr>
          <w:rFonts w:cs="B Nazanin"/>
          <w:b/>
          <w:bCs/>
          <w:sz w:val="24"/>
          <w:szCs w:val="24"/>
          <w:rtl/>
        </w:rPr>
        <w:t>موضوعات داغ</w:t>
      </w:r>
      <w:r w:rsidRPr="00EA65EA">
        <w:rPr>
          <w:rFonts w:cs="B Nazanin"/>
          <w:sz w:val="24"/>
          <w:szCs w:val="24"/>
          <w:rtl/>
        </w:rPr>
        <w:t xml:space="preserve"> (موضوعاتی با فراوانی بالا و رشد سریع در پژوهش‌ها) و </w:t>
      </w:r>
      <w:r w:rsidRPr="00EA65EA">
        <w:rPr>
          <w:rFonts w:cs="B Nazanin"/>
          <w:b/>
          <w:bCs/>
          <w:sz w:val="24"/>
          <w:szCs w:val="24"/>
          <w:rtl/>
        </w:rPr>
        <w:t>موضوعات سرد</w:t>
      </w:r>
      <w:r w:rsidRPr="00EA65EA">
        <w:rPr>
          <w:rFonts w:cs="B Nazanin"/>
          <w:sz w:val="24"/>
          <w:szCs w:val="24"/>
          <w:rtl/>
        </w:rPr>
        <w:t xml:space="preserve"> (موضوعاتی که با کاهش توجه و فعالیت پژوهشی مواجه شده‌اند) نیز می‌پردازد. تحلیل کمّی و کیفی این داده‌ها می‌تواند به شناسایی نقاط تمرکز پژوهشی، تحلیل روندهای علمی در طول زمان، و ارائه اطلاعات ارزشمند برای پژوهشگران، اساتید دانشگاه و سیاست‌گذاران علمی منجر شود</w:t>
      </w:r>
      <w:r w:rsidRPr="00EA65EA">
        <w:rPr>
          <w:rFonts w:cs="B Nazanin"/>
          <w:sz w:val="24"/>
          <w:szCs w:val="24"/>
        </w:rPr>
        <w:t>.</w:t>
      </w:r>
    </w:p>
    <w:p w14:paraId="63C70EAA" w14:textId="77777777" w:rsidR="00132698" w:rsidRPr="00EA65EA" w:rsidRDefault="00132698" w:rsidP="00EA65EA">
      <w:pPr>
        <w:bidi/>
        <w:spacing w:after="34" w:line="276" w:lineRule="auto"/>
        <w:ind w:right="3"/>
        <w:jc w:val="both"/>
        <w:rPr>
          <w:rFonts w:cs="B Nazanin"/>
          <w:sz w:val="24"/>
          <w:szCs w:val="24"/>
          <w:rtl/>
        </w:rPr>
      </w:pPr>
    </w:p>
    <w:p w14:paraId="78065012" w14:textId="77777777" w:rsidR="00B910BA" w:rsidRPr="00EA65EA" w:rsidRDefault="00B910BA" w:rsidP="00EA65EA">
      <w:pPr>
        <w:pStyle w:val="Heading1"/>
        <w:bidi/>
        <w:jc w:val="both"/>
        <w:rPr>
          <w:rFonts w:cs="B Nazanin"/>
          <w:b/>
          <w:bCs/>
          <w:color w:val="0D0D0D" w:themeColor="text1" w:themeTint="F2"/>
          <w:sz w:val="28"/>
          <w:szCs w:val="28"/>
          <w:rtl/>
        </w:rPr>
      </w:pPr>
      <w:r w:rsidRPr="00EA65EA">
        <w:rPr>
          <w:rFonts w:cs="B Nazanin" w:hint="cs"/>
          <w:b/>
          <w:bCs/>
          <w:color w:val="0D0D0D" w:themeColor="text1" w:themeTint="F2"/>
          <w:sz w:val="28"/>
          <w:szCs w:val="28"/>
          <w:rtl/>
        </w:rPr>
        <w:lastRenderedPageBreak/>
        <w:t>بیان مسئله:</w:t>
      </w:r>
    </w:p>
    <w:p w14:paraId="45518AD7" w14:textId="6A71F708" w:rsidR="00366ABD" w:rsidRPr="00F21993" w:rsidRDefault="00366ABD" w:rsidP="00EA65EA">
      <w:pPr>
        <w:bidi/>
        <w:jc w:val="both"/>
        <w:rPr>
          <w:rFonts w:cs="B Nazanin"/>
        </w:rPr>
      </w:pPr>
      <w:r w:rsidRPr="00F21993">
        <w:rPr>
          <w:rFonts w:cs="B Nazanin"/>
          <w:rtl/>
        </w:rPr>
        <w:t xml:space="preserve">در دهه‌های اخیر، علم اطلاعات و دانش‌شناسی به‌عنوان یک </w:t>
      </w:r>
      <w:del w:id="55" w:author="R" w:date="2025-05-27T21:08:00Z">
        <w:r w:rsidRPr="00F21993" w:rsidDel="0087728A">
          <w:rPr>
            <w:rFonts w:cs="B Nazanin"/>
            <w:rtl/>
          </w:rPr>
          <w:delText xml:space="preserve">رشته </w:delText>
        </w:r>
      </w:del>
      <w:ins w:id="56" w:author="R" w:date="2025-05-27T21:08:00Z">
        <w:r w:rsidR="0087728A" w:rsidRPr="00F21993">
          <w:rPr>
            <w:rFonts w:cs="B Nazanin" w:hint="cs"/>
            <w:rtl/>
          </w:rPr>
          <w:t>حوزه</w:t>
        </w:r>
        <w:r w:rsidR="0087728A" w:rsidRPr="00F21993">
          <w:rPr>
            <w:rFonts w:cs="B Nazanin"/>
            <w:rtl/>
          </w:rPr>
          <w:t xml:space="preserve"> </w:t>
        </w:r>
      </w:ins>
      <w:r w:rsidRPr="00F21993">
        <w:rPr>
          <w:rFonts w:cs="B Nazanin"/>
          <w:rtl/>
        </w:rPr>
        <w:t xml:space="preserve">میان‌رشته‌ای و پویا، دستخوش تحولات گسترده‌ای در حوزه‌های آموزش، پژوهش، اشتغال و تولید دانش شده است. این تحولات، جهت‌گیری موضوعی پژوهش‌ها را نیز تحت تأثیر قرار داده‌اند؛ به‌طوری‌که شناخت این تغییرات و روندها، برای هدایت مؤثر پژوهش‌های آینده ضرورتی انکارناپذیر است. در این راستا، یکی از راهکارهای مؤثر، </w:t>
      </w:r>
      <w:r w:rsidRPr="00F21993">
        <w:rPr>
          <w:rFonts w:cs="B Nazanin"/>
          <w:rtl/>
          <w:rPrChange w:id="57" w:author="غزاله عرفانیان" w:date="2025-06-29T14:14:00Z" w16du:dateUtc="2025-06-29T10:44:00Z">
            <w:rPr>
              <w:rFonts w:cs="B Nazanin"/>
              <w:b/>
              <w:bCs/>
              <w:rtl/>
            </w:rPr>
          </w:rPrChange>
        </w:rPr>
        <w:t>تحل</w:t>
      </w:r>
      <w:r w:rsidRPr="00F21993">
        <w:rPr>
          <w:rFonts w:cs="B Nazanin" w:hint="cs"/>
          <w:rtl/>
          <w:rPrChange w:id="58" w:author="غزاله عرفانیان" w:date="2025-06-29T14:14:00Z" w16du:dateUtc="2025-06-29T10:44:00Z">
            <w:rPr>
              <w:rFonts w:cs="B Nazanin" w:hint="cs"/>
              <w:b/>
              <w:bCs/>
              <w:rtl/>
            </w:rPr>
          </w:rPrChange>
        </w:rPr>
        <w:t>ی</w:t>
      </w:r>
      <w:r w:rsidRPr="00F21993">
        <w:rPr>
          <w:rFonts w:cs="B Nazanin" w:hint="eastAsia"/>
          <w:rtl/>
          <w:rPrChange w:id="59" w:author="غزاله عرفانیان" w:date="2025-06-29T14:14:00Z" w16du:dateUtc="2025-06-29T10:44:00Z">
            <w:rPr>
              <w:rFonts w:cs="B Nazanin" w:hint="eastAsia"/>
              <w:b/>
              <w:bCs/>
              <w:rtl/>
            </w:rPr>
          </w:rPrChange>
        </w:rPr>
        <w:t>ل</w:t>
      </w:r>
      <w:r w:rsidRPr="00F21993">
        <w:rPr>
          <w:rFonts w:cs="B Nazanin"/>
          <w:rtl/>
          <w:rPrChange w:id="60" w:author="غزاله عرفانیان" w:date="2025-06-29T14:14:00Z" w16du:dateUtc="2025-06-29T10:44:00Z">
            <w:rPr>
              <w:rFonts w:cs="B Nazanin"/>
              <w:b/>
              <w:bCs/>
              <w:rtl/>
            </w:rPr>
          </w:rPrChange>
        </w:rPr>
        <w:t xml:space="preserve"> روند موضوع</w:t>
      </w:r>
      <w:r w:rsidRPr="00F21993">
        <w:rPr>
          <w:rFonts w:cs="B Nazanin" w:hint="cs"/>
          <w:rtl/>
          <w:rPrChange w:id="61" w:author="غزاله عرفانیان" w:date="2025-06-29T14:14:00Z" w16du:dateUtc="2025-06-29T10:44:00Z">
            <w:rPr>
              <w:rFonts w:cs="B Nazanin" w:hint="cs"/>
              <w:b/>
              <w:bCs/>
              <w:rtl/>
            </w:rPr>
          </w:rPrChange>
        </w:rPr>
        <w:t>ی</w:t>
      </w:r>
      <w:r w:rsidRPr="00F21993">
        <w:rPr>
          <w:rFonts w:cs="B Nazanin"/>
          <w:rtl/>
          <w:rPrChange w:id="62" w:author="غزاله عرفانیان" w:date="2025-06-29T14:14:00Z" w16du:dateUtc="2025-06-29T10:44:00Z">
            <w:rPr>
              <w:rFonts w:cs="B Nazanin"/>
              <w:b/>
              <w:bCs/>
              <w:rtl/>
            </w:rPr>
          </w:rPrChange>
        </w:rPr>
        <w:t xml:space="preserve"> پا</w:t>
      </w:r>
      <w:r w:rsidRPr="00F21993">
        <w:rPr>
          <w:rFonts w:cs="B Nazanin" w:hint="cs"/>
          <w:rtl/>
          <w:rPrChange w:id="63" w:author="غزاله عرفانیان" w:date="2025-06-29T14:14:00Z" w16du:dateUtc="2025-06-29T10:44:00Z">
            <w:rPr>
              <w:rFonts w:cs="B Nazanin" w:hint="cs"/>
              <w:b/>
              <w:bCs/>
              <w:rtl/>
            </w:rPr>
          </w:rPrChange>
        </w:rPr>
        <w:t>ی</w:t>
      </w:r>
      <w:r w:rsidRPr="00F21993">
        <w:rPr>
          <w:rFonts w:cs="B Nazanin" w:hint="eastAsia"/>
          <w:rtl/>
          <w:rPrChange w:id="64" w:author="غزاله عرفانیان" w:date="2025-06-29T14:14:00Z" w16du:dateUtc="2025-06-29T10:44:00Z">
            <w:rPr>
              <w:rFonts w:cs="B Nazanin" w:hint="eastAsia"/>
              <w:b/>
              <w:bCs/>
              <w:rtl/>
            </w:rPr>
          </w:rPrChange>
        </w:rPr>
        <w:t>ان‌نامه‌ها</w:t>
      </w:r>
      <w:r w:rsidRPr="00F21993">
        <w:rPr>
          <w:rFonts w:cs="B Nazanin"/>
          <w:rtl/>
          <w:rPrChange w:id="65" w:author="غزاله عرفانیان" w:date="2025-06-29T14:14:00Z" w16du:dateUtc="2025-06-29T10:44:00Z">
            <w:rPr>
              <w:rFonts w:cs="B Nazanin"/>
              <w:b/>
              <w:bCs/>
              <w:rtl/>
            </w:rPr>
          </w:rPrChange>
        </w:rPr>
        <w:t xml:space="preserve"> و رساله‌ها</w:t>
      </w:r>
      <w:r w:rsidRPr="00F21993">
        <w:rPr>
          <w:rFonts w:cs="B Nazanin"/>
          <w:rtl/>
        </w:rPr>
        <w:t>ست که می‌تواند اطلاعات ارزشمندی درباره موضوعات پرتکرار، موضوعات در حال ظهور و نیز خلأهای پژوهشی موجود فراهم سازد</w:t>
      </w:r>
      <w:r w:rsidRPr="00F21993">
        <w:rPr>
          <w:rFonts w:cs="B Nazanin"/>
          <w:sz w:val="24"/>
          <w:szCs w:val="24"/>
          <w:rtl/>
        </w:rPr>
        <w:t>(</w:t>
      </w:r>
      <w:r w:rsidRPr="00F21993">
        <w:rPr>
          <w:rFonts w:cs="B Nazanin" w:hint="cs"/>
          <w:sz w:val="24"/>
          <w:szCs w:val="24"/>
          <w:rtl/>
        </w:rPr>
        <w:t>داوری</w:t>
      </w:r>
      <w:r w:rsidRPr="00F21993">
        <w:rPr>
          <w:rFonts w:cs="B Nazanin"/>
          <w:sz w:val="24"/>
          <w:szCs w:val="24"/>
          <w:rtl/>
        </w:rPr>
        <w:t xml:space="preserve"> </w:t>
      </w:r>
      <w:r w:rsidRPr="00F21993">
        <w:rPr>
          <w:rFonts w:cs="B Nazanin" w:hint="cs"/>
          <w:sz w:val="24"/>
          <w:szCs w:val="24"/>
          <w:rtl/>
        </w:rPr>
        <w:t>اردکانی</w:t>
      </w:r>
      <w:r w:rsidRPr="00F21993">
        <w:rPr>
          <w:rFonts w:cs="B Nazanin"/>
          <w:sz w:val="24"/>
          <w:szCs w:val="24"/>
          <w:rtl/>
        </w:rPr>
        <w:t xml:space="preserve"> 1390</w:t>
      </w:r>
      <w:r w:rsidRPr="00F21993">
        <w:rPr>
          <w:rFonts w:cs="B Nazanin" w:hint="cs"/>
          <w:sz w:val="24"/>
          <w:szCs w:val="24"/>
          <w:rtl/>
        </w:rPr>
        <w:t>؛</w:t>
      </w:r>
      <w:r w:rsidRPr="00F21993">
        <w:rPr>
          <w:rFonts w:cs="B Nazanin"/>
          <w:sz w:val="24"/>
          <w:szCs w:val="24"/>
          <w:rtl/>
        </w:rPr>
        <w:t xml:space="preserve"> </w:t>
      </w:r>
      <w:r w:rsidRPr="00F21993">
        <w:rPr>
          <w:rFonts w:cs="B Nazanin" w:hint="cs"/>
          <w:sz w:val="24"/>
          <w:szCs w:val="24"/>
          <w:rtl/>
        </w:rPr>
        <w:t>منصوریان</w:t>
      </w:r>
      <w:r w:rsidRPr="00F21993">
        <w:rPr>
          <w:rFonts w:cs="B Nazanin"/>
          <w:sz w:val="24"/>
          <w:szCs w:val="24"/>
          <w:rtl/>
        </w:rPr>
        <w:t xml:space="preserve"> 1392</w:t>
      </w:r>
      <w:r w:rsidRPr="00F21993">
        <w:rPr>
          <w:rFonts w:cs="B Nazanin" w:hint="cs"/>
          <w:sz w:val="24"/>
          <w:szCs w:val="24"/>
          <w:rtl/>
        </w:rPr>
        <w:t>؛</w:t>
      </w:r>
      <w:r w:rsidRPr="00F21993">
        <w:rPr>
          <w:rFonts w:cs="B Nazanin"/>
          <w:sz w:val="24"/>
          <w:szCs w:val="24"/>
          <w:rtl/>
        </w:rPr>
        <w:t xml:space="preserve"> </w:t>
      </w:r>
      <w:r w:rsidRPr="00F21993">
        <w:rPr>
          <w:rFonts w:cs="B Nazanin" w:hint="cs"/>
          <w:sz w:val="24"/>
          <w:szCs w:val="24"/>
          <w:rtl/>
        </w:rPr>
        <w:t>احسانی</w:t>
      </w:r>
      <w:r w:rsidRPr="00F21993">
        <w:rPr>
          <w:rFonts w:cs="B Nazanin"/>
          <w:sz w:val="24"/>
          <w:szCs w:val="24"/>
          <w:rtl/>
        </w:rPr>
        <w:t xml:space="preserve"> </w:t>
      </w:r>
      <w:r w:rsidRPr="00F21993">
        <w:rPr>
          <w:rFonts w:cs="B Nazanin" w:hint="cs"/>
          <w:sz w:val="24"/>
          <w:szCs w:val="24"/>
          <w:rtl/>
        </w:rPr>
        <w:t>و</w:t>
      </w:r>
      <w:r w:rsidRPr="00F21993">
        <w:rPr>
          <w:rFonts w:cs="B Nazanin"/>
          <w:sz w:val="24"/>
          <w:szCs w:val="24"/>
          <w:rtl/>
        </w:rPr>
        <w:t xml:space="preserve"> </w:t>
      </w:r>
      <w:r w:rsidRPr="00F21993">
        <w:rPr>
          <w:rFonts w:cs="B Nazanin" w:hint="cs"/>
          <w:sz w:val="24"/>
          <w:szCs w:val="24"/>
          <w:rtl/>
        </w:rPr>
        <w:t>همکاران</w:t>
      </w:r>
      <w:r w:rsidRPr="00F21993">
        <w:rPr>
          <w:rFonts w:cs="B Nazanin"/>
          <w:sz w:val="24"/>
          <w:szCs w:val="24"/>
          <w:rtl/>
        </w:rPr>
        <w:t xml:space="preserve"> 1396).</w:t>
      </w:r>
    </w:p>
    <w:p w14:paraId="644837C4" w14:textId="77777777" w:rsidR="00366ABD" w:rsidRPr="00F21993" w:rsidRDefault="00366ABD" w:rsidP="00EA65EA">
      <w:pPr>
        <w:bidi/>
        <w:jc w:val="both"/>
        <w:rPr>
          <w:rFonts w:cs="B Nazanin"/>
        </w:rPr>
      </w:pPr>
      <w:r w:rsidRPr="00F21993">
        <w:rPr>
          <w:rFonts w:cs="B Nazanin"/>
          <w:rtl/>
        </w:rPr>
        <w:t xml:space="preserve">با توجه به </w:t>
      </w:r>
      <w:r w:rsidRPr="00F21993">
        <w:rPr>
          <w:rFonts w:cs="B Nazanin"/>
          <w:rtl/>
          <w:rPrChange w:id="66" w:author="غزاله عرفانیان" w:date="2025-06-29T14:14:00Z" w16du:dateUtc="2025-06-29T10:44:00Z">
            <w:rPr>
              <w:rFonts w:cs="B Nazanin"/>
              <w:b/>
              <w:bCs/>
              <w:rtl/>
            </w:rPr>
          </w:rPrChange>
        </w:rPr>
        <w:t>افزا</w:t>
      </w:r>
      <w:r w:rsidRPr="00F21993">
        <w:rPr>
          <w:rFonts w:cs="B Nazanin" w:hint="cs"/>
          <w:rtl/>
          <w:rPrChange w:id="67" w:author="غزاله عرفانیان" w:date="2025-06-29T14:14:00Z" w16du:dateUtc="2025-06-29T10:44:00Z">
            <w:rPr>
              <w:rFonts w:cs="B Nazanin" w:hint="cs"/>
              <w:b/>
              <w:bCs/>
              <w:rtl/>
            </w:rPr>
          </w:rPrChange>
        </w:rPr>
        <w:t>ی</w:t>
      </w:r>
      <w:r w:rsidRPr="00F21993">
        <w:rPr>
          <w:rFonts w:cs="B Nazanin" w:hint="eastAsia"/>
          <w:rtl/>
          <w:rPrChange w:id="68" w:author="غزاله عرفانیان" w:date="2025-06-29T14:14:00Z" w16du:dateUtc="2025-06-29T10:44:00Z">
            <w:rPr>
              <w:rFonts w:cs="B Nazanin" w:hint="eastAsia"/>
              <w:b/>
              <w:bCs/>
              <w:rtl/>
            </w:rPr>
          </w:rPrChange>
        </w:rPr>
        <w:t>ش</w:t>
      </w:r>
      <w:r w:rsidRPr="00F21993">
        <w:rPr>
          <w:rFonts w:cs="B Nazanin"/>
          <w:rtl/>
          <w:rPrChange w:id="69" w:author="غزاله عرفانیان" w:date="2025-06-29T14:14:00Z" w16du:dateUtc="2025-06-29T10:44:00Z">
            <w:rPr>
              <w:rFonts w:cs="B Nazanin"/>
              <w:b/>
              <w:bCs/>
              <w:rtl/>
            </w:rPr>
          </w:rPrChange>
        </w:rPr>
        <w:t xml:space="preserve"> چشمگ</w:t>
      </w:r>
      <w:r w:rsidRPr="00F21993">
        <w:rPr>
          <w:rFonts w:cs="B Nazanin" w:hint="cs"/>
          <w:rtl/>
          <w:rPrChange w:id="70" w:author="غزاله عرفانیان" w:date="2025-06-29T14:14:00Z" w16du:dateUtc="2025-06-29T10:44:00Z">
            <w:rPr>
              <w:rFonts w:cs="B Nazanin" w:hint="cs"/>
              <w:b/>
              <w:bCs/>
              <w:rtl/>
            </w:rPr>
          </w:rPrChange>
        </w:rPr>
        <w:t>ی</w:t>
      </w:r>
      <w:r w:rsidRPr="00F21993">
        <w:rPr>
          <w:rFonts w:cs="B Nazanin" w:hint="eastAsia"/>
          <w:rtl/>
          <w:rPrChange w:id="71" w:author="غزاله عرفانیان" w:date="2025-06-29T14:14:00Z" w16du:dateUtc="2025-06-29T10:44:00Z">
            <w:rPr>
              <w:rFonts w:cs="B Nazanin" w:hint="eastAsia"/>
              <w:b/>
              <w:bCs/>
              <w:rtl/>
            </w:rPr>
          </w:rPrChange>
        </w:rPr>
        <w:t>ر</w:t>
      </w:r>
      <w:r w:rsidRPr="00F21993">
        <w:rPr>
          <w:rFonts w:cs="B Nazanin"/>
          <w:rtl/>
          <w:rPrChange w:id="72" w:author="غزاله عرفانیان" w:date="2025-06-29T14:14:00Z" w16du:dateUtc="2025-06-29T10:44:00Z">
            <w:rPr>
              <w:rFonts w:cs="B Nazanin"/>
              <w:b/>
              <w:bCs/>
              <w:rtl/>
            </w:rPr>
          </w:rPrChange>
        </w:rPr>
        <w:t xml:space="preserve"> حجم تول</w:t>
      </w:r>
      <w:r w:rsidRPr="00F21993">
        <w:rPr>
          <w:rFonts w:cs="B Nazanin" w:hint="cs"/>
          <w:rtl/>
          <w:rPrChange w:id="73" w:author="غزاله عرفانیان" w:date="2025-06-29T14:14:00Z" w16du:dateUtc="2025-06-29T10:44:00Z">
            <w:rPr>
              <w:rFonts w:cs="B Nazanin" w:hint="cs"/>
              <w:b/>
              <w:bCs/>
              <w:rtl/>
            </w:rPr>
          </w:rPrChange>
        </w:rPr>
        <w:t>ی</w:t>
      </w:r>
      <w:r w:rsidRPr="00F21993">
        <w:rPr>
          <w:rFonts w:cs="B Nazanin" w:hint="eastAsia"/>
          <w:rtl/>
          <w:rPrChange w:id="74" w:author="غزاله عرفانیان" w:date="2025-06-29T14:14:00Z" w16du:dateUtc="2025-06-29T10:44:00Z">
            <w:rPr>
              <w:rFonts w:cs="B Nazanin" w:hint="eastAsia"/>
              <w:b/>
              <w:bCs/>
              <w:rtl/>
            </w:rPr>
          </w:rPrChange>
        </w:rPr>
        <w:t>دات</w:t>
      </w:r>
      <w:r w:rsidRPr="00F21993">
        <w:rPr>
          <w:rFonts w:cs="B Nazanin"/>
          <w:rtl/>
          <w:rPrChange w:id="75" w:author="غزاله عرفانیان" w:date="2025-06-29T14:14:00Z" w16du:dateUtc="2025-06-29T10:44:00Z">
            <w:rPr>
              <w:rFonts w:cs="B Nazanin"/>
              <w:b/>
              <w:bCs/>
              <w:rtl/>
            </w:rPr>
          </w:rPrChange>
        </w:rPr>
        <w:t xml:space="preserve"> علم</w:t>
      </w:r>
      <w:r w:rsidRPr="00F21993">
        <w:rPr>
          <w:rFonts w:cs="B Nazanin" w:hint="cs"/>
          <w:rtl/>
          <w:rPrChange w:id="76" w:author="غزاله عرفانیان" w:date="2025-06-29T14:14:00Z" w16du:dateUtc="2025-06-29T10:44:00Z">
            <w:rPr>
              <w:rFonts w:cs="B Nazanin" w:hint="cs"/>
              <w:b/>
              <w:bCs/>
              <w:rtl/>
            </w:rPr>
          </w:rPrChange>
        </w:rPr>
        <w:t>ی</w:t>
      </w:r>
      <w:r w:rsidRPr="00F21993">
        <w:rPr>
          <w:rFonts w:cs="B Nazanin"/>
          <w:rtl/>
        </w:rPr>
        <w:t xml:space="preserve"> در سال‌های اخیر، روش‌های سنتی مانند تحلیل دستی محتوا یا طبقه‌بندی ذهنی دیگر کارایی لازم را ندارند و از دقت و جامعیت کافی برخوردار نیستند. در مقابل، استفاده از </w:t>
      </w:r>
      <w:r w:rsidRPr="00F21993">
        <w:rPr>
          <w:rFonts w:cs="B Nazanin"/>
          <w:rtl/>
          <w:rPrChange w:id="77" w:author="غزاله عرفانیان" w:date="2025-06-29T14:14:00Z" w16du:dateUtc="2025-06-29T10:44:00Z">
            <w:rPr>
              <w:rFonts w:cs="B Nazanin"/>
              <w:b/>
              <w:bCs/>
              <w:rtl/>
            </w:rPr>
          </w:rPrChange>
        </w:rPr>
        <w:t>فنون متن‌کاو</w:t>
      </w:r>
      <w:r w:rsidRPr="00F21993">
        <w:rPr>
          <w:rFonts w:cs="B Nazanin" w:hint="cs"/>
          <w:rtl/>
          <w:rPrChange w:id="78" w:author="غزاله عرفانیان" w:date="2025-06-29T14:14:00Z" w16du:dateUtc="2025-06-29T10:44:00Z">
            <w:rPr>
              <w:rFonts w:cs="B Nazanin" w:hint="cs"/>
              <w:b/>
              <w:bCs/>
              <w:rtl/>
            </w:rPr>
          </w:rPrChange>
        </w:rPr>
        <w:t>ی</w:t>
      </w:r>
      <w:r w:rsidRPr="00F21993">
        <w:rPr>
          <w:rFonts w:cs="B Nazanin"/>
          <w:rtl/>
        </w:rPr>
        <w:t xml:space="preserve"> و تحلیل‌های مبتنی بر داده‌های بزرگ، ابزاری نوین و مؤثر برای تحلیل محتوای علمی در مقیاس وسیع فراهم کرده است. این ابزارها به پژوهشگران امکان می‌دهند تا روندهای موضوعی را به‌صورت دقیق، سریع و ساختاریافته شناسایی کنند و از این طریق به انتخاب آگاهانه‌تر موضوعات پژوهشی دست یابند</w:t>
      </w:r>
      <w:r w:rsidRPr="00F21993">
        <w:rPr>
          <w:rFonts w:cs="B Nazanin"/>
        </w:rPr>
        <w:t>.</w:t>
      </w:r>
    </w:p>
    <w:p w14:paraId="419035FE" w14:textId="3E667EF9" w:rsidR="00366ABD" w:rsidRPr="00F21993" w:rsidDel="009751A0" w:rsidRDefault="00366ABD" w:rsidP="00EA65EA">
      <w:pPr>
        <w:bidi/>
        <w:jc w:val="both"/>
        <w:rPr>
          <w:del w:id="79" w:author="غزاله عرفانیان" w:date="2025-06-29T14:30:00Z" w16du:dateUtc="2025-06-29T11:00:00Z"/>
          <w:rFonts w:cs="B Nazanin"/>
        </w:rPr>
      </w:pPr>
      <w:r w:rsidRPr="00F21993">
        <w:rPr>
          <w:rFonts w:cs="B Nazanin"/>
          <w:rtl/>
        </w:rPr>
        <w:t xml:space="preserve">از سوی دیگر، </w:t>
      </w:r>
      <w:r w:rsidRPr="00F21993">
        <w:rPr>
          <w:rFonts w:cs="B Nazanin"/>
          <w:rtl/>
          <w:rPrChange w:id="80" w:author="غزاله عرفانیان" w:date="2025-06-29T14:14:00Z" w16du:dateUtc="2025-06-29T10:44:00Z">
            <w:rPr>
              <w:rFonts w:cs="B Nazanin"/>
              <w:b/>
              <w:bCs/>
              <w:rtl/>
            </w:rPr>
          </w:rPrChange>
        </w:rPr>
        <w:t>عدم دسترس</w:t>
      </w:r>
      <w:r w:rsidRPr="00F21993">
        <w:rPr>
          <w:rFonts w:cs="B Nazanin" w:hint="cs"/>
          <w:rtl/>
          <w:rPrChange w:id="81" w:author="غزاله عرفانیان" w:date="2025-06-29T14:14:00Z" w16du:dateUtc="2025-06-29T10:44:00Z">
            <w:rPr>
              <w:rFonts w:cs="B Nazanin" w:hint="cs"/>
              <w:b/>
              <w:bCs/>
              <w:rtl/>
            </w:rPr>
          </w:rPrChange>
        </w:rPr>
        <w:t>ی</w:t>
      </w:r>
      <w:r w:rsidRPr="00F21993">
        <w:rPr>
          <w:rFonts w:cs="B Nazanin"/>
          <w:rtl/>
          <w:rPrChange w:id="82" w:author="غزاله عرفانیان" w:date="2025-06-29T14:14:00Z" w16du:dateUtc="2025-06-29T10:44:00Z">
            <w:rPr>
              <w:rFonts w:cs="B Nazanin"/>
              <w:b/>
              <w:bCs/>
              <w:rtl/>
            </w:rPr>
          </w:rPrChange>
        </w:rPr>
        <w:t xml:space="preserve"> </w:t>
      </w:r>
      <w:r w:rsidRPr="00F21993">
        <w:rPr>
          <w:rFonts w:cs="B Nazanin" w:hint="cs"/>
          <w:rtl/>
          <w:rPrChange w:id="83" w:author="غزاله عرفانیان" w:date="2025-06-29T14:14:00Z" w16du:dateUtc="2025-06-29T10:44:00Z">
            <w:rPr>
              <w:rFonts w:cs="B Nazanin" w:hint="cs"/>
              <w:b/>
              <w:bCs/>
              <w:rtl/>
            </w:rPr>
          </w:rPrChange>
        </w:rPr>
        <w:t>ی</w:t>
      </w:r>
      <w:r w:rsidRPr="00F21993">
        <w:rPr>
          <w:rFonts w:cs="B Nazanin" w:hint="eastAsia"/>
          <w:rtl/>
          <w:rPrChange w:id="84" w:author="غزاله عرفانیان" w:date="2025-06-29T14:14:00Z" w16du:dateUtc="2025-06-29T10:44:00Z">
            <w:rPr>
              <w:rFonts w:cs="B Nazanin" w:hint="eastAsia"/>
              <w:b/>
              <w:bCs/>
              <w:rtl/>
            </w:rPr>
          </w:rPrChange>
        </w:rPr>
        <w:t>ا</w:t>
      </w:r>
      <w:r w:rsidRPr="00F21993">
        <w:rPr>
          <w:rFonts w:cs="B Nazanin"/>
          <w:rtl/>
          <w:rPrChange w:id="85" w:author="غزاله عرفانیان" w:date="2025-06-29T14:14:00Z" w16du:dateUtc="2025-06-29T10:44:00Z">
            <w:rPr>
              <w:rFonts w:cs="B Nazanin"/>
              <w:b/>
              <w:bCs/>
              <w:rtl/>
            </w:rPr>
          </w:rPrChange>
        </w:rPr>
        <w:t xml:space="preserve"> آگاه</w:t>
      </w:r>
      <w:r w:rsidRPr="00F21993">
        <w:rPr>
          <w:rFonts w:cs="B Nazanin" w:hint="cs"/>
          <w:rtl/>
          <w:rPrChange w:id="86" w:author="غزاله عرفانیان" w:date="2025-06-29T14:14:00Z" w16du:dateUtc="2025-06-29T10:44:00Z">
            <w:rPr>
              <w:rFonts w:cs="B Nazanin" w:hint="cs"/>
              <w:b/>
              <w:bCs/>
              <w:rtl/>
            </w:rPr>
          </w:rPrChange>
        </w:rPr>
        <w:t>ی</w:t>
      </w:r>
      <w:r w:rsidRPr="00F21993">
        <w:rPr>
          <w:rFonts w:cs="B Nazanin"/>
          <w:rtl/>
          <w:rPrChange w:id="87" w:author="غزاله عرفانیان" w:date="2025-06-29T14:14:00Z" w16du:dateUtc="2025-06-29T10:44:00Z">
            <w:rPr>
              <w:rFonts w:cs="B Nazanin"/>
              <w:b/>
              <w:bCs/>
              <w:rtl/>
            </w:rPr>
          </w:rPrChange>
        </w:rPr>
        <w:t xml:space="preserve"> کاف</w:t>
      </w:r>
      <w:r w:rsidRPr="00F21993">
        <w:rPr>
          <w:rFonts w:cs="B Nazanin" w:hint="cs"/>
          <w:rtl/>
          <w:rPrChange w:id="88" w:author="غزاله عرفانیان" w:date="2025-06-29T14:14:00Z" w16du:dateUtc="2025-06-29T10:44:00Z">
            <w:rPr>
              <w:rFonts w:cs="B Nazanin" w:hint="cs"/>
              <w:b/>
              <w:bCs/>
              <w:rtl/>
            </w:rPr>
          </w:rPrChange>
        </w:rPr>
        <w:t>ی</w:t>
      </w:r>
      <w:r w:rsidRPr="00F21993">
        <w:rPr>
          <w:rFonts w:cs="B Nazanin"/>
          <w:rtl/>
          <w:rPrChange w:id="89" w:author="غزاله عرفانیان" w:date="2025-06-29T14:14:00Z" w16du:dateUtc="2025-06-29T10:44:00Z">
            <w:rPr>
              <w:rFonts w:cs="B Nazanin"/>
              <w:b/>
              <w:bCs/>
              <w:rtl/>
            </w:rPr>
          </w:rPrChange>
        </w:rPr>
        <w:t xml:space="preserve"> از پژوهش‌ها</w:t>
      </w:r>
      <w:r w:rsidRPr="00F21993">
        <w:rPr>
          <w:rFonts w:cs="B Nazanin" w:hint="cs"/>
          <w:rtl/>
          <w:rPrChange w:id="90" w:author="غزاله عرفانیان" w:date="2025-06-29T14:14:00Z" w16du:dateUtc="2025-06-29T10:44:00Z">
            <w:rPr>
              <w:rFonts w:cs="B Nazanin" w:hint="cs"/>
              <w:b/>
              <w:bCs/>
              <w:rtl/>
            </w:rPr>
          </w:rPrChange>
        </w:rPr>
        <w:t>یی</w:t>
      </w:r>
      <w:r w:rsidRPr="00F21993">
        <w:rPr>
          <w:rFonts w:cs="B Nazanin"/>
          <w:rtl/>
          <w:rPrChange w:id="91" w:author="غزاله عرفانیان" w:date="2025-06-29T14:14:00Z" w16du:dateUtc="2025-06-29T10:44:00Z">
            <w:rPr>
              <w:rFonts w:cs="B Nazanin"/>
              <w:b/>
              <w:bCs/>
              <w:rtl/>
            </w:rPr>
          </w:rPrChange>
        </w:rPr>
        <w:t xml:space="preserve"> که در دانشگاه‌ها</w:t>
      </w:r>
      <w:r w:rsidRPr="00F21993">
        <w:rPr>
          <w:rFonts w:cs="B Nazanin" w:hint="cs"/>
          <w:rtl/>
          <w:rPrChange w:id="92" w:author="غزاله عرفانیان" w:date="2025-06-29T14:14:00Z" w16du:dateUtc="2025-06-29T10:44:00Z">
            <w:rPr>
              <w:rFonts w:cs="B Nazanin" w:hint="cs"/>
              <w:b/>
              <w:bCs/>
              <w:rtl/>
            </w:rPr>
          </w:rPrChange>
        </w:rPr>
        <w:t>ی</w:t>
      </w:r>
      <w:r w:rsidRPr="00F21993">
        <w:rPr>
          <w:rFonts w:cs="B Nazanin"/>
          <w:rtl/>
          <w:rPrChange w:id="93" w:author="غزاله عرفانیان" w:date="2025-06-29T14:14:00Z" w16du:dateUtc="2025-06-29T10:44:00Z">
            <w:rPr>
              <w:rFonts w:cs="B Nazanin"/>
              <w:b/>
              <w:bCs/>
              <w:rtl/>
            </w:rPr>
          </w:rPrChange>
        </w:rPr>
        <w:t xml:space="preserve"> د</w:t>
      </w:r>
      <w:r w:rsidRPr="00F21993">
        <w:rPr>
          <w:rFonts w:cs="B Nazanin" w:hint="cs"/>
          <w:rtl/>
          <w:rPrChange w:id="94" w:author="غزاله عرفانیان" w:date="2025-06-29T14:14:00Z" w16du:dateUtc="2025-06-29T10:44:00Z">
            <w:rPr>
              <w:rFonts w:cs="B Nazanin" w:hint="cs"/>
              <w:b/>
              <w:bCs/>
              <w:rtl/>
            </w:rPr>
          </w:rPrChange>
        </w:rPr>
        <w:t>ی</w:t>
      </w:r>
      <w:r w:rsidRPr="00F21993">
        <w:rPr>
          <w:rFonts w:cs="B Nazanin" w:hint="eastAsia"/>
          <w:rtl/>
          <w:rPrChange w:id="95" w:author="غزاله عرفانیان" w:date="2025-06-29T14:14:00Z" w16du:dateUtc="2025-06-29T10:44:00Z">
            <w:rPr>
              <w:rFonts w:cs="B Nazanin" w:hint="eastAsia"/>
              <w:b/>
              <w:bCs/>
              <w:rtl/>
            </w:rPr>
          </w:rPrChange>
        </w:rPr>
        <w:t>گر</w:t>
      </w:r>
      <w:r w:rsidRPr="00F21993">
        <w:rPr>
          <w:rFonts w:cs="B Nazanin"/>
          <w:rtl/>
          <w:rPrChange w:id="96" w:author="غزاله عرفانیان" w:date="2025-06-29T14:14:00Z" w16du:dateUtc="2025-06-29T10:44:00Z">
            <w:rPr>
              <w:rFonts w:cs="B Nazanin"/>
              <w:b/>
              <w:bCs/>
              <w:rtl/>
            </w:rPr>
          </w:rPrChange>
        </w:rPr>
        <w:t xml:space="preserve"> انجام م</w:t>
      </w:r>
      <w:r w:rsidRPr="00F21993">
        <w:rPr>
          <w:rFonts w:cs="B Nazanin" w:hint="cs"/>
          <w:rtl/>
          <w:rPrChange w:id="97" w:author="غزاله عرفانیان" w:date="2025-06-29T14:14:00Z" w16du:dateUtc="2025-06-29T10:44:00Z">
            <w:rPr>
              <w:rFonts w:cs="B Nazanin" w:hint="cs"/>
              <w:b/>
              <w:bCs/>
              <w:rtl/>
            </w:rPr>
          </w:rPrChange>
        </w:rPr>
        <w:t>ی‌</w:t>
      </w:r>
      <w:r w:rsidRPr="00F21993">
        <w:rPr>
          <w:rFonts w:cs="B Nazanin" w:hint="eastAsia"/>
          <w:rtl/>
          <w:rPrChange w:id="98" w:author="غزاله عرفانیان" w:date="2025-06-29T14:14:00Z" w16du:dateUtc="2025-06-29T10:44:00Z">
            <w:rPr>
              <w:rFonts w:cs="B Nazanin" w:hint="eastAsia"/>
              <w:b/>
              <w:bCs/>
              <w:rtl/>
            </w:rPr>
          </w:rPrChange>
        </w:rPr>
        <w:t>شوند</w:t>
      </w:r>
      <w:r w:rsidRPr="00F21993">
        <w:rPr>
          <w:rFonts w:cs="B Nazanin"/>
          <w:rtl/>
        </w:rPr>
        <w:t xml:space="preserve">، به‌ویژه در سطح ملی، ممکن است باعث شود پژوهشگران به‌طور ناخواسته به موضوعاتی بپردازند که پیش‌تر بررسی شده‌اند. این امر منجر به </w:t>
      </w:r>
      <w:r w:rsidRPr="00F21993">
        <w:rPr>
          <w:rFonts w:cs="B Nazanin"/>
          <w:rtl/>
          <w:rPrChange w:id="99" w:author="غزاله عرفانیان" w:date="2025-06-29T14:14:00Z" w16du:dateUtc="2025-06-29T10:44:00Z">
            <w:rPr>
              <w:rFonts w:cs="B Nazanin"/>
              <w:b/>
              <w:bCs/>
              <w:rtl/>
            </w:rPr>
          </w:rPrChange>
        </w:rPr>
        <w:t>تکرار تحق</w:t>
      </w:r>
      <w:r w:rsidRPr="00F21993">
        <w:rPr>
          <w:rFonts w:cs="B Nazanin" w:hint="cs"/>
          <w:rtl/>
          <w:rPrChange w:id="100" w:author="غزاله عرفانیان" w:date="2025-06-29T14:14:00Z" w16du:dateUtc="2025-06-29T10:44:00Z">
            <w:rPr>
              <w:rFonts w:cs="B Nazanin" w:hint="cs"/>
              <w:b/>
              <w:bCs/>
              <w:rtl/>
            </w:rPr>
          </w:rPrChange>
        </w:rPr>
        <w:t>ی</w:t>
      </w:r>
      <w:r w:rsidRPr="00F21993">
        <w:rPr>
          <w:rFonts w:cs="B Nazanin" w:hint="eastAsia"/>
          <w:rtl/>
          <w:rPrChange w:id="101" w:author="غزاله عرفانیان" w:date="2025-06-29T14:14:00Z" w16du:dateUtc="2025-06-29T10:44:00Z">
            <w:rPr>
              <w:rFonts w:cs="B Nazanin" w:hint="eastAsia"/>
              <w:b/>
              <w:bCs/>
              <w:rtl/>
            </w:rPr>
          </w:rPrChange>
        </w:rPr>
        <w:t>قات،</w:t>
      </w:r>
      <w:r w:rsidRPr="00F21993">
        <w:rPr>
          <w:rFonts w:cs="B Nazanin"/>
          <w:rtl/>
          <w:rPrChange w:id="102" w:author="غزاله عرفانیان" w:date="2025-06-29T14:14:00Z" w16du:dateUtc="2025-06-29T10:44:00Z">
            <w:rPr>
              <w:rFonts w:cs="B Nazanin"/>
              <w:b/>
              <w:bCs/>
              <w:rtl/>
            </w:rPr>
          </w:rPrChange>
        </w:rPr>
        <w:t xml:space="preserve"> اتلاف منابع مال</w:t>
      </w:r>
      <w:r w:rsidRPr="00F21993">
        <w:rPr>
          <w:rFonts w:cs="B Nazanin" w:hint="cs"/>
          <w:rtl/>
          <w:rPrChange w:id="103" w:author="غزاله عرفانیان" w:date="2025-06-29T14:14:00Z" w16du:dateUtc="2025-06-29T10:44:00Z">
            <w:rPr>
              <w:rFonts w:cs="B Nazanin" w:hint="cs"/>
              <w:b/>
              <w:bCs/>
              <w:rtl/>
            </w:rPr>
          </w:rPrChange>
        </w:rPr>
        <w:t>ی</w:t>
      </w:r>
      <w:r w:rsidRPr="00F21993">
        <w:rPr>
          <w:rFonts w:cs="B Nazanin"/>
          <w:rtl/>
          <w:rPrChange w:id="104" w:author="غزاله عرفانیان" w:date="2025-06-29T14:14:00Z" w16du:dateUtc="2025-06-29T10:44:00Z">
            <w:rPr>
              <w:rFonts w:cs="B Nazanin"/>
              <w:b/>
              <w:bCs/>
              <w:rtl/>
            </w:rPr>
          </w:rPrChange>
        </w:rPr>
        <w:t xml:space="preserve"> و زمان</w:t>
      </w:r>
      <w:r w:rsidRPr="00F21993">
        <w:rPr>
          <w:rFonts w:cs="B Nazanin" w:hint="cs"/>
          <w:rtl/>
          <w:rPrChange w:id="105" w:author="غزاله عرفانیان" w:date="2025-06-29T14:14:00Z" w16du:dateUtc="2025-06-29T10:44:00Z">
            <w:rPr>
              <w:rFonts w:cs="B Nazanin" w:hint="cs"/>
              <w:b/>
              <w:bCs/>
              <w:rtl/>
            </w:rPr>
          </w:rPrChange>
        </w:rPr>
        <w:t>ی</w:t>
      </w:r>
      <w:r w:rsidRPr="00F21993">
        <w:rPr>
          <w:rFonts w:cs="B Nazanin"/>
          <w:rtl/>
        </w:rPr>
        <w:t xml:space="preserve"> و کاهش کارآمدی نظام علمی می‌شود (زای، 2021). تحلیل روند موضوعی می‌تواند از بروز چنین مواردی جلوگیری کرده و به هدایت پژوهشگران به سوی </w:t>
      </w:r>
      <w:r w:rsidRPr="00F21993">
        <w:rPr>
          <w:rFonts w:cs="B Nazanin"/>
          <w:rtl/>
          <w:rPrChange w:id="106" w:author="غزاله عرفانیان" w:date="2025-06-29T14:14:00Z" w16du:dateUtc="2025-06-29T10:44:00Z">
            <w:rPr>
              <w:rFonts w:cs="B Nazanin"/>
              <w:b/>
              <w:bCs/>
              <w:rtl/>
            </w:rPr>
          </w:rPrChange>
        </w:rPr>
        <w:t>موضوعات نو و ضرور</w:t>
      </w:r>
      <w:r w:rsidRPr="00F21993">
        <w:rPr>
          <w:rFonts w:cs="B Nazanin" w:hint="cs"/>
          <w:rtl/>
          <w:rPrChange w:id="107" w:author="غزاله عرفانیان" w:date="2025-06-29T14:14:00Z" w16du:dateUtc="2025-06-29T10:44:00Z">
            <w:rPr>
              <w:rFonts w:cs="B Nazanin" w:hint="cs"/>
              <w:b/>
              <w:bCs/>
              <w:rtl/>
            </w:rPr>
          </w:rPrChange>
        </w:rPr>
        <w:t>ی</w:t>
      </w:r>
      <w:r w:rsidRPr="00F21993">
        <w:rPr>
          <w:rFonts w:cs="B Nazanin"/>
          <w:rtl/>
        </w:rPr>
        <w:t xml:space="preserve"> کمک کند</w:t>
      </w:r>
      <w:r w:rsidRPr="00F21993">
        <w:rPr>
          <w:rFonts w:cs="B Nazanin"/>
        </w:rPr>
        <w:t>.</w:t>
      </w:r>
      <w:ins w:id="108" w:author="غزاله عرفانیان" w:date="2025-06-29T14:30:00Z" w16du:dateUtc="2025-06-29T11:00:00Z">
        <w:r w:rsidR="009751A0">
          <w:rPr>
            <w:rFonts w:cs="B Nazanin" w:hint="cs"/>
            <w:rtl/>
          </w:rPr>
          <w:t xml:space="preserve"> </w:t>
        </w:r>
      </w:ins>
    </w:p>
    <w:p w14:paraId="5474184E" w14:textId="36D33C45" w:rsidR="00366ABD" w:rsidRPr="00F21993" w:rsidRDefault="00366ABD" w:rsidP="009751A0">
      <w:pPr>
        <w:bidi/>
        <w:jc w:val="both"/>
        <w:rPr>
          <w:rFonts w:cs="B Nazanin"/>
        </w:rPr>
      </w:pPr>
      <w:r w:rsidRPr="00F21993">
        <w:rPr>
          <w:rFonts w:cs="B Nazanin"/>
          <w:rtl/>
        </w:rPr>
        <w:t xml:space="preserve">همچنین، </w:t>
      </w:r>
      <w:r w:rsidRPr="00F21993">
        <w:rPr>
          <w:rFonts w:cs="B Nazanin"/>
          <w:rtl/>
          <w:rPrChange w:id="109" w:author="غزاله عرفانیان" w:date="2025-06-29T14:14:00Z" w16du:dateUtc="2025-06-29T10:44:00Z">
            <w:rPr>
              <w:rFonts w:cs="B Nazanin"/>
              <w:b/>
              <w:bCs/>
              <w:rtl/>
            </w:rPr>
          </w:rPrChange>
        </w:rPr>
        <w:t>شناسا</w:t>
      </w:r>
      <w:r w:rsidRPr="00F21993">
        <w:rPr>
          <w:rFonts w:cs="B Nazanin" w:hint="cs"/>
          <w:rtl/>
          <w:rPrChange w:id="110" w:author="غزاله عرفانیان" w:date="2025-06-29T14:14:00Z" w16du:dateUtc="2025-06-29T10:44:00Z">
            <w:rPr>
              <w:rFonts w:cs="B Nazanin" w:hint="cs"/>
              <w:b/>
              <w:bCs/>
              <w:rtl/>
            </w:rPr>
          </w:rPrChange>
        </w:rPr>
        <w:t>یی</w:t>
      </w:r>
      <w:r w:rsidRPr="00F21993">
        <w:rPr>
          <w:rFonts w:cs="B Nazanin"/>
          <w:rtl/>
          <w:rPrChange w:id="111" w:author="غزاله عرفانیان" w:date="2025-06-29T14:14:00Z" w16du:dateUtc="2025-06-29T10:44:00Z">
            <w:rPr>
              <w:rFonts w:cs="B Nazanin"/>
              <w:b/>
              <w:bCs/>
              <w:rtl/>
            </w:rPr>
          </w:rPrChange>
        </w:rPr>
        <w:t xml:space="preserve"> موضوعات داغ و پرتکرار</w:t>
      </w:r>
      <w:r w:rsidRPr="00F21993">
        <w:rPr>
          <w:rFonts w:cs="B Nazanin"/>
          <w:rtl/>
        </w:rPr>
        <w:t xml:space="preserve"> می‌تواند درک عمیق‌تری از فرصت‌ها و چالش‌های تحقیقاتی فراهم کرده و پژوهشگران را به سمت حوزه‌هایی سوق دهد که بیشترین ظرفیت رشد و نوآوری را دارند. این فرآیند، نه تنها به </w:t>
      </w:r>
      <w:r w:rsidRPr="00F21993">
        <w:rPr>
          <w:rFonts w:cs="B Nazanin"/>
          <w:rtl/>
          <w:rPrChange w:id="112" w:author="غزاله عرفانیان" w:date="2025-06-29T14:14:00Z" w16du:dateUtc="2025-06-29T10:44:00Z">
            <w:rPr>
              <w:rFonts w:cs="B Nazanin"/>
              <w:b/>
              <w:bCs/>
              <w:rtl/>
            </w:rPr>
          </w:rPrChange>
        </w:rPr>
        <w:t>بهبود ک</w:t>
      </w:r>
      <w:r w:rsidRPr="00F21993">
        <w:rPr>
          <w:rFonts w:cs="B Nazanin" w:hint="cs"/>
          <w:rtl/>
          <w:rPrChange w:id="113" w:author="غزاله عرفانیان" w:date="2025-06-29T14:14:00Z" w16du:dateUtc="2025-06-29T10:44:00Z">
            <w:rPr>
              <w:rFonts w:cs="B Nazanin" w:hint="cs"/>
              <w:b/>
              <w:bCs/>
              <w:rtl/>
            </w:rPr>
          </w:rPrChange>
        </w:rPr>
        <w:t>ی</w:t>
      </w:r>
      <w:r w:rsidRPr="00F21993">
        <w:rPr>
          <w:rFonts w:cs="B Nazanin" w:hint="eastAsia"/>
          <w:rtl/>
          <w:rPrChange w:id="114" w:author="غزاله عرفانیان" w:date="2025-06-29T14:14:00Z" w16du:dateUtc="2025-06-29T10:44:00Z">
            <w:rPr>
              <w:rFonts w:cs="B Nazanin" w:hint="eastAsia"/>
              <w:b/>
              <w:bCs/>
              <w:rtl/>
            </w:rPr>
          </w:rPrChange>
        </w:rPr>
        <w:t>ف</w:t>
      </w:r>
      <w:r w:rsidRPr="00F21993">
        <w:rPr>
          <w:rFonts w:cs="B Nazanin" w:hint="cs"/>
          <w:rtl/>
          <w:rPrChange w:id="115" w:author="غزاله عرفانیان" w:date="2025-06-29T14:14:00Z" w16du:dateUtc="2025-06-29T10:44:00Z">
            <w:rPr>
              <w:rFonts w:cs="B Nazanin" w:hint="cs"/>
              <w:b/>
              <w:bCs/>
              <w:rtl/>
            </w:rPr>
          </w:rPrChange>
        </w:rPr>
        <w:t>ی</w:t>
      </w:r>
      <w:r w:rsidRPr="00F21993">
        <w:rPr>
          <w:rFonts w:cs="B Nazanin" w:hint="eastAsia"/>
          <w:rtl/>
          <w:rPrChange w:id="116" w:author="غزاله عرفانیان" w:date="2025-06-29T14:14:00Z" w16du:dateUtc="2025-06-29T10:44:00Z">
            <w:rPr>
              <w:rFonts w:cs="B Nazanin" w:hint="eastAsia"/>
              <w:b/>
              <w:bCs/>
              <w:rtl/>
            </w:rPr>
          </w:rPrChange>
        </w:rPr>
        <w:t>ت</w:t>
      </w:r>
      <w:r w:rsidRPr="00F21993">
        <w:rPr>
          <w:rFonts w:cs="B Nazanin"/>
          <w:rtl/>
          <w:rPrChange w:id="117" w:author="غزاله عرفانیان" w:date="2025-06-29T14:14:00Z" w16du:dateUtc="2025-06-29T10:44:00Z">
            <w:rPr>
              <w:rFonts w:cs="B Nazanin"/>
              <w:b/>
              <w:bCs/>
              <w:rtl/>
            </w:rPr>
          </w:rPrChange>
        </w:rPr>
        <w:t xml:space="preserve"> و اثربخش</w:t>
      </w:r>
      <w:r w:rsidRPr="00F21993">
        <w:rPr>
          <w:rFonts w:cs="B Nazanin" w:hint="cs"/>
          <w:rtl/>
          <w:rPrChange w:id="118" w:author="غزاله عرفانیان" w:date="2025-06-29T14:14:00Z" w16du:dateUtc="2025-06-29T10:44:00Z">
            <w:rPr>
              <w:rFonts w:cs="B Nazanin" w:hint="cs"/>
              <w:b/>
              <w:bCs/>
              <w:rtl/>
            </w:rPr>
          </w:rPrChange>
        </w:rPr>
        <w:t>ی</w:t>
      </w:r>
      <w:r w:rsidRPr="00F21993">
        <w:rPr>
          <w:rFonts w:cs="B Nazanin"/>
          <w:rtl/>
          <w:rPrChange w:id="119" w:author="غزاله عرفانیان" w:date="2025-06-29T14:14:00Z" w16du:dateUtc="2025-06-29T10:44:00Z">
            <w:rPr>
              <w:rFonts w:cs="B Nazanin"/>
              <w:b/>
              <w:bCs/>
              <w:rtl/>
            </w:rPr>
          </w:rPrChange>
        </w:rPr>
        <w:t xml:space="preserve"> پژوهش‌ها</w:t>
      </w:r>
      <w:r w:rsidRPr="00F21993">
        <w:rPr>
          <w:rFonts w:cs="B Nazanin"/>
          <w:rtl/>
        </w:rPr>
        <w:t xml:space="preserve"> کمک می‌کند، بلکه زمینه‌ساز طراحی پژوهش‌هایی هدفمند و متناسب با نیازهای واقعی جامعه خواهد بود (</w:t>
      </w:r>
      <w:del w:id="120" w:author="غزاله عرفانیان" w:date="2025-07-17T13:31:00Z" w16du:dateUtc="2025-07-17T10:01:00Z">
        <w:r w:rsidRPr="00F21993" w:rsidDel="000E5A8A">
          <w:rPr>
            <w:rFonts w:cs="B Nazanin"/>
            <w:rtl/>
          </w:rPr>
          <w:delText xml:space="preserve">ایکاک </w:delText>
        </w:r>
      </w:del>
      <w:ins w:id="121" w:author="غزاله عرفانیان" w:date="2025-07-17T13:31:00Z" w16du:dateUtc="2025-07-17T10:01:00Z">
        <w:r w:rsidR="000E5A8A">
          <w:rPr>
            <w:rFonts w:cs="B Nazanin" w:hint="cs"/>
            <w:rtl/>
          </w:rPr>
          <w:t>دلاهز</w:t>
        </w:r>
        <w:r w:rsidR="000E5A8A" w:rsidRPr="00F21993">
          <w:rPr>
            <w:rFonts w:cs="B Nazanin"/>
            <w:rtl/>
          </w:rPr>
          <w:t xml:space="preserve"> </w:t>
        </w:r>
        <w:r w:rsidR="000E5A8A">
          <w:rPr>
            <w:rStyle w:val="FootnoteReference"/>
            <w:rFonts w:cs="B Nazanin"/>
            <w:rtl/>
          </w:rPr>
          <w:footnoteReference w:id="3"/>
        </w:r>
      </w:ins>
      <w:r w:rsidRPr="00F21993">
        <w:rPr>
          <w:rFonts w:cs="B Nazanin"/>
          <w:rtl/>
        </w:rPr>
        <w:t>و همکاران، 2020)</w:t>
      </w:r>
      <w:r w:rsidRPr="00F21993">
        <w:rPr>
          <w:rFonts w:cs="B Nazanin"/>
        </w:rPr>
        <w:t>.</w:t>
      </w:r>
    </w:p>
    <w:p w14:paraId="04D549AC" w14:textId="09853F27" w:rsidR="00366ABD" w:rsidRPr="00F21993" w:rsidDel="009751A0" w:rsidRDefault="00366ABD" w:rsidP="00EA65EA">
      <w:pPr>
        <w:bidi/>
        <w:jc w:val="both"/>
        <w:rPr>
          <w:del w:id="124" w:author="غزاله عرفانیان" w:date="2025-06-29T14:30:00Z" w16du:dateUtc="2025-06-29T11:00:00Z"/>
          <w:rFonts w:cs="B Nazanin"/>
        </w:rPr>
      </w:pPr>
      <w:r w:rsidRPr="00F21993">
        <w:rPr>
          <w:rFonts w:cs="B Nazanin"/>
          <w:rtl/>
        </w:rPr>
        <w:t xml:space="preserve">از دیگر پیامدهای مثبت تحلیل روند موضوعی، شناسایی و برجسته‌سازی </w:t>
      </w:r>
      <w:r w:rsidRPr="00F21993">
        <w:rPr>
          <w:rFonts w:cs="B Nazanin"/>
          <w:rtl/>
          <w:rPrChange w:id="125" w:author="غزاله عرفانیان" w:date="2025-06-29T14:14:00Z" w16du:dateUtc="2025-06-29T10:44:00Z">
            <w:rPr>
              <w:rFonts w:cs="B Nazanin"/>
              <w:b/>
              <w:bCs/>
              <w:rtl/>
            </w:rPr>
          </w:rPrChange>
        </w:rPr>
        <w:t>موضوعات ب</w:t>
      </w:r>
      <w:r w:rsidRPr="00F21993">
        <w:rPr>
          <w:rFonts w:cs="B Nazanin" w:hint="cs"/>
          <w:rtl/>
          <w:rPrChange w:id="126" w:author="غزاله عرفانیان" w:date="2025-06-29T14:14:00Z" w16du:dateUtc="2025-06-29T10:44:00Z">
            <w:rPr>
              <w:rFonts w:cs="B Nazanin" w:hint="cs"/>
              <w:b/>
              <w:bCs/>
              <w:rtl/>
            </w:rPr>
          </w:rPrChange>
        </w:rPr>
        <w:t>ی</w:t>
      </w:r>
      <w:r w:rsidRPr="00F21993">
        <w:rPr>
          <w:rFonts w:cs="B Nazanin" w:hint="eastAsia"/>
          <w:rtl/>
          <w:rPrChange w:id="127" w:author="غزاله عرفانیان" w:date="2025-06-29T14:14:00Z" w16du:dateUtc="2025-06-29T10:44:00Z">
            <w:rPr>
              <w:rFonts w:cs="B Nazanin" w:hint="eastAsia"/>
              <w:b/>
              <w:bCs/>
              <w:rtl/>
            </w:rPr>
          </w:rPrChange>
        </w:rPr>
        <w:t>ن‌رشته‌ا</w:t>
      </w:r>
      <w:r w:rsidRPr="00F21993">
        <w:rPr>
          <w:rFonts w:cs="B Nazanin" w:hint="cs"/>
          <w:rtl/>
          <w:rPrChange w:id="128" w:author="غزاله عرفانیان" w:date="2025-06-29T14:14:00Z" w16du:dateUtc="2025-06-29T10:44:00Z">
            <w:rPr>
              <w:rFonts w:cs="B Nazanin" w:hint="cs"/>
              <w:b/>
              <w:bCs/>
              <w:rtl/>
            </w:rPr>
          </w:rPrChange>
        </w:rPr>
        <w:t>ی</w:t>
      </w:r>
      <w:r w:rsidRPr="00F21993">
        <w:rPr>
          <w:rFonts w:cs="B Nazanin"/>
          <w:rtl/>
        </w:rPr>
        <w:t xml:space="preserve"> است. تحقیقات بین‌رشته‌ای به‌ویژه در علم اطلاعات و دانش‌شناسی اهمیت بالایی دارند؛ چراکه این حوزه در تقاطع با علوم رایانه، علوم اجتماعی، مدیریت، و دیگر رشته‌ها قرار دارد. بهره‌گیری از دیدگاه‌ها و رویکردهای متنوع می‌تواند به خلق ایده‌های نو، توسعه همکاری‌های علمی و حل مسائل پیچیده‌تر منجر شود (ژائو، 2021). این امر نه تنها سبب گسترش مرزهای دانش می‌شود، بلکه به </w:t>
      </w:r>
      <w:r w:rsidRPr="00F21993">
        <w:rPr>
          <w:rFonts w:cs="B Nazanin"/>
          <w:rtl/>
          <w:rPrChange w:id="129" w:author="غزاله عرفانیان" w:date="2025-06-29T14:14:00Z" w16du:dateUtc="2025-06-29T10:44:00Z">
            <w:rPr>
              <w:rFonts w:cs="B Nazanin"/>
              <w:b/>
              <w:bCs/>
              <w:rtl/>
            </w:rPr>
          </w:rPrChange>
        </w:rPr>
        <w:t>ارتقا</w:t>
      </w:r>
      <w:r w:rsidRPr="00F21993">
        <w:rPr>
          <w:rFonts w:cs="B Nazanin" w:hint="cs"/>
          <w:rtl/>
          <w:rPrChange w:id="130" w:author="غزاله عرفانیان" w:date="2025-06-29T14:14:00Z" w16du:dateUtc="2025-06-29T10:44:00Z">
            <w:rPr>
              <w:rFonts w:cs="B Nazanin" w:hint="cs"/>
              <w:b/>
              <w:bCs/>
              <w:rtl/>
            </w:rPr>
          </w:rPrChange>
        </w:rPr>
        <w:t>ی</w:t>
      </w:r>
      <w:r w:rsidRPr="00F21993">
        <w:rPr>
          <w:rFonts w:cs="B Nazanin"/>
          <w:rtl/>
          <w:rPrChange w:id="131" w:author="غزاله عرفانیان" w:date="2025-06-29T14:14:00Z" w16du:dateUtc="2025-06-29T10:44:00Z">
            <w:rPr>
              <w:rFonts w:cs="B Nazanin"/>
              <w:b/>
              <w:bCs/>
              <w:rtl/>
            </w:rPr>
          </w:rPrChange>
        </w:rPr>
        <w:t xml:space="preserve"> ک</w:t>
      </w:r>
      <w:r w:rsidRPr="00F21993">
        <w:rPr>
          <w:rFonts w:cs="B Nazanin" w:hint="cs"/>
          <w:rtl/>
          <w:rPrChange w:id="132" w:author="غزاله عرفانیان" w:date="2025-06-29T14:14:00Z" w16du:dateUtc="2025-06-29T10:44:00Z">
            <w:rPr>
              <w:rFonts w:cs="B Nazanin" w:hint="cs"/>
              <w:b/>
              <w:bCs/>
              <w:rtl/>
            </w:rPr>
          </w:rPrChange>
        </w:rPr>
        <w:t>ی</w:t>
      </w:r>
      <w:r w:rsidRPr="00F21993">
        <w:rPr>
          <w:rFonts w:cs="B Nazanin" w:hint="eastAsia"/>
          <w:rtl/>
          <w:rPrChange w:id="133" w:author="غزاله عرفانیان" w:date="2025-06-29T14:14:00Z" w16du:dateUtc="2025-06-29T10:44:00Z">
            <w:rPr>
              <w:rFonts w:cs="B Nazanin" w:hint="eastAsia"/>
              <w:b/>
              <w:bCs/>
              <w:rtl/>
            </w:rPr>
          </w:rPrChange>
        </w:rPr>
        <w:t>ف</w:t>
      </w:r>
      <w:r w:rsidRPr="00F21993">
        <w:rPr>
          <w:rFonts w:cs="B Nazanin" w:hint="cs"/>
          <w:rtl/>
          <w:rPrChange w:id="134" w:author="غزاله عرفانیان" w:date="2025-06-29T14:14:00Z" w16du:dateUtc="2025-06-29T10:44:00Z">
            <w:rPr>
              <w:rFonts w:cs="B Nazanin" w:hint="cs"/>
              <w:b/>
              <w:bCs/>
              <w:rtl/>
            </w:rPr>
          </w:rPrChange>
        </w:rPr>
        <w:t>ی</w:t>
      </w:r>
      <w:r w:rsidRPr="00F21993">
        <w:rPr>
          <w:rFonts w:cs="B Nazanin" w:hint="eastAsia"/>
          <w:rtl/>
          <w:rPrChange w:id="135" w:author="غزاله عرفانیان" w:date="2025-06-29T14:14:00Z" w16du:dateUtc="2025-06-29T10:44:00Z">
            <w:rPr>
              <w:rFonts w:cs="B Nazanin" w:hint="eastAsia"/>
              <w:b/>
              <w:bCs/>
              <w:rtl/>
            </w:rPr>
          </w:rPrChange>
        </w:rPr>
        <w:t>ت</w:t>
      </w:r>
      <w:r w:rsidRPr="00F21993">
        <w:rPr>
          <w:rFonts w:cs="B Nazanin"/>
          <w:rtl/>
          <w:rPrChange w:id="136" w:author="غزاله عرفانیان" w:date="2025-06-29T14:14:00Z" w16du:dateUtc="2025-06-29T10:44:00Z">
            <w:rPr>
              <w:rFonts w:cs="B Nazanin"/>
              <w:b/>
              <w:bCs/>
              <w:rtl/>
            </w:rPr>
          </w:rPrChange>
        </w:rPr>
        <w:t xml:space="preserve"> آموزش و پژوهش در ا</w:t>
      </w:r>
      <w:r w:rsidRPr="00F21993">
        <w:rPr>
          <w:rFonts w:cs="B Nazanin" w:hint="cs"/>
          <w:rtl/>
          <w:rPrChange w:id="137" w:author="غزاله عرفانیان" w:date="2025-06-29T14:14:00Z" w16du:dateUtc="2025-06-29T10:44:00Z">
            <w:rPr>
              <w:rFonts w:cs="B Nazanin" w:hint="cs"/>
              <w:b/>
              <w:bCs/>
              <w:rtl/>
            </w:rPr>
          </w:rPrChange>
        </w:rPr>
        <w:t>ی</w:t>
      </w:r>
      <w:r w:rsidRPr="00F21993">
        <w:rPr>
          <w:rFonts w:cs="B Nazanin" w:hint="eastAsia"/>
          <w:rtl/>
          <w:rPrChange w:id="138" w:author="غزاله عرفانیان" w:date="2025-06-29T14:14:00Z" w16du:dateUtc="2025-06-29T10:44:00Z">
            <w:rPr>
              <w:rFonts w:cs="B Nazanin" w:hint="eastAsia"/>
              <w:b/>
              <w:bCs/>
              <w:rtl/>
            </w:rPr>
          </w:rPrChange>
        </w:rPr>
        <w:t>ن</w:t>
      </w:r>
      <w:r w:rsidRPr="00F21993">
        <w:rPr>
          <w:rFonts w:cs="B Nazanin"/>
          <w:rtl/>
          <w:rPrChange w:id="139" w:author="غزاله عرفانیان" w:date="2025-06-29T14:14:00Z" w16du:dateUtc="2025-06-29T10:44:00Z">
            <w:rPr>
              <w:rFonts w:cs="B Nazanin"/>
              <w:b/>
              <w:bCs/>
              <w:rtl/>
            </w:rPr>
          </w:rPrChange>
        </w:rPr>
        <w:t xml:space="preserve"> رشته</w:t>
      </w:r>
      <w:r w:rsidRPr="00F21993">
        <w:rPr>
          <w:rFonts w:cs="B Nazanin"/>
          <w:rtl/>
        </w:rPr>
        <w:t xml:space="preserve"> نیز کمک می‌کند</w:t>
      </w:r>
      <w:r w:rsidRPr="00F21993">
        <w:rPr>
          <w:rFonts w:cs="B Nazanin"/>
        </w:rPr>
        <w:t>.</w:t>
      </w:r>
      <w:ins w:id="140" w:author="غزاله عرفانیان" w:date="2025-06-29T14:30:00Z" w16du:dateUtc="2025-06-29T11:00:00Z">
        <w:r w:rsidR="009751A0">
          <w:rPr>
            <w:rFonts w:cs="B Nazanin" w:hint="cs"/>
            <w:rtl/>
          </w:rPr>
          <w:t xml:space="preserve"> </w:t>
        </w:r>
      </w:ins>
    </w:p>
    <w:p w14:paraId="0577FD17" w14:textId="1413D331" w:rsidR="00366ABD" w:rsidRDefault="00366ABD" w:rsidP="009751A0">
      <w:pPr>
        <w:bidi/>
        <w:jc w:val="both"/>
        <w:rPr>
          <w:ins w:id="141" w:author="غزاله عرفانیان" w:date="2025-06-29T14:47:00Z" w16du:dateUtc="2025-06-29T11:17:00Z"/>
          <w:rFonts w:cs="B Nazanin"/>
          <w:sz w:val="24"/>
          <w:szCs w:val="24"/>
          <w:rtl/>
        </w:rPr>
      </w:pPr>
      <w:r w:rsidRPr="00F21993">
        <w:rPr>
          <w:rFonts w:cs="B Nazanin"/>
          <w:rtl/>
        </w:rPr>
        <w:t xml:space="preserve">افزون بر این، </w:t>
      </w:r>
      <w:r w:rsidRPr="00F21993">
        <w:rPr>
          <w:rFonts w:cs="B Nazanin"/>
          <w:rtl/>
          <w:rPrChange w:id="142" w:author="غزاله عرفانیان" w:date="2025-06-29T14:14:00Z" w16du:dateUtc="2025-06-29T10:44:00Z">
            <w:rPr>
              <w:rFonts w:cs="B Nazanin"/>
              <w:b/>
              <w:bCs/>
              <w:rtl/>
            </w:rPr>
          </w:rPrChange>
        </w:rPr>
        <w:t>رشته‌ها</w:t>
      </w:r>
      <w:r w:rsidRPr="00F21993">
        <w:rPr>
          <w:rFonts w:cs="B Nazanin" w:hint="cs"/>
          <w:rtl/>
          <w:rPrChange w:id="143" w:author="غزاله عرفانیان" w:date="2025-06-29T14:14:00Z" w16du:dateUtc="2025-06-29T10:44:00Z">
            <w:rPr>
              <w:rFonts w:cs="B Nazanin" w:hint="cs"/>
              <w:b/>
              <w:bCs/>
              <w:rtl/>
            </w:rPr>
          </w:rPrChange>
        </w:rPr>
        <w:t>ی</w:t>
      </w:r>
      <w:r w:rsidRPr="00F21993">
        <w:rPr>
          <w:rFonts w:cs="B Nazanin"/>
          <w:rtl/>
          <w:rPrChange w:id="144" w:author="غزاله عرفانیان" w:date="2025-06-29T14:14:00Z" w16du:dateUtc="2025-06-29T10:44:00Z">
            <w:rPr>
              <w:rFonts w:cs="B Nazanin"/>
              <w:b/>
              <w:bCs/>
              <w:rtl/>
            </w:rPr>
          </w:rPrChange>
        </w:rPr>
        <w:t xml:space="preserve"> دانشگاه</w:t>
      </w:r>
      <w:r w:rsidRPr="00F21993">
        <w:rPr>
          <w:rFonts w:cs="B Nazanin" w:hint="cs"/>
          <w:rtl/>
          <w:rPrChange w:id="145" w:author="غزاله عرفانیان" w:date="2025-06-29T14:14:00Z" w16du:dateUtc="2025-06-29T10:44:00Z">
            <w:rPr>
              <w:rFonts w:cs="B Nazanin" w:hint="cs"/>
              <w:b/>
              <w:bCs/>
              <w:rtl/>
            </w:rPr>
          </w:rPrChange>
        </w:rPr>
        <w:t>ی</w:t>
      </w:r>
      <w:r w:rsidRPr="00F21993">
        <w:rPr>
          <w:rFonts w:cs="B Nazanin"/>
          <w:rtl/>
          <w:rPrChange w:id="146" w:author="غزاله عرفانیان" w:date="2025-06-29T14:14:00Z" w16du:dateUtc="2025-06-29T10:44:00Z">
            <w:rPr>
              <w:rFonts w:cs="B Nazanin"/>
              <w:b/>
              <w:bCs/>
              <w:rtl/>
            </w:rPr>
          </w:rPrChange>
        </w:rPr>
        <w:t xml:space="preserve"> در مراکز آموزش عال</w:t>
      </w:r>
      <w:r w:rsidRPr="00F21993">
        <w:rPr>
          <w:rFonts w:cs="B Nazanin" w:hint="cs"/>
          <w:rtl/>
          <w:rPrChange w:id="147" w:author="غزاله عرفانیان" w:date="2025-06-29T14:14:00Z" w16du:dateUtc="2025-06-29T10:44:00Z">
            <w:rPr>
              <w:rFonts w:cs="B Nazanin" w:hint="cs"/>
              <w:b/>
              <w:bCs/>
              <w:rtl/>
            </w:rPr>
          </w:rPrChange>
        </w:rPr>
        <w:t>ی</w:t>
      </w:r>
      <w:r w:rsidRPr="00F21993">
        <w:rPr>
          <w:rFonts w:cs="B Nazanin"/>
          <w:rtl/>
          <w:rPrChange w:id="148" w:author="غزاله عرفانیان" w:date="2025-06-29T14:14:00Z" w16du:dateUtc="2025-06-29T10:44:00Z">
            <w:rPr>
              <w:rFonts w:cs="B Nazanin"/>
              <w:b/>
              <w:bCs/>
              <w:rtl/>
            </w:rPr>
          </w:rPrChange>
        </w:rPr>
        <w:t xml:space="preserve"> مختلف ممکن است تحت تأث</w:t>
      </w:r>
      <w:r w:rsidRPr="00F21993">
        <w:rPr>
          <w:rFonts w:cs="B Nazanin" w:hint="cs"/>
          <w:rtl/>
          <w:rPrChange w:id="149" w:author="غزاله عرفانیان" w:date="2025-06-29T14:14:00Z" w16du:dateUtc="2025-06-29T10:44:00Z">
            <w:rPr>
              <w:rFonts w:cs="B Nazanin" w:hint="cs"/>
              <w:b/>
              <w:bCs/>
              <w:rtl/>
            </w:rPr>
          </w:rPrChange>
        </w:rPr>
        <w:t>ی</w:t>
      </w:r>
      <w:r w:rsidRPr="00F21993">
        <w:rPr>
          <w:rFonts w:cs="B Nazanin" w:hint="eastAsia"/>
          <w:rtl/>
          <w:rPrChange w:id="150" w:author="غزاله عرفانیان" w:date="2025-06-29T14:14:00Z" w16du:dateUtc="2025-06-29T10:44:00Z">
            <w:rPr>
              <w:rFonts w:cs="B Nazanin" w:hint="eastAsia"/>
              <w:b/>
              <w:bCs/>
              <w:rtl/>
            </w:rPr>
          </w:rPrChange>
        </w:rPr>
        <w:t>ر</w:t>
      </w:r>
      <w:r w:rsidRPr="00F21993">
        <w:rPr>
          <w:rFonts w:cs="B Nazanin"/>
          <w:rtl/>
          <w:rPrChange w:id="151" w:author="غزاله عرفانیان" w:date="2025-06-29T14:14:00Z" w16du:dateUtc="2025-06-29T10:44:00Z">
            <w:rPr>
              <w:rFonts w:cs="B Nazanin"/>
              <w:b/>
              <w:bCs/>
              <w:rtl/>
            </w:rPr>
          </w:rPrChange>
        </w:rPr>
        <w:t xml:space="preserve"> نگرش‌ها، س</w:t>
      </w:r>
      <w:r w:rsidRPr="00F21993">
        <w:rPr>
          <w:rFonts w:cs="B Nazanin" w:hint="cs"/>
          <w:rtl/>
          <w:rPrChange w:id="152" w:author="غزاله عرفانیان" w:date="2025-06-29T14:14:00Z" w16du:dateUtc="2025-06-29T10:44:00Z">
            <w:rPr>
              <w:rFonts w:cs="B Nazanin" w:hint="cs"/>
              <w:b/>
              <w:bCs/>
              <w:rtl/>
            </w:rPr>
          </w:rPrChange>
        </w:rPr>
        <w:t>ی</w:t>
      </w:r>
      <w:r w:rsidRPr="00F21993">
        <w:rPr>
          <w:rFonts w:cs="B Nazanin" w:hint="eastAsia"/>
          <w:rtl/>
          <w:rPrChange w:id="153" w:author="غزاله عرفانیان" w:date="2025-06-29T14:14:00Z" w16du:dateUtc="2025-06-29T10:44:00Z">
            <w:rPr>
              <w:rFonts w:cs="B Nazanin" w:hint="eastAsia"/>
              <w:b/>
              <w:bCs/>
              <w:rtl/>
            </w:rPr>
          </w:rPrChange>
        </w:rPr>
        <w:t>است‌ها</w:t>
      </w:r>
      <w:r w:rsidRPr="00F21993">
        <w:rPr>
          <w:rFonts w:cs="B Nazanin"/>
          <w:rtl/>
          <w:rPrChange w:id="154" w:author="غزاله عرفانیان" w:date="2025-06-29T14:14:00Z" w16du:dateUtc="2025-06-29T10:44:00Z">
            <w:rPr>
              <w:rFonts w:cs="B Nazanin"/>
              <w:b/>
              <w:bCs/>
              <w:rtl/>
            </w:rPr>
          </w:rPrChange>
        </w:rPr>
        <w:t xml:space="preserve"> و رو</w:t>
      </w:r>
      <w:r w:rsidRPr="00F21993">
        <w:rPr>
          <w:rFonts w:cs="B Nazanin" w:hint="cs"/>
          <w:rtl/>
          <w:rPrChange w:id="155" w:author="غزاله عرفانیان" w:date="2025-06-29T14:14:00Z" w16du:dateUtc="2025-06-29T10:44:00Z">
            <w:rPr>
              <w:rFonts w:cs="B Nazanin" w:hint="cs"/>
              <w:b/>
              <w:bCs/>
              <w:rtl/>
            </w:rPr>
          </w:rPrChange>
        </w:rPr>
        <w:t>ی</w:t>
      </w:r>
      <w:r w:rsidRPr="00F21993">
        <w:rPr>
          <w:rFonts w:cs="B Nazanin" w:hint="eastAsia"/>
          <w:rtl/>
          <w:rPrChange w:id="156" w:author="غزاله عرفانیان" w:date="2025-06-29T14:14:00Z" w16du:dateUtc="2025-06-29T10:44:00Z">
            <w:rPr>
              <w:rFonts w:cs="B Nazanin" w:hint="eastAsia"/>
              <w:b/>
              <w:bCs/>
              <w:rtl/>
            </w:rPr>
          </w:rPrChange>
        </w:rPr>
        <w:t>کردها</w:t>
      </w:r>
      <w:r w:rsidRPr="00F21993">
        <w:rPr>
          <w:rFonts w:cs="B Nazanin" w:hint="cs"/>
          <w:rtl/>
          <w:rPrChange w:id="157" w:author="غزاله عرفانیان" w:date="2025-06-29T14:14:00Z" w16du:dateUtc="2025-06-29T10:44:00Z">
            <w:rPr>
              <w:rFonts w:cs="B Nazanin" w:hint="cs"/>
              <w:b/>
              <w:bCs/>
              <w:rtl/>
            </w:rPr>
          </w:rPrChange>
        </w:rPr>
        <w:t>ی</w:t>
      </w:r>
      <w:r w:rsidRPr="00F21993">
        <w:rPr>
          <w:rFonts w:cs="B Nazanin"/>
          <w:rtl/>
          <w:rPrChange w:id="158" w:author="غزاله عرفانیان" w:date="2025-06-29T14:14:00Z" w16du:dateUtc="2025-06-29T10:44:00Z">
            <w:rPr>
              <w:rFonts w:cs="B Nazanin"/>
              <w:b/>
              <w:bCs/>
              <w:rtl/>
            </w:rPr>
          </w:rPrChange>
        </w:rPr>
        <w:t xml:space="preserve"> متفاوت علم</w:t>
      </w:r>
      <w:r w:rsidRPr="00F21993">
        <w:rPr>
          <w:rFonts w:cs="B Nazanin" w:hint="cs"/>
          <w:rtl/>
          <w:rPrChange w:id="159" w:author="غزاله عرفانیان" w:date="2025-06-29T14:14:00Z" w16du:dateUtc="2025-06-29T10:44:00Z">
            <w:rPr>
              <w:rFonts w:cs="B Nazanin" w:hint="cs"/>
              <w:b/>
              <w:bCs/>
              <w:rtl/>
            </w:rPr>
          </w:rPrChange>
        </w:rPr>
        <w:t>ی</w:t>
      </w:r>
      <w:r w:rsidRPr="00F21993">
        <w:rPr>
          <w:rFonts w:cs="B Nazanin"/>
          <w:rtl/>
          <w:rPrChange w:id="160" w:author="غزاله عرفانیان" w:date="2025-06-29T14:14:00Z" w16du:dateUtc="2025-06-29T10:44:00Z">
            <w:rPr>
              <w:rFonts w:cs="B Nazanin"/>
              <w:b/>
              <w:bCs/>
              <w:rtl/>
            </w:rPr>
          </w:rPrChange>
        </w:rPr>
        <w:t xml:space="preserve"> قرار گ</w:t>
      </w:r>
      <w:r w:rsidRPr="00F21993">
        <w:rPr>
          <w:rFonts w:cs="B Nazanin" w:hint="cs"/>
          <w:rtl/>
          <w:rPrChange w:id="161" w:author="غزاله عرفانیان" w:date="2025-06-29T14:14:00Z" w16du:dateUtc="2025-06-29T10:44:00Z">
            <w:rPr>
              <w:rFonts w:cs="B Nazanin" w:hint="cs"/>
              <w:b/>
              <w:bCs/>
              <w:rtl/>
            </w:rPr>
          </w:rPrChange>
        </w:rPr>
        <w:t>ی</w:t>
      </w:r>
      <w:r w:rsidRPr="00F21993">
        <w:rPr>
          <w:rFonts w:cs="B Nazanin" w:hint="eastAsia"/>
          <w:rtl/>
          <w:rPrChange w:id="162" w:author="غزاله عرفانیان" w:date="2025-06-29T14:14:00Z" w16du:dateUtc="2025-06-29T10:44:00Z">
            <w:rPr>
              <w:rFonts w:cs="B Nazanin" w:hint="eastAsia"/>
              <w:b/>
              <w:bCs/>
              <w:rtl/>
            </w:rPr>
          </w:rPrChange>
        </w:rPr>
        <w:t>رند</w:t>
      </w:r>
      <w:r w:rsidRPr="00F21993">
        <w:rPr>
          <w:rFonts w:cs="B Nazanin"/>
          <w:rtl/>
        </w:rPr>
        <w:t xml:space="preserve"> که این مسئله نیز می‌تواند باعث تفاوت در جهت‌گیری موضوعی پژوهش‌ها شود. در نتیجه، تحلیل جامع پایان‌نامه‌ها در سطح ملی، می‌تواند تصویری دقیق‌تر و منسجم‌تر از وضعیت و آینده پژوهش در رشته علم اطلاعات و دانش‌شناسی ارائه دهد</w:t>
      </w:r>
      <w:r w:rsidRPr="00F21993">
        <w:rPr>
          <w:rFonts w:cs="B Nazanin" w:hint="cs"/>
          <w:sz w:val="24"/>
          <w:szCs w:val="24"/>
          <w:rtl/>
        </w:rPr>
        <w:t xml:space="preserve"> ندارند</w:t>
      </w:r>
      <w:r w:rsidRPr="00F21993">
        <w:rPr>
          <w:rFonts w:cs="B Nazanin"/>
          <w:sz w:val="24"/>
          <w:szCs w:val="24"/>
          <w:rtl/>
        </w:rPr>
        <w:t xml:space="preserve"> (</w:t>
      </w:r>
      <w:r w:rsidRPr="00F21993">
        <w:rPr>
          <w:rFonts w:cs="B Nazanin" w:hint="cs"/>
          <w:sz w:val="24"/>
          <w:szCs w:val="24"/>
          <w:rtl/>
        </w:rPr>
        <w:t>دیانی</w:t>
      </w:r>
      <w:r w:rsidRPr="00F21993">
        <w:rPr>
          <w:rFonts w:cs="B Nazanin"/>
          <w:sz w:val="24"/>
          <w:szCs w:val="24"/>
          <w:rtl/>
        </w:rPr>
        <w:t xml:space="preserve"> 1387</w:t>
      </w:r>
      <w:r w:rsidRPr="00F21993">
        <w:rPr>
          <w:rFonts w:cs="B Nazanin" w:hint="cs"/>
          <w:sz w:val="24"/>
          <w:szCs w:val="24"/>
          <w:rtl/>
        </w:rPr>
        <w:t>؛</w:t>
      </w:r>
      <w:r w:rsidRPr="00F21993">
        <w:rPr>
          <w:rFonts w:cs="B Nazanin"/>
          <w:sz w:val="24"/>
          <w:szCs w:val="24"/>
          <w:rtl/>
        </w:rPr>
        <w:t xml:space="preserve"> </w:t>
      </w:r>
      <w:r w:rsidRPr="00F21993">
        <w:rPr>
          <w:rFonts w:cs="B Nazanin" w:hint="cs"/>
          <w:sz w:val="24"/>
          <w:szCs w:val="24"/>
          <w:rtl/>
        </w:rPr>
        <w:t>فتاحی</w:t>
      </w:r>
      <w:r w:rsidRPr="00F21993">
        <w:rPr>
          <w:rFonts w:cs="B Nazanin"/>
          <w:sz w:val="24"/>
          <w:szCs w:val="24"/>
          <w:rtl/>
        </w:rPr>
        <w:t xml:space="preserve"> 1388</w:t>
      </w:r>
      <w:r w:rsidRPr="00F21993">
        <w:rPr>
          <w:rFonts w:cs="B Nazanin" w:hint="cs"/>
          <w:sz w:val="24"/>
          <w:szCs w:val="24"/>
          <w:rtl/>
        </w:rPr>
        <w:t>؛</w:t>
      </w:r>
      <w:r w:rsidRPr="00F21993">
        <w:rPr>
          <w:rFonts w:cs="B Nazanin"/>
          <w:sz w:val="24"/>
          <w:szCs w:val="24"/>
          <w:rtl/>
        </w:rPr>
        <w:t xml:space="preserve"> </w:t>
      </w:r>
      <w:r w:rsidRPr="00F21993">
        <w:rPr>
          <w:rFonts w:cs="B Nazanin" w:hint="cs"/>
          <w:sz w:val="24"/>
          <w:szCs w:val="24"/>
          <w:rtl/>
        </w:rPr>
        <w:t>فتاحی</w:t>
      </w:r>
      <w:r w:rsidRPr="00F21993">
        <w:rPr>
          <w:rFonts w:cs="B Nazanin"/>
          <w:sz w:val="24"/>
          <w:szCs w:val="24"/>
          <w:rtl/>
        </w:rPr>
        <w:t xml:space="preserve"> 1390</w:t>
      </w:r>
      <w:r w:rsidRPr="00F21993">
        <w:rPr>
          <w:rFonts w:cs="B Nazanin" w:hint="cs"/>
          <w:sz w:val="24"/>
          <w:szCs w:val="24"/>
          <w:rtl/>
        </w:rPr>
        <w:t>؛</w:t>
      </w:r>
      <w:r w:rsidRPr="00F21993">
        <w:rPr>
          <w:rFonts w:cs="B Nazanin"/>
          <w:sz w:val="24"/>
          <w:szCs w:val="24"/>
          <w:rtl/>
        </w:rPr>
        <w:t xml:space="preserve"> </w:t>
      </w:r>
      <w:r w:rsidRPr="00F21993">
        <w:rPr>
          <w:rFonts w:cs="B Nazanin" w:hint="cs"/>
          <w:sz w:val="24"/>
          <w:szCs w:val="24"/>
          <w:rtl/>
        </w:rPr>
        <w:t>فتاحی،</w:t>
      </w:r>
      <w:r w:rsidRPr="00F21993">
        <w:rPr>
          <w:rFonts w:cs="B Nazanin"/>
          <w:sz w:val="24"/>
          <w:szCs w:val="24"/>
          <w:rtl/>
        </w:rPr>
        <w:t xml:space="preserve"> </w:t>
      </w:r>
      <w:r w:rsidRPr="00F21993">
        <w:rPr>
          <w:rFonts w:cs="B Nazanin" w:hint="cs"/>
          <w:sz w:val="24"/>
          <w:szCs w:val="24"/>
          <w:rtl/>
        </w:rPr>
        <w:t>بگلو</w:t>
      </w:r>
      <w:r w:rsidRPr="00F21993">
        <w:rPr>
          <w:rFonts w:cs="B Nazanin"/>
          <w:sz w:val="24"/>
          <w:szCs w:val="24"/>
          <w:rtl/>
        </w:rPr>
        <w:t xml:space="preserve"> </w:t>
      </w:r>
      <w:r w:rsidRPr="00F21993">
        <w:rPr>
          <w:rFonts w:cs="B Nazanin" w:hint="cs"/>
          <w:sz w:val="24"/>
          <w:szCs w:val="24"/>
          <w:rtl/>
        </w:rPr>
        <w:t>و</w:t>
      </w:r>
      <w:r w:rsidRPr="00F21993">
        <w:rPr>
          <w:rFonts w:cs="B Nazanin"/>
          <w:sz w:val="24"/>
          <w:szCs w:val="24"/>
          <w:rtl/>
        </w:rPr>
        <w:t xml:space="preserve"> </w:t>
      </w:r>
      <w:r w:rsidRPr="00F21993">
        <w:rPr>
          <w:rFonts w:cs="B Nazanin" w:hint="cs"/>
          <w:sz w:val="24"/>
          <w:szCs w:val="24"/>
          <w:rtl/>
        </w:rPr>
        <w:t>آخشیک</w:t>
      </w:r>
      <w:r w:rsidRPr="00F21993">
        <w:rPr>
          <w:rFonts w:cs="B Nazanin"/>
          <w:sz w:val="24"/>
          <w:szCs w:val="24"/>
          <w:rtl/>
        </w:rPr>
        <w:t xml:space="preserve"> 1393).</w:t>
      </w:r>
    </w:p>
    <w:p w14:paraId="4A3FA88C" w14:textId="77777777" w:rsidR="00F1137F" w:rsidDel="00F1137F" w:rsidRDefault="00F1137F" w:rsidP="00F1137F">
      <w:pPr>
        <w:bidi/>
        <w:jc w:val="both"/>
        <w:rPr>
          <w:del w:id="163" w:author="غزاله عرفانیان" w:date="2025-06-29T14:47:00Z" w16du:dateUtc="2025-06-29T11:17:00Z"/>
          <w:moveTo w:id="164" w:author="غزاله عرفانیان" w:date="2025-06-29T14:47:00Z" w16du:dateUtc="2025-06-29T11:17:00Z"/>
          <w:rFonts w:cs="B Nazanin"/>
          <w:sz w:val="24"/>
          <w:szCs w:val="24"/>
          <w:rtl/>
        </w:rPr>
      </w:pPr>
      <w:moveToRangeStart w:id="165" w:author="غزاله عرفانیان" w:date="2025-06-29T14:47:00Z" w:name="move202100861"/>
      <w:moveTo w:id="166" w:author="غزاله عرفانیان" w:date="2025-06-29T14:47:00Z" w16du:dateUtc="2025-06-29T11:17:00Z">
        <w:r w:rsidRPr="0026345A">
          <w:rPr>
            <w:rFonts w:cs="B Nazanin"/>
            <w:sz w:val="24"/>
            <w:szCs w:val="24"/>
            <w:rtl/>
          </w:rPr>
          <w:t xml:space="preserve">روند تولید علم و انتشار پایان‌نامه‌ها و رساله‌های علمی در رشته </w:t>
        </w:r>
        <w:r w:rsidRPr="00184EA2">
          <w:rPr>
            <w:rFonts w:cs="B Nazanin"/>
            <w:sz w:val="24"/>
            <w:szCs w:val="24"/>
            <w:rtl/>
          </w:rPr>
          <w:t>علم اطلاعات و دانش‌شناسی</w:t>
        </w:r>
        <w:r w:rsidRPr="0026345A">
          <w:rPr>
            <w:rFonts w:cs="B Nazanin"/>
            <w:sz w:val="24"/>
            <w:szCs w:val="24"/>
            <w:rtl/>
          </w:rPr>
          <w:t xml:space="preserve"> طی دهه‌های اخیر رشد قابل‌توجهی داشته است. با این حال، حجم بالای این اسناد علمی، دسترسی به اطلاعات کلیدی، تحلیل موضوعات پژوهشی، و شناسایی شکاف‌های تحقیقاتی را دشوار ساخته است. </w:t>
        </w:r>
        <w:r w:rsidRPr="0026345A">
          <w:rPr>
            <w:rFonts w:cs="B Nazanin" w:hint="cs"/>
            <w:sz w:val="24"/>
            <w:szCs w:val="24"/>
            <w:rtl/>
          </w:rPr>
          <w:t xml:space="preserve">همان گونه که پیشتر بیان شد </w:t>
        </w:r>
        <w:r w:rsidRPr="0026345A">
          <w:rPr>
            <w:rFonts w:cs="B Nazanin"/>
            <w:sz w:val="24"/>
            <w:szCs w:val="24"/>
            <w:rtl/>
          </w:rPr>
          <w:t xml:space="preserve">روش‌های سنتی تحلیل محتوا و دسته‌بندی موضوعی، عمدتاً </w:t>
        </w:r>
        <w:r w:rsidRPr="00184EA2">
          <w:rPr>
            <w:rFonts w:cs="B Nazanin"/>
            <w:sz w:val="24"/>
            <w:szCs w:val="24"/>
            <w:rtl/>
          </w:rPr>
          <w:t>زمان‌بر، وابسته به کارشناسان انسانی، و فاقد دقت لازم در استخراج الگوهای پنهان</w:t>
        </w:r>
        <w:r w:rsidRPr="0026345A">
          <w:rPr>
            <w:rFonts w:cs="B Nazanin"/>
            <w:sz w:val="24"/>
            <w:szCs w:val="24"/>
            <w:rtl/>
          </w:rPr>
          <w:t xml:space="preserve"> در متون علمی هستند</w:t>
        </w:r>
        <w:r w:rsidRPr="0026345A">
          <w:rPr>
            <w:rFonts w:cs="B Nazanin"/>
            <w:sz w:val="24"/>
            <w:szCs w:val="24"/>
          </w:rPr>
          <w:t xml:space="preserve"> (Blei, 2012) </w:t>
        </w:r>
        <w:r w:rsidRPr="0026345A">
          <w:rPr>
            <w:rFonts w:cs="B Nazanin"/>
            <w:sz w:val="24"/>
            <w:szCs w:val="24"/>
            <w:rtl/>
          </w:rPr>
          <w:t xml:space="preserve">در این راستا، </w:t>
        </w:r>
        <w:r w:rsidRPr="00184EA2">
          <w:rPr>
            <w:rFonts w:cs="B Nazanin"/>
            <w:sz w:val="24"/>
            <w:szCs w:val="24"/>
            <w:rtl/>
          </w:rPr>
          <w:t>مدل‌سازی موضوعی</w:t>
        </w:r>
        <w:r w:rsidRPr="0026345A">
          <w:rPr>
            <w:rFonts w:cs="B Nazanin"/>
            <w:sz w:val="24"/>
            <w:szCs w:val="24"/>
            <w:rtl/>
          </w:rPr>
          <w:t xml:space="preserve"> به‌عنوان یک روش نوین داده‌محور، امکان شناسایی و تحلیل موضوعات علمی نهفته در پایان‌نامه‌ها را فراهم می‌کند</w:t>
        </w:r>
        <w:r w:rsidRPr="0026345A">
          <w:rPr>
            <w:rFonts w:cs="B Nazanin"/>
            <w:sz w:val="24"/>
            <w:szCs w:val="24"/>
          </w:rPr>
          <w:t>.</w:t>
        </w:r>
        <w:r w:rsidRPr="0026345A">
          <w:rPr>
            <w:rFonts w:cs="B Nazanin"/>
            <w:sz w:val="24"/>
            <w:szCs w:val="24"/>
            <w:rtl/>
          </w:rPr>
          <w:t>مدل‌سازی موضوعی یک تکنیک پردازش زبان طبیعی</w:t>
        </w:r>
        <w:r w:rsidRPr="0026345A">
          <w:rPr>
            <w:rFonts w:cs="B Nazanin"/>
            <w:sz w:val="24"/>
            <w:szCs w:val="24"/>
          </w:rPr>
          <w:t xml:space="preserve"> (NLP) </w:t>
        </w:r>
        <w:r w:rsidRPr="0026345A">
          <w:rPr>
            <w:rFonts w:cs="B Nazanin"/>
            <w:sz w:val="24"/>
            <w:szCs w:val="24"/>
            <w:rtl/>
          </w:rPr>
          <w:t xml:space="preserve">است که به‌صورت خودکار، </w:t>
        </w:r>
        <w:r w:rsidRPr="00184EA2">
          <w:rPr>
            <w:rFonts w:cs="B Nazanin"/>
            <w:sz w:val="24"/>
            <w:szCs w:val="24"/>
            <w:rtl/>
          </w:rPr>
          <w:t>الگوهای معنایی و موضوعات پرتکرار در مجموعه‌های بزرگ متنی</w:t>
        </w:r>
        <w:r w:rsidRPr="0026345A">
          <w:rPr>
            <w:rFonts w:cs="B Nazanin"/>
            <w:sz w:val="24"/>
            <w:szCs w:val="24"/>
            <w:rtl/>
          </w:rPr>
          <w:t xml:space="preserve"> را استخراج و دسته‌بندی می‌کند</w:t>
        </w:r>
        <w:r w:rsidRPr="0026345A">
          <w:rPr>
            <w:rFonts w:cs="B Nazanin"/>
            <w:sz w:val="24"/>
            <w:szCs w:val="24"/>
          </w:rPr>
          <w:t xml:space="preserve"> (Steyvers &amp; Griffiths, 2007). </w:t>
        </w:r>
        <w:r w:rsidRPr="0026345A">
          <w:rPr>
            <w:rFonts w:cs="B Nazanin"/>
            <w:sz w:val="24"/>
            <w:szCs w:val="24"/>
            <w:rtl/>
          </w:rPr>
          <w:t xml:space="preserve">این روش علاوه بر کمک به </w:t>
        </w:r>
        <w:r w:rsidRPr="00184EA2">
          <w:rPr>
            <w:rFonts w:cs="B Nazanin"/>
            <w:sz w:val="24"/>
            <w:szCs w:val="24"/>
            <w:rtl/>
          </w:rPr>
          <w:lastRenderedPageBreak/>
          <w:t xml:space="preserve">نمایه‌سازی بهینه و بازیابی کارآمد اطلاعات </w:t>
        </w:r>
        <w:r w:rsidRPr="0026345A">
          <w:rPr>
            <w:rFonts w:cs="B Nazanin"/>
            <w:sz w:val="24"/>
            <w:szCs w:val="24"/>
            <w:rtl/>
          </w:rPr>
          <w:t xml:space="preserve">، می‌تواند در تحلیل روندهای پژوهشی، شناسایی موضوعات نوظهور، و بررسی تغییرات </w:t>
        </w:r>
        <w:r w:rsidRPr="0026345A">
          <w:rPr>
            <w:rFonts w:cs="B Nazanin" w:hint="cs"/>
            <w:sz w:val="24"/>
            <w:szCs w:val="24"/>
            <w:rtl/>
          </w:rPr>
          <w:t xml:space="preserve">در </w:t>
        </w:r>
        <w:r w:rsidRPr="0026345A">
          <w:rPr>
            <w:rFonts w:cs="B Nazanin"/>
            <w:sz w:val="24"/>
            <w:szCs w:val="24"/>
            <w:rtl/>
          </w:rPr>
          <w:t>حوزه</w:t>
        </w:r>
        <w:r w:rsidRPr="0026345A">
          <w:rPr>
            <w:rFonts w:cs="B Nazanin" w:hint="cs"/>
            <w:sz w:val="24"/>
            <w:szCs w:val="24"/>
            <w:rtl/>
          </w:rPr>
          <w:t xml:space="preserve"> های مختلف علمی از جمله </w:t>
        </w:r>
        <w:r w:rsidRPr="0026345A">
          <w:rPr>
            <w:rFonts w:cs="B Nazanin"/>
            <w:sz w:val="24"/>
            <w:szCs w:val="24"/>
            <w:rtl/>
          </w:rPr>
          <w:t xml:space="preserve"> علم اطلاعات و دانش‌شناسی طی سال‌های مختلف مؤثر باشد</w:t>
        </w:r>
        <w:r w:rsidRPr="0026345A">
          <w:rPr>
            <w:rFonts w:cs="B Nazanin"/>
            <w:sz w:val="24"/>
            <w:szCs w:val="24"/>
          </w:rPr>
          <w:t>.</w:t>
        </w:r>
        <w:r w:rsidRPr="0026345A">
          <w:rPr>
            <w:rFonts w:cs="B Nazanin"/>
            <w:sz w:val="24"/>
            <w:szCs w:val="24"/>
            <w:rtl/>
          </w:rPr>
          <w:t xml:space="preserve">با وجود اهمیت این موضوع، پژوهش‌های محدودی در ایران به تحلیل جامع پایان‌نامه‌ها و رساله‌های این رشته با رویکرد مدل‌سازی موضوعی پرداخته‌اند. اکثر مطالعات گذشته بیشتر بر </w:t>
        </w:r>
        <w:r w:rsidRPr="00184EA2">
          <w:rPr>
            <w:rFonts w:cs="B Nazanin"/>
            <w:sz w:val="24"/>
            <w:szCs w:val="24"/>
            <w:rtl/>
          </w:rPr>
          <w:t>روش‌های سنتی تحلیل محتوا، مرور نظام‌مند، یا بررسی کتاب‌سنجی</w:t>
        </w:r>
        <w:r w:rsidRPr="0026345A">
          <w:rPr>
            <w:rFonts w:cs="B Nazanin"/>
            <w:sz w:val="24"/>
            <w:szCs w:val="24"/>
            <w:rtl/>
          </w:rPr>
          <w:t xml:space="preserve"> متمرکز بوده‌اند</w:t>
        </w:r>
        <w:r w:rsidRPr="0026345A">
          <w:rPr>
            <w:rFonts w:cs="B Nazanin"/>
            <w:sz w:val="24"/>
            <w:szCs w:val="24"/>
          </w:rPr>
          <w:t xml:space="preserve"> (Mehri et al., 2021) </w:t>
        </w:r>
        <w:r w:rsidRPr="0026345A">
          <w:rPr>
            <w:rFonts w:cs="B Nazanin" w:hint="cs"/>
            <w:sz w:val="24"/>
            <w:szCs w:val="24"/>
            <w:rtl/>
          </w:rPr>
          <w:t>.</w:t>
        </w:r>
      </w:moveTo>
    </w:p>
    <w:moveToRangeEnd w:id="165"/>
    <w:p w14:paraId="70280E44" w14:textId="77777777" w:rsidR="00F1137F" w:rsidRPr="00F21993" w:rsidRDefault="00F1137F" w:rsidP="00F1137F">
      <w:pPr>
        <w:bidi/>
        <w:jc w:val="both"/>
        <w:rPr>
          <w:rFonts w:cs="B Nazanin"/>
        </w:rPr>
      </w:pPr>
    </w:p>
    <w:p w14:paraId="67351845" w14:textId="34D4E8FD" w:rsidR="00366ABD" w:rsidRPr="0026345A" w:rsidDel="009D42F9" w:rsidRDefault="00366ABD" w:rsidP="00EA65EA">
      <w:pPr>
        <w:bidi/>
        <w:jc w:val="both"/>
        <w:rPr>
          <w:moveFrom w:id="167" w:author="غزاله عرفانیان" w:date="2025-06-29T14:37:00Z" w16du:dateUtc="2025-06-29T11:07:00Z"/>
          <w:rFonts w:cs="B Nazanin"/>
        </w:rPr>
      </w:pPr>
      <w:moveFromRangeStart w:id="168" w:author="غزاله عرفانیان" w:date="2025-06-29T14:37:00Z" w:name="move202100239"/>
      <w:moveFrom w:id="169" w:author="غزاله عرفانیان" w:date="2025-06-29T14:37:00Z" w16du:dateUtc="2025-06-29T11:07:00Z">
        <w:r w:rsidRPr="0026345A" w:rsidDel="009D42F9">
          <w:rPr>
            <w:rFonts w:cs="B Nazanin"/>
            <w:rtl/>
          </w:rPr>
          <w:t xml:space="preserve">بنابراین، پژوهش حاضر با هدف </w:t>
        </w:r>
        <w:r w:rsidRPr="0026345A" w:rsidDel="009D42F9">
          <w:rPr>
            <w:rFonts w:cs="B Nazanin"/>
            <w:rtl/>
            <w:rPrChange w:id="170" w:author="غزاله عرفانیان" w:date="2025-06-29T14:35:00Z" w16du:dateUtc="2025-06-29T11:05:00Z">
              <w:rPr>
                <w:rFonts w:cs="B Nazanin"/>
                <w:b/>
                <w:bCs/>
                <w:rtl/>
              </w:rPr>
            </w:rPrChange>
          </w:rPr>
          <w:t>شناسا</w:t>
        </w:r>
        <w:r w:rsidRPr="0026345A" w:rsidDel="009D42F9">
          <w:rPr>
            <w:rFonts w:cs="B Nazanin" w:hint="cs"/>
            <w:rtl/>
            <w:rPrChange w:id="171" w:author="غزاله عرفانیان" w:date="2025-06-29T14:35:00Z" w16du:dateUtc="2025-06-29T11:05:00Z">
              <w:rPr>
                <w:rFonts w:cs="B Nazanin" w:hint="cs"/>
                <w:b/>
                <w:bCs/>
                <w:rtl/>
              </w:rPr>
            </w:rPrChange>
          </w:rPr>
          <w:t>یی</w:t>
        </w:r>
        <w:r w:rsidRPr="0026345A" w:rsidDel="009D42F9">
          <w:rPr>
            <w:rFonts w:cs="B Nazanin"/>
            <w:rtl/>
            <w:rPrChange w:id="172" w:author="غزاله عرفانیان" w:date="2025-06-29T14:35:00Z" w16du:dateUtc="2025-06-29T11:05:00Z">
              <w:rPr>
                <w:rFonts w:cs="B Nazanin"/>
                <w:b/>
                <w:bCs/>
                <w:rtl/>
              </w:rPr>
            </w:rPrChange>
          </w:rPr>
          <w:t xml:space="preserve"> و دسته‌بند</w:t>
        </w:r>
        <w:r w:rsidRPr="0026345A" w:rsidDel="009D42F9">
          <w:rPr>
            <w:rFonts w:cs="B Nazanin" w:hint="cs"/>
            <w:rtl/>
            <w:rPrChange w:id="173" w:author="غزاله عرفانیان" w:date="2025-06-29T14:35:00Z" w16du:dateUtc="2025-06-29T11:05:00Z">
              <w:rPr>
                <w:rFonts w:cs="B Nazanin" w:hint="cs"/>
                <w:b/>
                <w:bCs/>
                <w:rtl/>
              </w:rPr>
            </w:rPrChange>
          </w:rPr>
          <w:t>ی</w:t>
        </w:r>
        <w:r w:rsidRPr="0026345A" w:rsidDel="009D42F9">
          <w:rPr>
            <w:rFonts w:cs="B Nazanin"/>
            <w:rtl/>
            <w:rPrChange w:id="174" w:author="غزاله عرفانیان" w:date="2025-06-29T14:35:00Z" w16du:dateUtc="2025-06-29T11:05:00Z">
              <w:rPr>
                <w:rFonts w:cs="B Nazanin"/>
                <w:b/>
                <w:bCs/>
                <w:rtl/>
              </w:rPr>
            </w:rPrChange>
          </w:rPr>
          <w:t xml:space="preserve"> موضوع</w:t>
        </w:r>
        <w:r w:rsidRPr="0026345A" w:rsidDel="009D42F9">
          <w:rPr>
            <w:rFonts w:cs="B Nazanin" w:hint="cs"/>
            <w:rtl/>
            <w:rPrChange w:id="175" w:author="غزاله عرفانیان" w:date="2025-06-29T14:35:00Z" w16du:dateUtc="2025-06-29T11:05:00Z">
              <w:rPr>
                <w:rFonts w:cs="B Nazanin" w:hint="cs"/>
                <w:b/>
                <w:bCs/>
                <w:rtl/>
              </w:rPr>
            </w:rPrChange>
          </w:rPr>
          <w:t>ی</w:t>
        </w:r>
        <w:r w:rsidRPr="0026345A" w:rsidDel="009D42F9">
          <w:rPr>
            <w:rFonts w:cs="B Nazanin"/>
            <w:rtl/>
            <w:rPrChange w:id="176" w:author="غزاله عرفانیان" w:date="2025-06-29T14:35:00Z" w16du:dateUtc="2025-06-29T11:05:00Z">
              <w:rPr>
                <w:rFonts w:cs="B Nazanin"/>
                <w:b/>
                <w:bCs/>
                <w:rtl/>
              </w:rPr>
            </w:rPrChange>
          </w:rPr>
          <w:t xml:space="preserve"> پا</w:t>
        </w:r>
        <w:r w:rsidRPr="0026345A" w:rsidDel="009D42F9">
          <w:rPr>
            <w:rFonts w:cs="B Nazanin" w:hint="cs"/>
            <w:rtl/>
            <w:rPrChange w:id="177" w:author="غزاله عرفانیان" w:date="2025-06-29T14:35:00Z" w16du:dateUtc="2025-06-29T11:05:00Z">
              <w:rPr>
                <w:rFonts w:cs="B Nazanin" w:hint="cs"/>
                <w:b/>
                <w:bCs/>
                <w:rtl/>
              </w:rPr>
            </w:rPrChange>
          </w:rPr>
          <w:t>ی</w:t>
        </w:r>
        <w:r w:rsidRPr="0026345A" w:rsidDel="009D42F9">
          <w:rPr>
            <w:rFonts w:cs="B Nazanin" w:hint="eastAsia"/>
            <w:rtl/>
            <w:rPrChange w:id="178" w:author="غزاله عرفانیان" w:date="2025-06-29T14:35:00Z" w16du:dateUtc="2025-06-29T11:05:00Z">
              <w:rPr>
                <w:rFonts w:cs="B Nazanin" w:hint="eastAsia"/>
                <w:b/>
                <w:bCs/>
                <w:rtl/>
              </w:rPr>
            </w:rPrChange>
          </w:rPr>
          <w:t>ان‌نامه‌ها</w:t>
        </w:r>
        <w:r w:rsidRPr="0026345A" w:rsidDel="009D42F9">
          <w:rPr>
            <w:rFonts w:cs="B Nazanin" w:hint="cs"/>
            <w:rtl/>
            <w:rPrChange w:id="179" w:author="غزاله عرفانیان" w:date="2025-06-29T14:35:00Z" w16du:dateUtc="2025-06-29T11:05:00Z">
              <w:rPr>
                <w:rFonts w:cs="B Nazanin" w:hint="cs"/>
                <w:b/>
                <w:bCs/>
                <w:rtl/>
              </w:rPr>
            </w:rPrChange>
          </w:rPr>
          <w:t>ی</w:t>
        </w:r>
        <w:r w:rsidRPr="0026345A" w:rsidDel="009D42F9">
          <w:rPr>
            <w:rFonts w:cs="B Nazanin"/>
            <w:rtl/>
            <w:rPrChange w:id="180" w:author="غزاله عرفانیان" w:date="2025-06-29T14:35:00Z" w16du:dateUtc="2025-06-29T11:05:00Z">
              <w:rPr>
                <w:rFonts w:cs="B Nazanin"/>
                <w:b/>
                <w:bCs/>
                <w:rtl/>
              </w:rPr>
            </w:rPrChange>
          </w:rPr>
          <w:t xml:space="preserve"> رشته علم اطلاعات و دانش‌شناس</w:t>
        </w:r>
        <w:r w:rsidRPr="0026345A" w:rsidDel="009D42F9">
          <w:rPr>
            <w:rFonts w:cs="B Nazanin" w:hint="cs"/>
            <w:rtl/>
            <w:rPrChange w:id="181" w:author="غزاله عرفانیان" w:date="2025-06-29T14:35:00Z" w16du:dateUtc="2025-06-29T11:05:00Z">
              <w:rPr>
                <w:rFonts w:cs="B Nazanin" w:hint="cs"/>
                <w:b/>
                <w:bCs/>
                <w:rtl/>
              </w:rPr>
            </w:rPrChange>
          </w:rPr>
          <w:t>ی</w:t>
        </w:r>
        <w:r w:rsidRPr="0026345A" w:rsidDel="009D42F9">
          <w:rPr>
            <w:rFonts w:cs="B Nazanin"/>
            <w:rtl/>
          </w:rPr>
          <w:t>، در پی آن است که با بهره‌گیری از روش‌های متن‌کاوی، به درک دقیق‌تری از روندهای پژوهشی موجود، موضوعات داغ و سرد، و گرایش‌های بین‌رشته‌ای دست یابد. نتایج این پژوهش می‌تواند نقش راهبردی در هدایت پژوهش‌های آتی، جلوگیری از تکرار مطالعات، و ارتقاء بهره‌وری پژوهشی در این حوزه داشته باشد</w:t>
        </w:r>
        <w:r w:rsidRPr="0026345A" w:rsidDel="009D42F9">
          <w:rPr>
            <w:rFonts w:cs="B Nazanin"/>
          </w:rPr>
          <w:t>.</w:t>
        </w:r>
      </w:moveFrom>
    </w:p>
    <w:moveFromRangeEnd w:id="168"/>
    <w:p w14:paraId="7F3FFF6A" w14:textId="5A516A62" w:rsidR="0048482B" w:rsidDel="00A17BE0" w:rsidRDefault="00A17BE0" w:rsidP="00A17BE0">
      <w:pPr>
        <w:bidi/>
        <w:jc w:val="both"/>
        <w:rPr>
          <w:del w:id="182" w:author="غزاله عرفانیان" w:date="2025-06-29T14:44:00Z" w16du:dateUtc="2025-06-29T11:14:00Z"/>
          <w:rFonts w:cs="B Nazanin"/>
          <w:rtl/>
        </w:rPr>
      </w:pPr>
      <w:ins w:id="183" w:author="غزاله عرفانیان" w:date="2025-06-29T14:44:00Z">
        <w:r w:rsidRPr="00A17BE0">
          <w:rPr>
            <w:rFonts w:cs="B Nazanin"/>
            <w:rtl/>
          </w:rPr>
          <w:t>در سال‌های گذشته، پژوهشگران داخلی و خارجی با بهره‌گیری از روش‌هایی همچون تحلیل هم‌واژگانی (سهیلی، شعبانی و خاصه، 1394؛ بیرانوند و همکاران، 1398</w:t>
        </w:r>
      </w:ins>
      <w:ins w:id="184" w:author="غزاله عرفانیان" w:date="2025-07-17T13:43:00Z" w16du:dateUtc="2025-07-17T10:13:00Z">
        <w:r w:rsidR="00325081">
          <w:rPr>
            <w:rFonts w:cs="B Nazanin" w:hint="cs"/>
            <w:rtl/>
          </w:rPr>
          <w:t>)</w:t>
        </w:r>
      </w:ins>
      <w:ins w:id="185" w:author="غزاله عرفانیان" w:date="2025-06-29T14:44:00Z">
        <w:r w:rsidRPr="00A17BE0">
          <w:rPr>
            <w:rFonts w:cs="B Nazanin"/>
            <w:rtl/>
          </w:rPr>
          <w:t xml:space="preserve"> تحلیل محتوا (شرفی و نورمحمدی، 1393؛ محمدی، پناهی و سهیلی، 1394) و روش‌های دلفی و تحلیل طبقه‌بندی (باب‌الحوائجی و همکاران، 1393)، تلاش کرده‌اند تا گرایش‌ها و ساختار موضوعی حوزه علم اطلاعات و دانش‌شناسی را شناسایی و تحلیل کنند. با وجود ارزش این روش‌ها، محدودیت‌هایی جدی در کاربرد آن‌ها برای داده‌های متنی وسیع وجود دارد. برای نمونه، تحلیل هم‌واژگانی به دلیل اتکای صرف به هم‌رخدادی واژگان و ناتوانی در درک مفاهیم عمیق‌تر، در شناسایی دقیق‌تر زمینه‌های موضوعی با چالش مواجه است (احمدی و عصاره، 1396)، و تحلیل محتوای دستی نیز به‌دلیل زمان‌بر بودن و دخالت تفسیرهای ذهنی، در مقیاس‌های بزرگ کارایی لازم را ندارد (رضوانی، 1389). همچنین این روش‌ها در کشف موضوعات پنهان، نوظهور یا بین‌رشته‌ای که در متون علمی معاصر رایج شده‌اند، توان کافی ندارند. از آن‌جایی‌که رشته علم اطلاعات و دانش‌شناسی ذاتاً پویا و میان‌رشته‌ای است، نیازمند رویکردهایی است که بتوانند ساختار موضوعی تولیدات علمی را به‌صورت دقیق، پویا و مبتنی بر داده شناسایی و تحلیل کنند. در این میان، روش‌های نوین متن‌کاوی و مدل‌سازی موضوعی ، امکان کشف خودکار ساختارهای پنهان موضوعی را فراهم می‌سازند؛ این رویکردها علاوه بر صرفه‌جویی در زمان و منابع انسانی، قادر به درک روابط مفهومی پیچیده در میان متون هستند و می‌توانند طبقه‌بندی‌هایی جامع، دقیق و روزآمد ارائه دهند. با این حال، بررسی‌ها نشان می‌دهد که استفاده از این روش‌ها در تحلیل موضوعی پایان‌نامه‌های رشته علم اطلاعات و دانش‌شناسی در کشور، تاکنون به‌صورت نظام‌مند صورت نگرفته و جای خالی چنین پژوهش‌هایی به‌شدت احساس می‌شود</w:t>
        </w:r>
        <w:r w:rsidRPr="00A17BE0">
          <w:rPr>
            <w:rFonts w:cs="B Nazanin"/>
          </w:rPr>
          <w:t>.</w:t>
        </w:r>
      </w:ins>
      <w:del w:id="186" w:author="غزاله عرفانیان" w:date="2025-06-29T14:44:00Z" w16du:dateUtc="2025-06-29T11:14:00Z">
        <w:r w:rsidR="0048482B" w:rsidRPr="0026345A" w:rsidDel="00A17BE0">
          <w:rPr>
            <w:rFonts w:cs="B Nazanin"/>
            <w:rtl/>
          </w:rPr>
          <w:delText xml:space="preserve">در سال‌های گذشته، پژوهشگران داخلی و خارجی با بهره‌گیری از روش‌های مختلفی نظیر </w:delText>
        </w:r>
        <w:r w:rsidR="0048482B" w:rsidRPr="0026345A" w:rsidDel="00A17BE0">
          <w:rPr>
            <w:rFonts w:cs="B Nazanin"/>
            <w:rtl/>
            <w:rPrChange w:id="187" w:author="غزاله عرفانیان" w:date="2025-06-29T14:35:00Z" w16du:dateUtc="2025-06-29T11:05:00Z">
              <w:rPr>
                <w:rFonts w:cs="B Nazanin"/>
                <w:b/>
                <w:bCs/>
                <w:rtl/>
              </w:rPr>
            </w:rPrChange>
          </w:rPr>
          <w:delText>تحل</w:delText>
        </w:r>
        <w:r w:rsidR="0048482B" w:rsidRPr="0026345A" w:rsidDel="00A17BE0">
          <w:rPr>
            <w:rFonts w:cs="B Nazanin" w:hint="cs"/>
            <w:rtl/>
            <w:rPrChange w:id="188" w:author="غزاله عرفانیان" w:date="2025-06-29T14:35:00Z" w16du:dateUtc="2025-06-29T11:05:00Z">
              <w:rPr>
                <w:rFonts w:cs="B Nazanin" w:hint="cs"/>
                <w:b/>
                <w:bCs/>
                <w:rtl/>
              </w:rPr>
            </w:rPrChange>
          </w:rPr>
          <w:delText>ی</w:delText>
        </w:r>
        <w:r w:rsidR="0048482B" w:rsidRPr="0026345A" w:rsidDel="00A17BE0">
          <w:rPr>
            <w:rFonts w:cs="B Nazanin" w:hint="eastAsia"/>
            <w:rtl/>
            <w:rPrChange w:id="189" w:author="غزاله عرفانیان" w:date="2025-06-29T14:35:00Z" w16du:dateUtc="2025-06-29T11:05:00Z">
              <w:rPr>
                <w:rFonts w:cs="B Nazanin" w:hint="eastAsia"/>
                <w:b/>
                <w:bCs/>
                <w:rtl/>
              </w:rPr>
            </w:rPrChange>
          </w:rPr>
          <w:delText>ل</w:delText>
        </w:r>
        <w:r w:rsidR="0048482B" w:rsidRPr="0026345A" w:rsidDel="00A17BE0">
          <w:rPr>
            <w:rFonts w:cs="B Nazanin"/>
            <w:rtl/>
            <w:rPrChange w:id="190" w:author="غزاله عرفانیان" w:date="2025-06-29T14:35:00Z" w16du:dateUtc="2025-06-29T11:05:00Z">
              <w:rPr>
                <w:rFonts w:cs="B Nazanin"/>
                <w:b/>
                <w:bCs/>
                <w:rtl/>
              </w:rPr>
            </w:rPrChange>
          </w:rPr>
          <w:delText xml:space="preserve"> هم‌واژگان</w:delText>
        </w:r>
        <w:r w:rsidR="0048482B" w:rsidRPr="0026345A" w:rsidDel="00A17BE0">
          <w:rPr>
            <w:rFonts w:cs="B Nazanin" w:hint="cs"/>
            <w:rtl/>
            <w:rPrChange w:id="191" w:author="غزاله عرفانیان" w:date="2025-06-29T14:35:00Z" w16du:dateUtc="2025-06-29T11:05:00Z">
              <w:rPr>
                <w:rFonts w:cs="B Nazanin" w:hint="cs"/>
                <w:b/>
                <w:bCs/>
                <w:rtl/>
              </w:rPr>
            </w:rPrChange>
          </w:rPr>
          <w:delText>ی</w:delText>
        </w:r>
      </w:del>
      <w:del w:id="192" w:author="غزاله عرفانیان" w:date="2025-06-29T14:36:00Z" w16du:dateUtc="2025-06-29T11:06:00Z">
        <w:r w:rsidR="0048482B" w:rsidRPr="0026345A" w:rsidDel="006D0BC3">
          <w:rPr>
            <w:rFonts w:cs="B Nazanin"/>
            <w:rtl/>
          </w:rPr>
          <w:delText xml:space="preserve"> </w:delText>
        </w:r>
        <w:r w:rsidR="0048482B" w:rsidRPr="0026345A" w:rsidDel="006D0BC3">
          <w:rPr>
            <w:rFonts w:cs="B Nazanin"/>
          </w:rPr>
          <w:delText>(</w:delText>
        </w:r>
      </w:del>
      <w:del w:id="193" w:author="غزاله عرفانیان" w:date="2025-06-29T14:44:00Z" w16du:dateUtc="2025-06-29T11:14:00Z">
        <w:r w:rsidR="0048482B" w:rsidRPr="0026345A" w:rsidDel="00A17BE0">
          <w:rPr>
            <w:rFonts w:cs="B Nazanin"/>
            <w:rtl/>
          </w:rPr>
          <w:delText>سهیلی، شعبانی و خاصه، 1394؛ بیرانوند و همکاران، 1398؛ لی و هانگ، 2015</w:delText>
        </w:r>
      </w:del>
      <w:del w:id="194" w:author="غزاله عرفانیان" w:date="2025-06-29T14:36:00Z" w16du:dateUtc="2025-06-29T11:06:00Z">
        <w:r w:rsidR="0048482B" w:rsidRPr="0026345A" w:rsidDel="006D0BC3">
          <w:rPr>
            <w:rFonts w:cs="B Nazanin"/>
          </w:rPr>
          <w:delText>)</w:delText>
        </w:r>
        <w:r w:rsidR="0048482B" w:rsidRPr="0026345A" w:rsidDel="006D0BC3">
          <w:rPr>
            <w:rFonts w:cs="B Nazanin"/>
            <w:rtl/>
          </w:rPr>
          <w:delText xml:space="preserve">، </w:delText>
        </w:r>
      </w:del>
      <w:del w:id="195" w:author="غزاله عرفانیان" w:date="2025-06-29T14:44:00Z" w16du:dateUtc="2025-06-29T11:14:00Z">
        <w:r w:rsidR="0048482B" w:rsidRPr="0026345A" w:rsidDel="00A17BE0">
          <w:rPr>
            <w:rFonts w:cs="B Nazanin"/>
            <w:rtl/>
            <w:rPrChange w:id="196" w:author="غزاله عرفانیان" w:date="2025-06-29T14:35:00Z" w16du:dateUtc="2025-06-29T11:05:00Z">
              <w:rPr>
                <w:rFonts w:cs="B Nazanin"/>
                <w:b/>
                <w:bCs/>
                <w:rtl/>
              </w:rPr>
            </w:rPrChange>
          </w:rPr>
          <w:delText>تحل</w:delText>
        </w:r>
        <w:r w:rsidR="0048482B" w:rsidRPr="0026345A" w:rsidDel="00A17BE0">
          <w:rPr>
            <w:rFonts w:cs="B Nazanin" w:hint="cs"/>
            <w:rtl/>
            <w:rPrChange w:id="197" w:author="غزاله عرفانیان" w:date="2025-06-29T14:35:00Z" w16du:dateUtc="2025-06-29T11:05:00Z">
              <w:rPr>
                <w:rFonts w:cs="B Nazanin" w:hint="cs"/>
                <w:b/>
                <w:bCs/>
                <w:rtl/>
              </w:rPr>
            </w:rPrChange>
          </w:rPr>
          <w:delText>ی</w:delText>
        </w:r>
        <w:r w:rsidR="0048482B" w:rsidRPr="0026345A" w:rsidDel="00A17BE0">
          <w:rPr>
            <w:rFonts w:cs="B Nazanin" w:hint="eastAsia"/>
            <w:rtl/>
            <w:rPrChange w:id="198" w:author="غزاله عرفانیان" w:date="2025-06-29T14:35:00Z" w16du:dateUtc="2025-06-29T11:05:00Z">
              <w:rPr>
                <w:rFonts w:cs="B Nazanin" w:hint="eastAsia"/>
                <w:b/>
                <w:bCs/>
                <w:rtl/>
              </w:rPr>
            </w:rPrChange>
          </w:rPr>
          <w:delText>ل</w:delText>
        </w:r>
        <w:r w:rsidR="0048482B" w:rsidRPr="0026345A" w:rsidDel="00A17BE0">
          <w:rPr>
            <w:rFonts w:cs="B Nazanin"/>
            <w:rtl/>
            <w:rPrChange w:id="199" w:author="غزاله عرفانیان" w:date="2025-06-29T14:35:00Z" w16du:dateUtc="2025-06-29T11:05:00Z">
              <w:rPr>
                <w:rFonts w:cs="B Nazanin"/>
                <w:b/>
                <w:bCs/>
                <w:rtl/>
              </w:rPr>
            </w:rPrChange>
          </w:rPr>
          <w:delText xml:space="preserve"> محتوا</w:delText>
        </w:r>
        <w:r w:rsidR="0048482B" w:rsidRPr="0026345A" w:rsidDel="00A17BE0">
          <w:rPr>
            <w:rFonts w:cs="B Nazanin"/>
            <w:rtl/>
          </w:rPr>
          <w:delText xml:space="preserve"> (شرفی و نورمحمدی، 1393؛ محمدی، پناهی و سهیلی، 1394)، و یا </w:delText>
        </w:r>
        <w:r w:rsidR="0048482B" w:rsidRPr="0026345A" w:rsidDel="00A17BE0">
          <w:rPr>
            <w:rFonts w:cs="B Nazanin"/>
            <w:rtl/>
            <w:rPrChange w:id="200" w:author="غزاله عرفانیان" w:date="2025-06-29T14:35:00Z" w16du:dateUtc="2025-06-29T11:05:00Z">
              <w:rPr>
                <w:rFonts w:cs="B Nazanin"/>
                <w:b/>
                <w:bCs/>
                <w:rtl/>
              </w:rPr>
            </w:rPrChange>
          </w:rPr>
          <w:delText>روش‌ها</w:delText>
        </w:r>
        <w:r w:rsidR="0048482B" w:rsidRPr="0026345A" w:rsidDel="00A17BE0">
          <w:rPr>
            <w:rFonts w:cs="B Nazanin" w:hint="cs"/>
            <w:rtl/>
            <w:rPrChange w:id="201" w:author="غزاله عرفانیان" w:date="2025-06-29T14:35:00Z" w16du:dateUtc="2025-06-29T11:05:00Z">
              <w:rPr>
                <w:rFonts w:cs="B Nazanin" w:hint="cs"/>
                <w:b/>
                <w:bCs/>
                <w:rtl/>
              </w:rPr>
            </w:rPrChange>
          </w:rPr>
          <w:delText>ی</w:delText>
        </w:r>
        <w:r w:rsidR="0048482B" w:rsidRPr="0026345A" w:rsidDel="00A17BE0">
          <w:rPr>
            <w:rFonts w:cs="B Nazanin"/>
            <w:rtl/>
            <w:rPrChange w:id="202" w:author="غزاله عرفانیان" w:date="2025-06-29T14:35:00Z" w16du:dateUtc="2025-06-29T11:05:00Z">
              <w:rPr>
                <w:rFonts w:cs="B Nazanin"/>
                <w:b/>
                <w:bCs/>
                <w:rtl/>
              </w:rPr>
            </w:rPrChange>
          </w:rPr>
          <w:delText xml:space="preserve"> دلف</w:delText>
        </w:r>
        <w:r w:rsidR="0048482B" w:rsidRPr="0026345A" w:rsidDel="00A17BE0">
          <w:rPr>
            <w:rFonts w:cs="B Nazanin" w:hint="cs"/>
            <w:rtl/>
            <w:rPrChange w:id="203" w:author="غزاله عرفانیان" w:date="2025-06-29T14:35:00Z" w16du:dateUtc="2025-06-29T11:05:00Z">
              <w:rPr>
                <w:rFonts w:cs="B Nazanin" w:hint="cs"/>
                <w:b/>
                <w:bCs/>
                <w:rtl/>
              </w:rPr>
            </w:rPrChange>
          </w:rPr>
          <w:delText>ی</w:delText>
        </w:r>
        <w:r w:rsidR="0048482B" w:rsidRPr="0026345A" w:rsidDel="00A17BE0">
          <w:rPr>
            <w:rFonts w:cs="B Nazanin"/>
            <w:rtl/>
            <w:rPrChange w:id="204" w:author="غزاله عرفانیان" w:date="2025-06-29T14:35:00Z" w16du:dateUtc="2025-06-29T11:05:00Z">
              <w:rPr>
                <w:rFonts w:cs="B Nazanin"/>
                <w:b/>
                <w:bCs/>
                <w:rtl/>
              </w:rPr>
            </w:rPrChange>
          </w:rPr>
          <w:delText xml:space="preserve"> و تحل</w:delText>
        </w:r>
        <w:r w:rsidR="0048482B" w:rsidRPr="0026345A" w:rsidDel="00A17BE0">
          <w:rPr>
            <w:rFonts w:cs="B Nazanin" w:hint="cs"/>
            <w:rtl/>
            <w:rPrChange w:id="205" w:author="غزاله عرفانیان" w:date="2025-06-29T14:35:00Z" w16du:dateUtc="2025-06-29T11:05:00Z">
              <w:rPr>
                <w:rFonts w:cs="B Nazanin" w:hint="cs"/>
                <w:b/>
                <w:bCs/>
                <w:rtl/>
              </w:rPr>
            </w:rPrChange>
          </w:rPr>
          <w:delText>ی</w:delText>
        </w:r>
        <w:r w:rsidR="0048482B" w:rsidRPr="0026345A" w:rsidDel="00A17BE0">
          <w:rPr>
            <w:rFonts w:cs="B Nazanin" w:hint="eastAsia"/>
            <w:rtl/>
            <w:rPrChange w:id="206" w:author="غزاله عرفانیان" w:date="2025-06-29T14:35:00Z" w16du:dateUtc="2025-06-29T11:05:00Z">
              <w:rPr>
                <w:rFonts w:cs="B Nazanin" w:hint="eastAsia"/>
                <w:b/>
                <w:bCs/>
                <w:rtl/>
              </w:rPr>
            </w:rPrChange>
          </w:rPr>
          <w:delText>ل</w:delText>
        </w:r>
        <w:r w:rsidR="0048482B" w:rsidRPr="0026345A" w:rsidDel="00A17BE0">
          <w:rPr>
            <w:rFonts w:cs="B Nazanin"/>
            <w:rtl/>
            <w:rPrChange w:id="207" w:author="غزاله عرفانیان" w:date="2025-06-29T14:35:00Z" w16du:dateUtc="2025-06-29T11:05:00Z">
              <w:rPr>
                <w:rFonts w:cs="B Nazanin"/>
                <w:b/>
                <w:bCs/>
                <w:rtl/>
              </w:rPr>
            </w:rPrChange>
          </w:rPr>
          <w:delText xml:space="preserve"> طبقه‌بند</w:delText>
        </w:r>
        <w:r w:rsidR="0048482B" w:rsidRPr="0026345A" w:rsidDel="00A17BE0">
          <w:rPr>
            <w:rFonts w:cs="B Nazanin" w:hint="cs"/>
            <w:rtl/>
            <w:rPrChange w:id="208" w:author="غزاله عرفانیان" w:date="2025-06-29T14:35:00Z" w16du:dateUtc="2025-06-29T11:05:00Z">
              <w:rPr>
                <w:rFonts w:cs="B Nazanin" w:hint="cs"/>
                <w:b/>
                <w:bCs/>
                <w:rtl/>
              </w:rPr>
            </w:rPrChange>
          </w:rPr>
          <w:delText>ی</w:delText>
        </w:r>
        <w:r w:rsidR="0048482B" w:rsidRPr="0026345A" w:rsidDel="00A17BE0">
          <w:rPr>
            <w:rFonts w:cs="B Nazanin"/>
            <w:rtl/>
          </w:rPr>
          <w:delText xml:space="preserve"> (باب‌الحوائجی و همکاران، 1393)، تلاش کرده‌اند تا گرایش‌های موضوعی موجود در رشته علم اطلاعات و دانش‌شناسی را شناسایی و تحلیل کنند. هرچند این روش‌ها در جای خود ارزشمند و کاربردی‌اند، اما محدودیت‌هایی جدی دارند که استفاده از آن‌ها را در مقیاس‌های بزرگ و برای داده‌های متنی گسترده با چالش مواجه کرده است</w:delText>
        </w:r>
        <w:r w:rsidR="0048482B" w:rsidRPr="0026345A" w:rsidDel="00A17BE0">
          <w:rPr>
            <w:rFonts w:cs="B Nazanin"/>
          </w:rPr>
          <w:delText>.</w:delText>
        </w:r>
      </w:del>
      <w:ins w:id="209" w:author="R" w:date="2025-05-27T21:22:00Z">
        <w:del w:id="210" w:author="غزاله عرفانیان" w:date="2025-06-29T14:44:00Z" w16du:dateUtc="2025-06-29T11:14:00Z">
          <w:r w:rsidR="0072362F" w:rsidRPr="0026345A" w:rsidDel="00A17BE0">
            <w:rPr>
              <w:rFonts w:cs="B Nazanin" w:hint="cs"/>
              <w:rtl/>
            </w:rPr>
            <w:delText xml:space="preserve"> </w:delText>
          </w:r>
        </w:del>
      </w:ins>
    </w:p>
    <w:p w14:paraId="587B9F7E" w14:textId="77777777" w:rsidR="00A17BE0" w:rsidRPr="0026345A" w:rsidRDefault="00A17BE0" w:rsidP="00A17BE0">
      <w:pPr>
        <w:bidi/>
        <w:jc w:val="both"/>
        <w:rPr>
          <w:ins w:id="211" w:author="غزاله عرفانیان" w:date="2025-06-29T14:44:00Z" w16du:dateUtc="2025-06-29T11:14:00Z"/>
          <w:rFonts w:cs="B Nazanin"/>
        </w:rPr>
      </w:pPr>
    </w:p>
    <w:p w14:paraId="55368569" w14:textId="6C80F5D7" w:rsidR="0048482B" w:rsidRPr="0026345A" w:rsidDel="00A17BE0" w:rsidRDefault="0048482B" w:rsidP="00A17BE0">
      <w:pPr>
        <w:bidi/>
        <w:jc w:val="both"/>
        <w:rPr>
          <w:del w:id="212" w:author="غزاله عرفانیان" w:date="2025-06-29T14:44:00Z" w16du:dateUtc="2025-06-29T11:14:00Z"/>
          <w:rFonts w:cs="B Nazanin"/>
        </w:rPr>
      </w:pPr>
      <w:del w:id="213" w:author="غزاله عرفانیان" w:date="2025-06-29T14:44:00Z" w16du:dateUtc="2025-06-29T11:14:00Z">
        <w:r w:rsidRPr="0026345A" w:rsidDel="00A17BE0">
          <w:rPr>
            <w:rFonts w:cs="B Nazanin"/>
            <w:rtl/>
          </w:rPr>
          <w:delText>برای مثال، روش تحلیل هم‌واژگانی به دلیل اتکای صرف به هم‌رخدادی واژگان و ناتوانی در درک مفاهیم عمیق‌تر، در شناسایی دقیق زمینه‌های موضوعی با مشکل مواجه است (احمدی و عصاره، 1396). همچنین، تحلیل محتوا به‌دلیل ماهیت دستی و زمان‌بر بودن آن، به‌ویژه در مواجهه با حجم انبوه متون علمی، کارایی خود را از دست می‌دهد و ممکن است دقت آن تحت تأثیر تفسیرهای ذهنی تحلیل‌گران قرار گیرد (رضوانی، 1389)</w:delText>
        </w:r>
        <w:r w:rsidRPr="0026345A" w:rsidDel="00A17BE0">
          <w:rPr>
            <w:rFonts w:cs="B Nazanin"/>
          </w:rPr>
          <w:delText>.</w:delText>
        </w:r>
      </w:del>
      <w:ins w:id="214" w:author="R" w:date="2025-05-27T21:23:00Z">
        <w:del w:id="215" w:author="غزاله عرفانیان" w:date="2025-06-29T14:44:00Z" w16du:dateUtc="2025-06-29T11:14:00Z">
          <w:r w:rsidR="0072362F" w:rsidRPr="0026345A" w:rsidDel="00A17BE0">
            <w:rPr>
              <w:rFonts w:cs="B Nazanin" w:hint="cs"/>
              <w:rtl/>
            </w:rPr>
            <w:delText xml:space="preserve"> </w:delText>
          </w:r>
        </w:del>
      </w:ins>
    </w:p>
    <w:p w14:paraId="27A8E962" w14:textId="2D095F26" w:rsidR="0048482B" w:rsidRPr="0026345A" w:rsidDel="00A17BE0" w:rsidRDefault="0048482B" w:rsidP="00A17BE0">
      <w:pPr>
        <w:bidi/>
        <w:jc w:val="both"/>
        <w:rPr>
          <w:del w:id="216" w:author="غزاله عرفانیان" w:date="2025-06-29T14:44:00Z" w16du:dateUtc="2025-06-29T11:14:00Z"/>
          <w:rFonts w:cs="B Nazanin"/>
        </w:rPr>
      </w:pPr>
      <w:del w:id="217" w:author="غزاله عرفانیان" w:date="2025-06-29T14:44:00Z" w16du:dateUtc="2025-06-29T11:14:00Z">
        <w:r w:rsidRPr="0026345A" w:rsidDel="00A17BE0">
          <w:rPr>
            <w:rFonts w:cs="B Nazanin"/>
            <w:rtl/>
          </w:rPr>
          <w:delText xml:space="preserve">مهم‌تر از همه، بسیاری از این روش‌ها در دسته‌بندی و کشف </w:delText>
        </w:r>
        <w:r w:rsidRPr="0026345A" w:rsidDel="00A17BE0">
          <w:rPr>
            <w:rFonts w:cs="B Nazanin"/>
            <w:rtl/>
            <w:rPrChange w:id="218" w:author="غزاله عرفانیان" w:date="2025-06-29T14:35:00Z" w16du:dateUtc="2025-06-29T11:05:00Z">
              <w:rPr>
                <w:rFonts w:cs="B Nazanin"/>
                <w:b/>
                <w:bCs/>
                <w:rtl/>
              </w:rPr>
            </w:rPrChange>
          </w:rPr>
          <w:delText>موضوعات پنهان، نوظهور و ب</w:delText>
        </w:r>
        <w:r w:rsidRPr="0026345A" w:rsidDel="00A17BE0">
          <w:rPr>
            <w:rFonts w:cs="B Nazanin" w:hint="cs"/>
            <w:rtl/>
            <w:rPrChange w:id="219" w:author="غزاله عرفانیان" w:date="2025-06-29T14:35:00Z" w16du:dateUtc="2025-06-29T11:05:00Z">
              <w:rPr>
                <w:rFonts w:cs="B Nazanin" w:hint="cs"/>
                <w:b/>
                <w:bCs/>
                <w:rtl/>
              </w:rPr>
            </w:rPrChange>
          </w:rPr>
          <w:delText>ی</w:delText>
        </w:r>
        <w:r w:rsidRPr="0026345A" w:rsidDel="00A17BE0">
          <w:rPr>
            <w:rFonts w:cs="B Nazanin" w:hint="eastAsia"/>
            <w:rtl/>
            <w:rPrChange w:id="220" w:author="غزاله عرفانیان" w:date="2025-06-29T14:35:00Z" w16du:dateUtc="2025-06-29T11:05:00Z">
              <w:rPr>
                <w:rFonts w:cs="B Nazanin" w:hint="eastAsia"/>
                <w:b/>
                <w:bCs/>
                <w:rtl/>
              </w:rPr>
            </w:rPrChange>
          </w:rPr>
          <w:delText>ن‌رشته‌ا</w:delText>
        </w:r>
        <w:r w:rsidRPr="0026345A" w:rsidDel="00A17BE0">
          <w:rPr>
            <w:rFonts w:cs="B Nazanin" w:hint="cs"/>
            <w:rtl/>
            <w:rPrChange w:id="221" w:author="غزاله عرفانیان" w:date="2025-06-29T14:35:00Z" w16du:dateUtc="2025-06-29T11:05:00Z">
              <w:rPr>
                <w:rFonts w:cs="B Nazanin" w:hint="cs"/>
                <w:b/>
                <w:bCs/>
                <w:rtl/>
              </w:rPr>
            </w:rPrChange>
          </w:rPr>
          <w:delText>ی</w:delText>
        </w:r>
        <w:r w:rsidRPr="0026345A" w:rsidDel="00A17BE0">
          <w:rPr>
            <w:rFonts w:cs="B Nazanin"/>
            <w:rtl/>
          </w:rPr>
          <w:delText xml:space="preserve"> که در متون علمی معاصر حضور دارند، فاقد توانایی کافی هستند. این در حالی است که رشته علم اطلاعات و دانش‌شناسی، به دلیل ماهیت پویای خود و تعامل گسترده با دیگر حوزه‌های علمی، نیازمند رویکردهایی است که بتوانند به‌طور </w:delText>
        </w:r>
        <w:r w:rsidRPr="0026345A" w:rsidDel="00A17BE0">
          <w:rPr>
            <w:rFonts w:cs="B Nazanin"/>
            <w:rtl/>
            <w:rPrChange w:id="222" w:author="غزاله عرفانیان" w:date="2025-06-29T14:35:00Z" w16du:dateUtc="2025-06-29T11:05:00Z">
              <w:rPr>
                <w:rFonts w:cs="B Nazanin"/>
                <w:b/>
                <w:bCs/>
                <w:rtl/>
              </w:rPr>
            </w:rPrChange>
          </w:rPr>
          <w:delText>پو</w:delText>
        </w:r>
        <w:r w:rsidRPr="0026345A" w:rsidDel="00A17BE0">
          <w:rPr>
            <w:rFonts w:cs="B Nazanin" w:hint="cs"/>
            <w:rtl/>
            <w:rPrChange w:id="223" w:author="غزاله عرفانیان" w:date="2025-06-29T14:35:00Z" w16du:dateUtc="2025-06-29T11:05:00Z">
              <w:rPr>
                <w:rFonts w:cs="B Nazanin" w:hint="cs"/>
                <w:b/>
                <w:bCs/>
                <w:rtl/>
              </w:rPr>
            </w:rPrChange>
          </w:rPr>
          <w:delText>ی</w:delText>
        </w:r>
        <w:r w:rsidRPr="0026345A" w:rsidDel="00A17BE0">
          <w:rPr>
            <w:rFonts w:cs="B Nazanin" w:hint="eastAsia"/>
            <w:rtl/>
            <w:rPrChange w:id="224" w:author="غزاله عرفانیان" w:date="2025-06-29T14:35:00Z" w16du:dateUtc="2025-06-29T11:05:00Z">
              <w:rPr>
                <w:rFonts w:cs="B Nazanin" w:hint="eastAsia"/>
                <w:b/>
                <w:bCs/>
                <w:rtl/>
              </w:rPr>
            </w:rPrChange>
          </w:rPr>
          <w:delText>ا،</w:delText>
        </w:r>
        <w:r w:rsidRPr="0026345A" w:rsidDel="00A17BE0">
          <w:rPr>
            <w:rFonts w:cs="B Nazanin"/>
            <w:rtl/>
            <w:rPrChange w:id="225" w:author="غزاله عرفانیان" w:date="2025-06-29T14:35:00Z" w16du:dateUtc="2025-06-29T11:05:00Z">
              <w:rPr>
                <w:rFonts w:cs="B Nazanin"/>
                <w:b/>
                <w:bCs/>
                <w:rtl/>
              </w:rPr>
            </w:rPrChange>
          </w:rPr>
          <w:delText xml:space="preserve"> دق</w:delText>
        </w:r>
        <w:r w:rsidRPr="0026345A" w:rsidDel="00A17BE0">
          <w:rPr>
            <w:rFonts w:cs="B Nazanin" w:hint="cs"/>
            <w:rtl/>
            <w:rPrChange w:id="226" w:author="غزاله عرفانیان" w:date="2025-06-29T14:35:00Z" w16du:dateUtc="2025-06-29T11:05:00Z">
              <w:rPr>
                <w:rFonts w:cs="B Nazanin" w:hint="cs"/>
                <w:b/>
                <w:bCs/>
                <w:rtl/>
              </w:rPr>
            </w:rPrChange>
          </w:rPr>
          <w:delText>ی</w:delText>
        </w:r>
        <w:r w:rsidRPr="0026345A" w:rsidDel="00A17BE0">
          <w:rPr>
            <w:rFonts w:cs="B Nazanin" w:hint="eastAsia"/>
            <w:rtl/>
            <w:rPrChange w:id="227" w:author="غزاله عرفانیان" w:date="2025-06-29T14:35:00Z" w16du:dateUtc="2025-06-29T11:05:00Z">
              <w:rPr>
                <w:rFonts w:cs="B Nazanin" w:hint="eastAsia"/>
                <w:b/>
                <w:bCs/>
                <w:rtl/>
              </w:rPr>
            </w:rPrChange>
          </w:rPr>
          <w:delText>ق</w:delText>
        </w:r>
        <w:r w:rsidRPr="0026345A" w:rsidDel="00A17BE0">
          <w:rPr>
            <w:rFonts w:cs="B Nazanin"/>
            <w:rtl/>
            <w:rPrChange w:id="228" w:author="غزاله عرفانیان" w:date="2025-06-29T14:35:00Z" w16du:dateUtc="2025-06-29T11:05:00Z">
              <w:rPr>
                <w:rFonts w:cs="B Nazanin"/>
                <w:b/>
                <w:bCs/>
                <w:rtl/>
              </w:rPr>
            </w:rPrChange>
          </w:rPr>
          <w:delText xml:space="preserve"> و جامع</w:delText>
        </w:r>
        <w:r w:rsidRPr="0026345A" w:rsidDel="00A17BE0">
          <w:rPr>
            <w:rFonts w:cs="B Nazanin"/>
            <w:rtl/>
          </w:rPr>
          <w:delText xml:space="preserve"> ساختار موضوعی تولیدات علمی را شناسایی و تحلیل کنند</w:delText>
        </w:r>
        <w:r w:rsidRPr="0026345A" w:rsidDel="00A17BE0">
          <w:rPr>
            <w:rFonts w:cs="B Nazanin"/>
          </w:rPr>
          <w:delText>.</w:delText>
        </w:r>
      </w:del>
    </w:p>
    <w:p w14:paraId="56335BCA" w14:textId="70AA4E57" w:rsidR="00366ABD" w:rsidRPr="0026345A" w:rsidDel="00A17BE0" w:rsidRDefault="0048482B" w:rsidP="00A17BE0">
      <w:pPr>
        <w:bidi/>
        <w:jc w:val="both"/>
        <w:rPr>
          <w:del w:id="229" w:author="غزاله عرفانیان" w:date="2025-06-29T14:44:00Z" w16du:dateUtc="2025-06-29T11:14:00Z"/>
          <w:rFonts w:cs="B Nazanin"/>
          <w:rtl/>
        </w:rPr>
      </w:pPr>
      <w:del w:id="230" w:author="غزاله عرفانیان" w:date="2025-06-29T14:44:00Z" w16du:dateUtc="2025-06-29T11:14:00Z">
        <w:r w:rsidRPr="0026345A" w:rsidDel="00A17BE0">
          <w:rPr>
            <w:rFonts w:cs="B Nazanin"/>
            <w:rtl/>
          </w:rPr>
          <w:delText xml:space="preserve">در این میان، بهره‌گیری از </w:delText>
        </w:r>
        <w:r w:rsidRPr="0026345A" w:rsidDel="00A17BE0">
          <w:rPr>
            <w:rFonts w:cs="B Nazanin"/>
            <w:rtl/>
            <w:rPrChange w:id="231" w:author="غزاله عرفانیان" w:date="2025-06-29T14:35:00Z" w16du:dateUtc="2025-06-29T11:05:00Z">
              <w:rPr>
                <w:rFonts w:cs="B Nazanin"/>
                <w:b/>
                <w:bCs/>
                <w:rtl/>
              </w:rPr>
            </w:rPrChange>
          </w:rPr>
          <w:delText>روش‌ها</w:delText>
        </w:r>
        <w:r w:rsidRPr="0026345A" w:rsidDel="00A17BE0">
          <w:rPr>
            <w:rFonts w:cs="B Nazanin" w:hint="cs"/>
            <w:rtl/>
            <w:rPrChange w:id="232" w:author="غزاله عرفانیان" w:date="2025-06-29T14:35:00Z" w16du:dateUtc="2025-06-29T11:05:00Z">
              <w:rPr>
                <w:rFonts w:cs="B Nazanin" w:hint="cs"/>
                <w:b/>
                <w:bCs/>
                <w:rtl/>
              </w:rPr>
            </w:rPrChange>
          </w:rPr>
          <w:delText>ی</w:delText>
        </w:r>
        <w:r w:rsidRPr="0026345A" w:rsidDel="00A17BE0">
          <w:rPr>
            <w:rFonts w:cs="B Nazanin"/>
            <w:rtl/>
            <w:rPrChange w:id="233" w:author="غزاله عرفانیان" w:date="2025-06-29T14:35:00Z" w16du:dateUtc="2025-06-29T11:05:00Z">
              <w:rPr>
                <w:rFonts w:cs="B Nazanin"/>
                <w:b/>
                <w:bCs/>
                <w:rtl/>
              </w:rPr>
            </w:rPrChange>
          </w:rPr>
          <w:delText xml:space="preserve"> نو</w:delText>
        </w:r>
        <w:r w:rsidRPr="0026345A" w:rsidDel="00A17BE0">
          <w:rPr>
            <w:rFonts w:cs="B Nazanin" w:hint="cs"/>
            <w:rtl/>
            <w:rPrChange w:id="234" w:author="غزاله عرفانیان" w:date="2025-06-29T14:35:00Z" w16du:dateUtc="2025-06-29T11:05:00Z">
              <w:rPr>
                <w:rFonts w:cs="B Nazanin" w:hint="cs"/>
                <w:b/>
                <w:bCs/>
                <w:rtl/>
              </w:rPr>
            </w:rPrChange>
          </w:rPr>
          <w:delText>ی</w:delText>
        </w:r>
        <w:r w:rsidRPr="0026345A" w:rsidDel="00A17BE0">
          <w:rPr>
            <w:rFonts w:cs="B Nazanin" w:hint="eastAsia"/>
            <w:rtl/>
            <w:rPrChange w:id="235" w:author="غزاله عرفانیان" w:date="2025-06-29T14:35:00Z" w16du:dateUtc="2025-06-29T11:05:00Z">
              <w:rPr>
                <w:rFonts w:cs="B Nazanin" w:hint="eastAsia"/>
                <w:b/>
                <w:bCs/>
                <w:rtl/>
              </w:rPr>
            </w:rPrChange>
          </w:rPr>
          <w:delText>ن</w:delText>
        </w:r>
        <w:r w:rsidRPr="0026345A" w:rsidDel="00A17BE0">
          <w:rPr>
            <w:rFonts w:cs="B Nazanin"/>
            <w:rtl/>
            <w:rPrChange w:id="236" w:author="غزاله عرفانیان" w:date="2025-06-29T14:35:00Z" w16du:dateUtc="2025-06-29T11:05:00Z">
              <w:rPr>
                <w:rFonts w:cs="B Nazanin"/>
                <w:b/>
                <w:bCs/>
                <w:rtl/>
              </w:rPr>
            </w:rPrChange>
          </w:rPr>
          <w:delText xml:space="preserve"> متن‌کاو</w:delText>
        </w:r>
        <w:r w:rsidRPr="0026345A" w:rsidDel="00A17BE0">
          <w:rPr>
            <w:rFonts w:cs="B Nazanin" w:hint="cs"/>
            <w:rtl/>
            <w:rPrChange w:id="237" w:author="غزاله عرفانیان" w:date="2025-06-29T14:35:00Z" w16du:dateUtc="2025-06-29T11:05:00Z">
              <w:rPr>
                <w:rFonts w:cs="B Nazanin" w:hint="cs"/>
                <w:b/>
                <w:bCs/>
                <w:rtl/>
              </w:rPr>
            </w:rPrChange>
          </w:rPr>
          <w:delText>ی</w:delText>
        </w:r>
        <w:r w:rsidRPr="0026345A" w:rsidDel="00A17BE0">
          <w:rPr>
            <w:rFonts w:cs="B Nazanin"/>
            <w:rtl/>
            <w:rPrChange w:id="238" w:author="غزاله عرفانیان" w:date="2025-06-29T14:35:00Z" w16du:dateUtc="2025-06-29T11:05:00Z">
              <w:rPr>
                <w:rFonts w:cs="B Nazanin"/>
                <w:b/>
                <w:bCs/>
                <w:rtl/>
              </w:rPr>
            </w:rPrChange>
          </w:rPr>
          <w:delText xml:space="preserve"> و مدل‌ساز</w:delText>
        </w:r>
        <w:r w:rsidRPr="0026345A" w:rsidDel="00A17BE0">
          <w:rPr>
            <w:rFonts w:cs="B Nazanin" w:hint="cs"/>
            <w:rtl/>
            <w:rPrChange w:id="239" w:author="غزاله عرفانیان" w:date="2025-06-29T14:35:00Z" w16du:dateUtc="2025-06-29T11:05:00Z">
              <w:rPr>
                <w:rFonts w:cs="B Nazanin" w:hint="cs"/>
                <w:b/>
                <w:bCs/>
                <w:rtl/>
              </w:rPr>
            </w:rPrChange>
          </w:rPr>
          <w:delText>ی</w:delText>
        </w:r>
        <w:r w:rsidRPr="0026345A" w:rsidDel="00A17BE0">
          <w:rPr>
            <w:rFonts w:cs="B Nazanin"/>
            <w:rtl/>
            <w:rPrChange w:id="240" w:author="غزاله عرفانیان" w:date="2025-06-29T14:35:00Z" w16du:dateUtc="2025-06-29T11:05:00Z">
              <w:rPr>
                <w:rFonts w:cs="B Nazanin"/>
                <w:b/>
                <w:bCs/>
                <w:rtl/>
              </w:rPr>
            </w:rPrChange>
          </w:rPr>
          <w:delText xml:space="preserve"> موضوع</w:delText>
        </w:r>
        <w:r w:rsidRPr="0026345A" w:rsidDel="00A17BE0">
          <w:rPr>
            <w:rFonts w:cs="B Nazanin" w:hint="cs"/>
            <w:rtl/>
            <w:rPrChange w:id="241" w:author="غزاله عرفانیان" w:date="2025-06-29T14:35:00Z" w16du:dateUtc="2025-06-29T11:05:00Z">
              <w:rPr>
                <w:rFonts w:cs="B Nazanin" w:hint="cs"/>
                <w:b/>
                <w:bCs/>
                <w:rtl/>
              </w:rPr>
            </w:rPrChange>
          </w:rPr>
          <w:delText>ی</w:delText>
        </w:r>
        <w:r w:rsidRPr="0026345A" w:rsidDel="00A17BE0">
          <w:rPr>
            <w:rFonts w:cs="B Nazanin"/>
            <w:rtl/>
          </w:rPr>
          <w:delText xml:space="preserve"> </w:delText>
        </w:r>
        <w:commentRangeStart w:id="242"/>
        <w:r w:rsidRPr="0026345A" w:rsidDel="00A17BE0">
          <w:rPr>
            <w:rFonts w:cs="B Nazanin"/>
            <w:rtl/>
          </w:rPr>
          <w:delText xml:space="preserve">این </w:delText>
        </w:r>
        <w:commentRangeEnd w:id="242"/>
        <w:r w:rsidR="0072362F" w:rsidRPr="0026345A" w:rsidDel="00A17BE0">
          <w:rPr>
            <w:rStyle w:val="CommentReference"/>
            <w:rtl/>
          </w:rPr>
          <w:commentReference w:id="242"/>
        </w:r>
        <w:r w:rsidRPr="0026345A" w:rsidDel="00A17BE0">
          <w:rPr>
            <w:rFonts w:cs="B Nazanin"/>
            <w:rtl/>
          </w:rPr>
          <w:delText>امکان را فراهم می‌سازد تا پژوهشگران به‌صورت خودکار و مبتنی بر داده، به استخراج ساختارهای پنهان موضوعی در پایان‌نامه‌ها بپردازند. این رویکردها علاوه بر صرفه‌جویی در زمان و منابع، قادرند ارتباطات مفهومی پیچیده بین متون را کشف کرده و دسته‌بندی‌هایی جامع، دقیق و روزآمد ارائه دهند. علی‌رغم ظرفیت بالای این روش‌ها، تاکنون در حوزه علم اطلاعات و دانش‌شناسی، کمتر مورد استفاده نظام‌مند قرار گرفته‌اند و جای خالی پژوهش‌هایی که با تکیه بر این روش‌ها به تحلیل موضوعی پایان‌نامه‌ها بپردازند، به‌شدت احساس می‌شود</w:delText>
        </w:r>
        <w:r w:rsidRPr="0026345A" w:rsidDel="00A17BE0">
          <w:rPr>
            <w:rFonts w:cs="B Nazanin"/>
          </w:rPr>
          <w:delText>.</w:delText>
        </w:r>
      </w:del>
    </w:p>
    <w:p w14:paraId="10472B93" w14:textId="4577E815" w:rsidR="009D42F9" w:rsidDel="005B79BD" w:rsidRDefault="003E7685" w:rsidP="009D42F9">
      <w:pPr>
        <w:bidi/>
        <w:jc w:val="both"/>
        <w:rPr>
          <w:del w:id="243" w:author="غزاله عرفانیان" w:date="2025-06-29T14:37:00Z" w16du:dateUtc="2025-06-29T11:07:00Z"/>
          <w:rFonts w:cs="B Nazanin"/>
        </w:rPr>
      </w:pPr>
      <w:moveFromRangeStart w:id="244" w:author="غزاله عرفانیان" w:date="2025-06-29T14:47:00Z" w:name="move202100861"/>
      <w:moveFrom w:id="245" w:author="غزاله عرفانیان" w:date="2025-06-29T14:47:00Z" w16du:dateUtc="2025-06-29T11:17:00Z">
        <w:r w:rsidRPr="0026345A" w:rsidDel="00F1137F">
          <w:rPr>
            <w:rFonts w:cs="B Nazanin"/>
            <w:sz w:val="24"/>
            <w:szCs w:val="24"/>
            <w:rtl/>
          </w:rPr>
          <w:t xml:space="preserve">روند تولید علم و انتشار پایان‌نامه‌ها و رساله‌های علمی در رشته </w:t>
        </w:r>
        <w:r w:rsidRPr="0026345A" w:rsidDel="00F1137F">
          <w:rPr>
            <w:rFonts w:cs="B Nazanin"/>
            <w:sz w:val="24"/>
            <w:szCs w:val="24"/>
            <w:rtl/>
            <w:rPrChange w:id="246" w:author="غزاله عرفانیان" w:date="2025-06-29T14:35:00Z" w16du:dateUtc="2025-06-29T11:05:00Z">
              <w:rPr>
                <w:rFonts w:cs="B Nazanin"/>
                <w:b/>
                <w:bCs/>
                <w:sz w:val="24"/>
                <w:szCs w:val="24"/>
                <w:rtl/>
              </w:rPr>
            </w:rPrChange>
          </w:rPr>
          <w:t>علم اطلاعات و دانش‌شناس</w:t>
        </w:r>
        <w:r w:rsidRPr="0026345A" w:rsidDel="00F1137F">
          <w:rPr>
            <w:rFonts w:cs="B Nazanin" w:hint="cs"/>
            <w:sz w:val="24"/>
            <w:szCs w:val="24"/>
            <w:rtl/>
            <w:rPrChange w:id="247"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
          <w:t xml:space="preserve"> طی دهه‌های اخیر رشد قابل‌توجهی داشته است. با این حال، حجم بالای این اسناد علمی، دسترسی به اطلاعات کلیدی، تحلیل موضوعات پژوهشی، و شناسایی شکاف‌های تحقیقاتی را دشوار ساخته است. </w:t>
        </w:r>
        <w:r w:rsidR="00024CDB" w:rsidRPr="0026345A" w:rsidDel="00F1137F">
          <w:rPr>
            <w:rFonts w:cs="B Nazanin" w:hint="cs"/>
            <w:sz w:val="24"/>
            <w:szCs w:val="24"/>
            <w:rtl/>
          </w:rPr>
          <w:t xml:space="preserve">همان گونه که پیشتر بیان شد </w:t>
        </w:r>
        <w:r w:rsidRPr="0026345A" w:rsidDel="00F1137F">
          <w:rPr>
            <w:rFonts w:cs="B Nazanin"/>
            <w:sz w:val="24"/>
            <w:szCs w:val="24"/>
            <w:rtl/>
          </w:rPr>
          <w:t xml:space="preserve">روش‌های سنتی تحلیل محتوا و دسته‌بندی موضوعی، عمدتاً </w:t>
        </w:r>
        <w:r w:rsidRPr="0026345A" w:rsidDel="00F1137F">
          <w:rPr>
            <w:rFonts w:cs="B Nazanin"/>
            <w:sz w:val="24"/>
            <w:szCs w:val="24"/>
            <w:rtl/>
            <w:rPrChange w:id="248" w:author="غزاله عرفانیان" w:date="2025-06-29T14:35:00Z" w16du:dateUtc="2025-06-29T11:05:00Z">
              <w:rPr>
                <w:rFonts w:cs="B Nazanin"/>
                <w:b/>
                <w:bCs/>
                <w:sz w:val="24"/>
                <w:szCs w:val="24"/>
                <w:rtl/>
              </w:rPr>
            </w:rPrChange>
          </w:rPr>
          <w:t>زمان‌بر، وابسته به کارشناسان انسان</w:t>
        </w:r>
        <w:r w:rsidRPr="0026345A" w:rsidDel="00F1137F">
          <w:rPr>
            <w:rFonts w:cs="B Nazanin" w:hint="cs"/>
            <w:sz w:val="24"/>
            <w:szCs w:val="24"/>
            <w:rtl/>
            <w:rPrChange w:id="249"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50" w:author="غزاله عرفانیان" w:date="2025-06-29T14:35:00Z" w16du:dateUtc="2025-06-29T11:05:00Z">
              <w:rPr>
                <w:rFonts w:cs="B Nazanin" w:hint="eastAsia"/>
                <w:b/>
                <w:bCs/>
                <w:sz w:val="24"/>
                <w:szCs w:val="24"/>
                <w:rtl/>
              </w:rPr>
            </w:rPrChange>
          </w:rPr>
          <w:t>،</w:t>
        </w:r>
        <w:r w:rsidRPr="0026345A" w:rsidDel="00F1137F">
          <w:rPr>
            <w:rFonts w:cs="B Nazanin"/>
            <w:sz w:val="24"/>
            <w:szCs w:val="24"/>
            <w:rtl/>
            <w:rPrChange w:id="251" w:author="غزاله عرفانیان" w:date="2025-06-29T14:35:00Z" w16du:dateUtc="2025-06-29T11:05:00Z">
              <w:rPr>
                <w:rFonts w:cs="B Nazanin"/>
                <w:b/>
                <w:bCs/>
                <w:sz w:val="24"/>
                <w:szCs w:val="24"/>
                <w:rtl/>
              </w:rPr>
            </w:rPrChange>
          </w:rPr>
          <w:t xml:space="preserve"> و فاقد دقت لازم در استخراج الگوها</w:t>
        </w:r>
        <w:r w:rsidRPr="0026345A" w:rsidDel="00F1137F">
          <w:rPr>
            <w:rFonts w:cs="B Nazanin" w:hint="cs"/>
            <w:sz w:val="24"/>
            <w:szCs w:val="24"/>
            <w:rtl/>
            <w:rPrChange w:id="252"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53" w:author="غزاله عرفانیان" w:date="2025-06-29T14:35:00Z" w16du:dateUtc="2025-06-29T11:05:00Z">
              <w:rPr>
                <w:rFonts w:cs="B Nazanin"/>
                <w:b/>
                <w:bCs/>
                <w:sz w:val="24"/>
                <w:szCs w:val="24"/>
                <w:rtl/>
              </w:rPr>
            </w:rPrChange>
          </w:rPr>
          <w:t xml:space="preserve"> پنهان</w:t>
        </w:r>
        <w:r w:rsidRPr="0026345A" w:rsidDel="00F1137F">
          <w:rPr>
            <w:rFonts w:cs="B Nazanin"/>
            <w:sz w:val="24"/>
            <w:szCs w:val="24"/>
            <w:rtl/>
          </w:rPr>
          <w:t xml:space="preserve"> در متون علمی هستند</w:t>
        </w:r>
        <w:r w:rsidRPr="0026345A" w:rsidDel="00F1137F">
          <w:rPr>
            <w:rFonts w:cs="B Nazanin"/>
            <w:sz w:val="24"/>
            <w:szCs w:val="24"/>
          </w:rPr>
          <w:t xml:space="preserve"> (Blei, 2012) </w:t>
        </w:r>
        <w:r w:rsidRPr="0026345A" w:rsidDel="00F1137F">
          <w:rPr>
            <w:rFonts w:cs="B Nazanin"/>
            <w:sz w:val="24"/>
            <w:szCs w:val="24"/>
            <w:rtl/>
          </w:rPr>
          <w:t xml:space="preserve">در این راستا، </w:t>
        </w:r>
        <w:r w:rsidRPr="0026345A" w:rsidDel="00F1137F">
          <w:rPr>
            <w:rFonts w:cs="B Nazanin"/>
            <w:sz w:val="24"/>
            <w:szCs w:val="24"/>
            <w:rtl/>
            <w:rPrChange w:id="254" w:author="غزاله عرفانیان" w:date="2025-06-29T14:35:00Z" w16du:dateUtc="2025-06-29T11:05:00Z">
              <w:rPr>
                <w:rFonts w:cs="B Nazanin"/>
                <w:b/>
                <w:bCs/>
                <w:sz w:val="24"/>
                <w:szCs w:val="24"/>
                <w:rtl/>
              </w:rPr>
            </w:rPrChange>
          </w:rPr>
          <w:t>مدل‌ساز</w:t>
        </w:r>
        <w:r w:rsidRPr="0026345A" w:rsidDel="00F1137F">
          <w:rPr>
            <w:rFonts w:cs="B Nazanin" w:hint="cs"/>
            <w:sz w:val="24"/>
            <w:szCs w:val="24"/>
            <w:rtl/>
            <w:rPrChange w:id="255"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56" w:author="غزاله عرفانیان" w:date="2025-06-29T14:35:00Z" w16du:dateUtc="2025-06-29T11:05:00Z">
              <w:rPr>
                <w:rFonts w:cs="B Nazanin"/>
                <w:b/>
                <w:bCs/>
                <w:sz w:val="24"/>
                <w:szCs w:val="24"/>
                <w:rtl/>
              </w:rPr>
            </w:rPrChange>
          </w:rPr>
          <w:t xml:space="preserve"> موضوع</w:t>
        </w:r>
        <w:r w:rsidRPr="0026345A" w:rsidDel="00F1137F">
          <w:rPr>
            <w:rFonts w:cs="B Nazanin" w:hint="cs"/>
            <w:sz w:val="24"/>
            <w:szCs w:val="24"/>
            <w:rtl/>
            <w:rPrChange w:id="257"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
          <w:t xml:space="preserve"> به‌عنوان یک روش نوین داده‌محور، امکان شناسایی و تحلیل موضوعات علمی نهفته در پایان‌نامه‌ها را فراهم می‌کند</w:t>
        </w:r>
        <w:r w:rsidRPr="0026345A" w:rsidDel="00F1137F">
          <w:rPr>
            <w:rFonts w:cs="B Nazanin"/>
            <w:sz w:val="24"/>
            <w:szCs w:val="24"/>
          </w:rPr>
          <w:t>.</w:t>
        </w:r>
        <w:r w:rsidRPr="0026345A" w:rsidDel="00F1137F">
          <w:rPr>
            <w:rFonts w:cs="B Nazanin"/>
            <w:sz w:val="24"/>
            <w:szCs w:val="24"/>
            <w:rtl/>
          </w:rPr>
          <w:t>مدل‌سازی موضوعی یک تکنیک پردازش زبان طبیعی</w:t>
        </w:r>
        <w:r w:rsidRPr="0026345A" w:rsidDel="00F1137F">
          <w:rPr>
            <w:rFonts w:cs="B Nazanin"/>
            <w:sz w:val="24"/>
            <w:szCs w:val="24"/>
          </w:rPr>
          <w:t xml:space="preserve"> (NLP) </w:t>
        </w:r>
        <w:r w:rsidRPr="0026345A" w:rsidDel="00F1137F">
          <w:rPr>
            <w:rFonts w:cs="B Nazanin"/>
            <w:sz w:val="24"/>
            <w:szCs w:val="24"/>
            <w:rtl/>
          </w:rPr>
          <w:t xml:space="preserve">است که به‌صورت خودکار، </w:t>
        </w:r>
        <w:r w:rsidRPr="0026345A" w:rsidDel="00F1137F">
          <w:rPr>
            <w:rFonts w:cs="B Nazanin"/>
            <w:sz w:val="24"/>
            <w:szCs w:val="24"/>
            <w:rtl/>
            <w:rPrChange w:id="258" w:author="غزاله عرفانیان" w:date="2025-06-29T14:35:00Z" w16du:dateUtc="2025-06-29T11:05:00Z">
              <w:rPr>
                <w:rFonts w:cs="B Nazanin"/>
                <w:b/>
                <w:bCs/>
                <w:sz w:val="24"/>
                <w:szCs w:val="24"/>
                <w:rtl/>
              </w:rPr>
            </w:rPrChange>
          </w:rPr>
          <w:t>الگوها</w:t>
        </w:r>
        <w:r w:rsidRPr="0026345A" w:rsidDel="00F1137F">
          <w:rPr>
            <w:rFonts w:cs="B Nazanin" w:hint="cs"/>
            <w:sz w:val="24"/>
            <w:szCs w:val="24"/>
            <w:rtl/>
            <w:rPrChange w:id="259"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60" w:author="غزاله عرفانیان" w:date="2025-06-29T14:35:00Z" w16du:dateUtc="2025-06-29T11:05:00Z">
              <w:rPr>
                <w:rFonts w:cs="B Nazanin"/>
                <w:b/>
                <w:bCs/>
                <w:sz w:val="24"/>
                <w:szCs w:val="24"/>
                <w:rtl/>
              </w:rPr>
            </w:rPrChange>
          </w:rPr>
          <w:t xml:space="preserve"> معنا</w:t>
        </w:r>
        <w:r w:rsidRPr="0026345A" w:rsidDel="00F1137F">
          <w:rPr>
            <w:rFonts w:cs="B Nazanin" w:hint="cs"/>
            <w:sz w:val="24"/>
            <w:szCs w:val="24"/>
            <w:rtl/>
            <w:rPrChange w:id="261" w:author="غزاله عرفانیان" w:date="2025-06-29T14:35:00Z" w16du:dateUtc="2025-06-29T11:05:00Z">
              <w:rPr>
                <w:rFonts w:cs="B Nazanin" w:hint="cs"/>
                <w:b/>
                <w:bCs/>
                <w:sz w:val="24"/>
                <w:szCs w:val="24"/>
                <w:rtl/>
              </w:rPr>
            </w:rPrChange>
          </w:rPr>
          <w:t>یی</w:t>
        </w:r>
        <w:r w:rsidRPr="0026345A" w:rsidDel="00F1137F">
          <w:rPr>
            <w:rFonts w:cs="B Nazanin"/>
            <w:sz w:val="24"/>
            <w:szCs w:val="24"/>
            <w:rtl/>
            <w:rPrChange w:id="262" w:author="غزاله عرفانیان" w:date="2025-06-29T14:35:00Z" w16du:dateUtc="2025-06-29T11:05:00Z">
              <w:rPr>
                <w:rFonts w:cs="B Nazanin"/>
                <w:b/>
                <w:bCs/>
                <w:sz w:val="24"/>
                <w:szCs w:val="24"/>
                <w:rtl/>
              </w:rPr>
            </w:rPrChange>
          </w:rPr>
          <w:t xml:space="preserve"> و موضوعات پرتکرار در مجموعه‌ها</w:t>
        </w:r>
        <w:r w:rsidRPr="0026345A" w:rsidDel="00F1137F">
          <w:rPr>
            <w:rFonts w:cs="B Nazanin" w:hint="cs"/>
            <w:sz w:val="24"/>
            <w:szCs w:val="24"/>
            <w:rtl/>
            <w:rPrChange w:id="263"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64" w:author="غزاله عرفانیان" w:date="2025-06-29T14:35:00Z" w16du:dateUtc="2025-06-29T11:05:00Z">
              <w:rPr>
                <w:rFonts w:cs="B Nazanin"/>
                <w:b/>
                <w:bCs/>
                <w:sz w:val="24"/>
                <w:szCs w:val="24"/>
                <w:rtl/>
              </w:rPr>
            </w:rPrChange>
          </w:rPr>
          <w:t xml:space="preserve"> بزرگ متن</w:t>
        </w:r>
        <w:r w:rsidRPr="0026345A" w:rsidDel="00F1137F">
          <w:rPr>
            <w:rFonts w:cs="B Nazanin" w:hint="cs"/>
            <w:sz w:val="24"/>
            <w:szCs w:val="24"/>
            <w:rtl/>
            <w:rPrChange w:id="265"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
          <w:t xml:space="preserve"> را استخراج و دسته‌بندی می‌کند</w:t>
        </w:r>
        <w:r w:rsidRPr="0026345A" w:rsidDel="00F1137F">
          <w:rPr>
            <w:rFonts w:cs="B Nazanin"/>
            <w:sz w:val="24"/>
            <w:szCs w:val="24"/>
          </w:rPr>
          <w:t xml:space="preserve"> (Steyvers &amp; Griffiths, 2007). </w:t>
        </w:r>
        <w:r w:rsidRPr="0026345A" w:rsidDel="00F1137F">
          <w:rPr>
            <w:rFonts w:cs="B Nazanin"/>
            <w:sz w:val="24"/>
            <w:szCs w:val="24"/>
            <w:rtl/>
          </w:rPr>
          <w:t xml:space="preserve">این روش علاوه بر کمک به </w:t>
        </w:r>
        <w:r w:rsidRPr="0026345A" w:rsidDel="00F1137F">
          <w:rPr>
            <w:rFonts w:cs="B Nazanin"/>
            <w:sz w:val="24"/>
            <w:szCs w:val="24"/>
            <w:rtl/>
            <w:rPrChange w:id="266" w:author="غزاله عرفانیان" w:date="2025-06-29T14:35:00Z" w16du:dateUtc="2025-06-29T11:05:00Z">
              <w:rPr>
                <w:rFonts w:cs="B Nazanin"/>
                <w:b/>
                <w:bCs/>
                <w:sz w:val="24"/>
                <w:szCs w:val="24"/>
                <w:rtl/>
              </w:rPr>
            </w:rPrChange>
          </w:rPr>
          <w:t>نما</w:t>
        </w:r>
        <w:r w:rsidRPr="0026345A" w:rsidDel="00F1137F">
          <w:rPr>
            <w:rFonts w:cs="B Nazanin" w:hint="cs"/>
            <w:sz w:val="24"/>
            <w:szCs w:val="24"/>
            <w:rtl/>
            <w:rPrChange w:id="267"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68" w:author="غزاله عرفانیان" w:date="2025-06-29T14:35:00Z" w16du:dateUtc="2025-06-29T11:05:00Z">
              <w:rPr>
                <w:rFonts w:cs="B Nazanin" w:hint="eastAsia"/>
                <w:b/>
                <w:bCs/>
                <w:sz w:val="24"/>
                <w:szCs w:val="24"/>
                <w:rtl/>
              </w:rPr>
            </w:rPrChange>
          </w:rPr>
          <w:t>ه‌ساز</w:t>
        </w:r>
        <w:r w:rsidRPr="0026345A" w:rsidDel="00F1137F">
          <w:rPr>
            <w:rFonts w:cs="B Nazanin" w:hint="cs"/>
            <w:sz w:val="24"/>
            <w:szCs w:val="24"/>
            <w:rtl/>
            <w:rPrChange w:id="269"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70" w:author="غزاله عرفانیان" w:date="2025-06-29T14:35:00Z" w16du:dateUtc="2025-06-29T11:05:00Z">
              <w:rPr>
                <w:rFonts w:cs="B Nazanin"/>
                <w:b/>
                <w:bCs/>
                <w:sz w:val="24"/>
                <w:szCs w:val="24"/>
                <w:rtl/>
              </w:rPr>
            </w:rPrChange>
          </w:rPr>
          <w:t xml:space="preserve"> به</w:t>
        </w:r>
        <w:r w:rsidRPr="0026345A" w:rsidDel="00F1137F">
          <w:rPr>
            <w:rFonts w:cs="B Nazanin" w:hint="cs"/>
            <w:sz w:val="24"/>
            <w:szCs w:val="24"/>
            <w:rtl/>
            <w:rPrChange w:id="271"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72" w:author="غزاله عرفانیان" w:date="2025-06-29T14:35:00Z" w16du:dateUtc="2025-06-29T11:05:00Z">
              <w:rPr>
                <w:rFonts w:cs="B Nazanin" w:hint="eastAsia"/>
                <w:b/>
                <w:bCs/>
                <w:sz w:val="24"/>
                <w:szCs w:val="24"/>
                <w:rtl/>
              </w:rPr>
            </w:rPrChange>
          </w:rPr>
          <w:t>نه</w:t>
        </w:r>
        <w:r w:rsidRPr="0026345A" w:rsidDel="00F1137F">
          <w:rPr>
            <w:rFonts w:cs="B Nazanin"/>
            <w:sz w:val="24"/>
            <w:szCs w:val="24"/>
            <w:rtl/>
            <w:rPrChange w:id="273" w:author="غزاله عرفانیان" w:date="2025-06-29T14:35:00Z" w16du:dateUtc="2025-06-29T11:05:00Z">
              <w:rPr>
                <w:rFonts w:cs="B Nazanin"/>
                <w:b/>
                <w:bCs/>
                <w:sz w:val="24"/>
                <w:szCs w:val="24"/>
                <w:rtl/>
              </w:rPr>
            </w:rPrChange>
          </w:rPr>
          <w:t xml:space="preserve"> و باز</w:t>
        </w:r>
        <w:r w:rsidRPr="0026345A" w:rsidDel="00F1137F">
          <w:rPr>
            <w:rFonts w:cs="B Nazanin" w:hint="cs"/>
            <w:sz w:val="24"/>
            <w:szCs w:val="24"/>
            <w:rtl/>
            <w:rPrChange w:id="274"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75" w:author="غزاله عرفانیان" w:date="2025-06-29T14:35:00Z" w16du:dateUtc="2025-06-29T11:05:00Z">
              <w:rPr>
                <w:rFonts w:cs="B Nazanin" w:hint="eastAsia"/>
                <w:b/>
                <w:bCs/>
                <w:sz w:val="24"/>
                <w:szCs w:val="24"/>
                <w:rtl/>
              </w:rPr>
            </w:rPrChange>
          </w:rPr>
          <w:t>اب</w:t>
        </w:r>
        <w:r w:rsidRPr="0026345A" w:rsidDel="00F1137F">
          <w:rPr>
            <w:rFonts w:cs="B Nazanin" w:hint="cs"/>
            <w:sz w:val="24"/>
            <w:szCs w:val="24"/>
            <w:rtl/>
            <w:rPrChange w:id="276"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77" w:author="غزاله عرفانیان" w:date="2025-06-29T14:35:00Z" w16du:dateUtc="2025-06-29T11:05:00Z">
              <w:rPr>
                <w:rFonts w:cs="B Nazanin"/>
                <w:b/>
                <w:bCs/>
                <w:sz w:val="24"/>
                <w:szCs w:val="24"/>
                <w:rtl/>
              </w:rPr>
            </w:rPrChange>
          </w:rPr>
          <w:t xml:space="preserve"> </w:t>
        </w:r>
        <w:r w:rsidR="0048482B" w:rsidRPr="0026345A" w:rsidDel="00F1137F">
          <w:rPr>
            <w:rFonts w:cs="B Nazanin"/>
            <w:sz w:val="24"/>
            <w:szCs w:val="24"/>
            <w:rtl/>
            <w:rPrChange w:id="278" w:author="غزاله عرفانیان" w:date="2025-06-29T14:35:00Z" w16du:dateUtc="2025-06-29T11:05:00Z">
              <w:rPr>
                <w:rFonts w:cs="B Nazanin"/>
                <w:b/>
                <w:bCs/>
                <w:sz w:val="24"/>
                <w:szCs w:val="24"/>
                <w:rtl/>
              </w:rPr>
            </w:rPrChange>
          </w:rPr>
          <w:t xml:space="preserve">کارآمد </w:t>
        </w:r>
        <w:r w:rsidRPr="0026345A" w:rsidDel="00F1137F">
          <w:rPr>
            <w:rFonts w:cs="B Nazanin"/>
            <w:sz w:val="24"/>
            <w:szCs w:val="24"/>
            <w:rtl/>
            <w:rPrChange w:id="279" w:author="غزاله عرفانیان" w:date="2025-06-29T14:35:00Z" w16du:dateUtc="2025-06-29T11:05:00Z">
              <w:rPr>
                <w:rFonts w:cs="B Nazanin"/>
                <w:b/>
                <w:bCs/>
                <w:sz w:val="24"/>
                <w:szCs w:val="24"/>
                <w:rtl/>
              </w:rPr>
            </w:rPrChange>
          </w:rPr>
          <w:t xml:space="preserve">اطلاعات </w:t>
        </w:r>
        <w:r w:rsidRPr="0026345A" w:rsidDel="00F1137F">
          <w:rPr>
            <w:rFonts w:cs="B Nazanin"/>
            <w:sz w:val="24"/>
            <w:szCs w:val="24"/>
            <w:rtl/>
          </w:rPr>
          <w:t xml:space="preserve">، می‌تواند در تحلیل روندهای پژوهشی، شناسایی موضوعات نوظهور، و بررسی تغییرات </w:t>
        </w:r>
        <w:r w:rsidR="0034136D" w:rsidRPr="0026345A" w:rsidDel="00F1137F">
          <w:rPr>
            <w:rFonts w:cs="B Nazanin" w:hint="cs"/>
            <w:sz w:val="24"/>
            <w:szCs w:val="24"/>
            <w:rtl/>
          </w:rPr>
          <w:t xml:space="preserve">در </w:t>
        </w:r>
        <w:r w:rsidRPr="0026345A" w:rsidDel="00F1137F">
          <w:rPr>
            <w:rFonts w:cs="B Nazanin"/>
            <w:sz w:val="24"/>
            <w:szCs w:val="24"/>
            <w:rtl/>
          </w:rPr>
          <w:t>حوزه</w:t>
        </w:r>
        <w:r w:rsidR="0034136D" w:rsidRPr="0026345A" w:rsidDel="00F1137F">
          <w:rPr>
            <w:rFonts w:cs="B Nazanin" w:hint="cs"/>
            <w:sz w:val="24"/>
            <w:szCs w:val="24"/>
            <w:rtl/>
          </w:rPr>
          <w:t xml:space="preserve"> های مختلف علمی از جمله </w:t>
        </w:r>
        <w:r w:rsidRPr="0026345A" w:rsidDel="00F1137F">
          <w:rPr>
            <w:rFonts w:cs="B Nazanin"/>
            <w:sz w:val="24"/>
            <w:szCs w:val="24"/>
            <w:rtl/>
          </w:rPr>
          <w:t xml:space="preserve"> علم اطلاعات و دانش‌شناسی طی سال‌های مختلف مؤثر باشد</w:t>
        </w:r>
        <w:r w:rsidRPr="0026345A" w:rsidDel="00F1137F">
          <w:rPr>
            <w:rFonts w:cs="B Nazanin"/>
            <w:sz w:val="24"/>
            <w:szCs w:val="24"/>
          </w:rPr>
          <w:t>.</w:t>
        </w:r>
        <w:r w:rsidRPr="0026345A" w:rsidDel="00F1137F">
          <w:rPr>
            <w:rFonts w:cs="B Nazanin"/>
            <w:sz w:val="24"/>
            <w:szCs w:val="24"/>
            <w:rtl/>
          </w:rPr>
          <w:t xml:space="preserve">با وجود اهمیت این موضوع، پژوهش‌های محدودی در ایران به تحلیل جامع پایان‌نامه‌ها و رساله‌های این رشته با رویکرد مدل‌سازی موضوعی پرداخته‌اند. اکثر مطالعات گذشته بیشتر بر </w:t>
        </w:r>
        <w:r w:rsidRPr="0026345A" w:rsidDel="00F1137F">
          <w:rPr>
            <w:rFonts w:cs="B Nazanin"/>
            <w:sz w:val="24"/>
            <w:szCs w:val="24"/>
            <w:rtl/>
            <w:rPrChange w:id="280" w:author="غزاله عرفانیان" w:date="2025-06-29T14:35:00Z" w16du:dateUtc="2025-06-29T11:05:00Z">
              <w:rPr>
                <w:rFonts w:cs="B Nazanin"/>
                <w:b/>
                <w:bCs/>
                <w:sz w:val="24"/>
                <w:szCs w:val="24"/>
                <w:rtl/>
              </w:rPr>
            </w:rPrChange>
          </w:rPr>
          <w:t>روش‌ها</w:t>
        </w:r>
        <w:r w:rsidRPr="0026345A" w:rsidDel="00F1137F">
          <w:rPr>
            <w:rFonts w:cs="B Nazanin" w:hint="cs"/>
            <w:sz w:val="24"/>
            <w:szCs w:val="24"/>
            <w:rtl/>
            <w:rPrChange w:id="281"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82" w:author="غزاله عرفانیان" w:date="2025-06-29T14:35:00Z" w16du:dateUtc="2025-06-29T11:05:00Z">
              <w:rPr>
                <w:rFonts w:cs="B Nazanin"/>
                <w:b/>
                <w:bCs/>
                <w:sz w:val="24"/>
                <w:szCs w:val="24"/>
                <w:rtl/>
              </w:rPr>
            </w:rPrChange>
          </w:rPr>
          <w:t xml:space="preserve"> سنت</w:t>
        </w:r>
        <w:r w:rsidRPr="0026345A" w:rsidDel="00F1137F">
          <w:rPr>
            <w:rFonts w:cs="B Nazanin" w:hint="cs"/>
            <w:sz w:val="24"/>
            <w:szCs w:val="24"/>
            <w:rtl/>
            <w:rPrChange w:id="283"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84" w:author="غزاله عرفانیان" w:date="2025-06-29T14:35:00Z" w16du:dateUtc="2025-06-29T11:05:00Z">
              <w:rPr>
                <w:rFonts w:cs="B Nazanin"/>
                <w:b/>
                <w:bCs/>
                <w:sz w:val="24"/>
                <w:szCs w:val="24"/>
                <w:rtl/>
              </w:rPr>
            </w:rPrChange>
          </w:rPr>
          <w:t xml:space="preserve"> تحل</w:t>
        </w:r>
        <w:r w:rsidRPr="0026345A" w:rsidDel="00F1137F">
          <w:rPr>
            <w:rFonts w:cs="B Nazanin" w:hint="cs"/>
            <w:sz w:val="24"/>
            <w:szCs w:val="24"/>
            <w:rtl/>
            <w:rPrChange w:id="285"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86" w:author="غزاله عرفانیان" w:date="2025-06-29T14:35:00Z" w16du:dateUtc="2025-06-29T11:05:00Z">
              <w:rPr>
                <w:rFonts w:cs="B Nazanin" w:hint="eastAsia"/>
                <w:b/>
                <w:bCs/>
                <w:sz w:val="24"/>
                <w:szCs w:val="24"/>
                <w:rtl/>
              </w:rPr>
            </w:rPrChange>
          </w:rPr>
          <w:t>ل</w:t>
        </w:r>
        <w:r w:rsidRPr="0026345A" w:rsidDel="00F1137F">
          <w:rPr>
            <w:rFonts w:cs="B Nazanin"/>
            <w:sz w:val="24"/>
            <w:szCs w:val="24"/>
            <w:rtl/>
            <w:rPrChange w:id="287" w:author="غزاله عرفانیان" w:date="2025-06-29T14:35:00Z" w16du:dateUtc="2025-06-29T11:05:00Z">
              <w:rPr>
                <w:rFonts w:cs="B Nazanin"/>
                <w:b/>
                <w:bCs/>
                <w:sz w:val="24"/>
                <w:szCs w:val="24"/>
                <w:rtl/>
              </w:rPr>
            </w:rPrChange>
          </w:rPr>
          <w:t xml:space="preserve"> محتوا، مرور نظام‌مند، </w:t>
        </w:r>
        <w:r w:rsidRPr="0026345A" w:rsidDel="00F1137F">
          <w:rPr>
            <w:rFonts w:cs="B Nazanin" w:hint="cs"/>
            <w:sz w:val="24"/>
            <w:szCs w:val="24"/>
            <w:rtl/>
            <w:rPrChange w:id="288" w:author="غزاله عرفانیان" w:date="2025-06-29T14:35:00Z" w16du:dateUtc="2025-06-29T11:05:00Z">
              <w:rPr>
                <w:rFonts w:cs="B Nazanin" w:hint="cs"/>
                <w:b/>
                <w:bCs/>
                <w:sz w:val="24"/>
                <w:szCs w:val="24"/>
                <w:rtl/>
              </w:rPr>
            </w:rPrChange>
          </w:rPr>
          <w:t>ی</w:t>
        </w:r>
        <w:r w:rsidRPr="0026345A" w:rsidDel="00F1137F">
          <w:rPr>
            <w:rFonts w:cs="B Nazanin" w:hint="eastAsia"/>
            <w:sz w:val="24"/>
            <w:szCs w:val="24"/>
            <w:rtl/>
            <w:rPrChange w:id="289" w:author="غزاله عرفانیان" w:date="2025-06-29T14:35:00Z" w16du:dateUtc="2025-06-29T11:05:00Z">
              <w:rPr>
                <w:rFonts w:cs="B Nazanin" w:hint="eastAsia"/>
                <w:b/>
                <w:bCs/>
                <w:sz w:val="24"/>
                <w:szCs w:val="24"/>
                <w:rtl/>
              </w:rPr>
            </w:rPrChange>
          </w:rPr>
          <w:t>ا</w:t>
        </w:r>
        <w:r w:rsidRPr="0026345A" w:rsidDel="00F1137F">
          <w:rPr>
            <w:rFonts w:cs="B Nazanin"/>
            <w:sz w:val="24"/>
            <w:szCs w:val="24"/>
            <w:rtl/>
            <w:rPrChange w:id="290" w:author="غزاله عرفانیان" w:date="2025-06-29T14:35:00Z" w16du:dateUtc="2025-06-29T11:05:00Z">
              <w:rPr>
                <w:rFonts w:cs="B Nazanin"/>
                <w:b/>
                <w:bCs/>
                <w:sz w:val="24"/>
                <w:szCs w:val="24"/>
                <w:rtl/>
              </w:rPr>
            </w:rPrChange>
          </w:rPr>
          <w:t xml:space="preserve"> بررس</w:t>
        </w:r>
        <w:r w:rsidRPr="0026345A" w:rsidDel="00F1137F">
          <w:rPr>
            <w:rFonts w:cs="B Nazanin" w:hint="cs"/>
            <w:sz w:val="24"/>
            <w:szCs w:val="24"/>
            <w:rtl/>
            <w:rPrChange w:id="291"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Change w:id="292" w:author="غزاله عرفانیان" w:date="2025-06-29T14:35:00Z" w16du:dateUtc="2025-06-29T11:05:00Z">
              <w:rPr>
                <w:rFonts w:cs="B Nazanin"/>
                <w:b/>
                <w:bCs/>
                <w:sz w:val="24"/>
                <w:szCs w:val="24"/>
                <w:rtl/>
              </w:rPr>
            </w:rPrChange>
          </w:rPr>
          <w:t xml:space="preserve"> کتاب‌سنج</w:t>
        </w:r>
        <w:r w:rsidRPr="0026345A" w:rsidDel="00F1137F">
          <w:rPr>
            <w:rFonts w:cs="B Nazanin" w:hint="cs"/>
            <w:sz w:val="24"/>
            <w:szCs w:val="24"/>
            <w:rtl/>
            <w:rPrChange w:id="293" w:author="غزاله عرفانیان" w:date="2025-06-29T14:35:00Z" w16du:dateUtc="2025-06-29T11:05:00Z">
              <w:rPr>
                <w:rFonts w:cs="B Nazanin" w:hint="cs"/>
                <w:b/>
                <w:bCs/>
                <w:sz w:val="24"/>
                <w:szCs w:val="24"/>
                <w:rtl/>
              </w:rPr>
            </w:rPrChange>
          </w:rPr>
          <w:t>ی</w:t>
        </w:r>
        <w:r w:rsidRPr="0026345A" w:rsidDel="00F1137F">
          <w:rPr>
            <w:rFonts w:cs="B Nazanin"/>
            <w:sz w:val="24"/>
            <w:szCs w:val="24"/>
            <w:rtl/>
          </w:rPr>
          <w:t xml:space="preserve"> متمرکز بوده‌اند</w:t>
        </w:r>
        <w:r w:rsidRPr="0026345A" w:rsidDel="00F1137F">
          <w:rPr>
            <w:rFonts w:cs="B Nazanin"/>
            <w:sz w:val="24"/>
            <w:szCs w:val="24"/>
          </w:rPr>
          <w:t xml:space="preserve"> (Mehri et al., 2021) </w:t>
        </w:r>
        <w:r w:rsidR="0034136D" w:rsidRPr="0026345A" w:rsidDel="00F1137F">
          <w:rPr>
            <w:rFonts w:cs="B Nazanin" w:hint="cs"/>
            <w:sz w:val="24"/>
            <w:szCs w:val="24"/>
            <w:rtl/>
          </w:rPr>
          <w:t>.</w:t>
        </w:r>
      </w:moveFrom>
      <w:moveFromRangeEnd w:id="244"/>
      <w:moveToRangeStart w:id="294" w:author="غزاله عرفانیان" w:date="2025-06-29T14:37:00Z" w:name="move202100239"/>
      <w:moveTo w:id="295" w:author="غزاله عرفانیان" w:date="2025-06-29T14:37:00Z" w16du:dateUtc="2025-06-29T11:07:00Z">
        <w:r w:rsidR="009D42F9" w:rsidRPr="0026345A">
          <w:rPr>
            <w:rFonts w:cs="B Nazanin"/>
            <w:rtl/>
          </w:rPr>
          <w:t xml:space="preserve">بنابراین، پژوهش حاضر با هدف </w:t>
        </w:r>
        <w:r w:rsidR="009D42F9" w:rsidRPr="00184EA2">
          <w:rPr>
            <w:rFonts w:cs="B Nazanin"/>
            <w:rtl/>
          </w:rPr>
          <w:t>شناسایی و دسته‌بندی موضوعی پایان‌نامه‌های رشته علم اطلاعات و دانش‌شناسی</w:t>
        </w:r>
        <w:r w:rsidR="009D42F9" w:rsidRPr="0026345A">
          <w:rPr>
            <w:rFonts w:cs="B Nazanin"/>
            <w:rtl/>
          </w:rPr>
          <w:t>، در پی آن است که با بهره‌گیری از روش‌های متن‌کاوی، به درک دقیق‌تری از روندهای پژوهشی موجود، موضوعات داغ و سرد، و گرایش‌های بین‌رشته‌ای دست یابد. نتایج این پژوهش می‌تواند نقش راهبردی در هدایت پژوهش‌های آتی، جلوگیری از تکرار مطالعات، و ارتقاء بهره‌وری پژوهشی در این حوزه داشته باشد</w:t>
        </w:r>
        <w:r w:rsidR="009D42F9" w:rsidRPr="0026345A">
          <w:rPr>
            <w:rFonts w:cs="B Nazanin"/>
          </w:rPr>
          <w:t>.</w:t>
        </w:r>
      </w:moveTo>
    </w:p>
    <w:p w14:paraId="43709BFB" w14:textId="77777777" w:rsidR="005B79BD" w:rsidRDefault="005B79BD" w:rsidP="005B79BD">
      <w:pPr>
        <w:bidi/>
        <w:jc w:val="both"/>
        <w:rPr>
          <w:ins w:id="296" w:author="غزاله عرفانیان" w:date="2025-07-01T07:35:00Z" w16du:dateUtc="2025-07-01T04:05:00Z"/>
          <w:rFonts w:cs="B Nazanin"/>
        </w:rPr>
      </w:pPr>
    </w:p>
    <w:p w14:paraId="0A1B04DE" w14:textId="77777777" w:rsidR="005B79BD" w:rsidRDefault="005B79BD" w:rsidP="005B79BD">
      <w:pPr>
        <w:bidi/>
        <w:jc w:val="both"/>
        <w:rPr>
          <w:ins w:id="297" w:author="غزاله عرفانیان" w:date="2025-07-01T07:35:00Z" w16du:dateUtc="2025-07-01T04:05:00Z"/>
          <w:rFonts w:cs="B Nazanin"/>
        </w:rPr>
      </w:pPr>
    </w:p>
    <w:p w14:paraId="6FEAC01B" w14:textId="77777777" w:rsidR="005B79BD" w:rsidRPr="0026345A" w:rsidRDefault="005B79BD" w:rsidP="005B79BD">
      <w:pPr>
        <w:bidi/>
        <w:jc w:val="both"/>
        <w:rPr>
          <w:ins w:id="298" w:author="غزاله عرفانیان" w:date="2025-07-01T07:35:00Z" w16du:dateUtc="2025-07-01T04:05:00Z"/>
          <w:moveTo w:id="299" w:author="غزاله عرفانیان" w:date="2025-06-29T14:37:00Z" w16du:dateUtc="2025-06-29T11:07:00Z"/>
          <w:rFonts w:cs="B Nazanin"/>
        </w:rPr>
      </w:pPr>
    </w:p>
    <w:p w14:paraId="01D54429" w14:textId="77777777" w:rsidR="005B79BD" w:rsidRPr="00EA65EA" w:rsidRDefault="005B79BD" w:rsidP="005B79BD">
      <w:pPr>
        <w:bidi/>
        <w:jc w:val="both"/>
        <w:rPr>
          <w:moveTo w:id="300" w:author="غزاله عرفانیان" w:date="2025-07-01T07:35:00Z" w16du:dateUtc="2025-07-01T04:05:00Z"/>
          <w:rFonts w:cs="B Nazanin"/>
          <w:b/>
          <w:bCs/>
          <w:color w:val="0D0D0D" w:themeColor="text1" w:themeTint="F2"/>
          <w:sz w:val="28"/>
          <w:szCs w:val="28"/>
          <w:rtl/>
          <w:lang w:bidi="fa-IR"/>
        </w:rPr>
      </w:pPr>
      <w:moveToRangeStart w:id="301" w:author="غزاله عرفانیان" w:date="2025-07-01T07:35:00Z" w:name="move202247753"/>
      <w:moveToRangeEnd w:id="294"/>
      <w:moveTo w:id="302" w:author="غزاله عرفانیان" w:date="2025-07-01T07:35:00Z" w16du:dateUtc="2025-07-01T04:05:00Z">
        <w:r w:rsidRPr="00EA65EA">
          <w:rPr>
            <w:rFonts w:cs="B Nazanin" w:hint="cs"/>
            <w:b/>
            <w:bCs/>
            <w:color w:val="0D0D0D" w:themeColor="text1" w:themeTint="F2"/>
            <w:sz w:val="28"/>
            <w:szCs w:val="28"/>
            <w:rtl/>
            <w:lang w:bidi="fa-IR"/>
          </w:rPr>
          <w:t>مبانی نظری پژوهش:</w:t>
        </w:r>
      </w:moveTo>
    </w:p>
    <w:p w14:paraId="6DA49A4E" w14:textId="77777777" w:rsidR="005B79BD" w:rsidRPr="00EA65EA" w:rsidRDefault="005B79BD" w:rsidP="005B79BD">
      <w:pPr>
        <w:bidi/>
        <w:spacing w:before="100" w:beforeAutospacing="1" w:after="100" w:afterAutospacing="1" w:line="240" w:lineRule="auto"/>
        <w:jc w:val="both"/>
        <w:outlineLvl w:val="3"/>
        <w:rPr>
          <w:moveTo w:id="303" w:author="غزاله عرفانیان" w:date="2025-07-01T07:35:00Z" w16du:dateUtc="2025-07-01T04:05:00Z"/>
          <w:rFonts w:ascii="Times New Roman" w:eastAsia="Times New Roman" w:hAnsi="Times New Roman" w:cs="B Nazanin"/>
          <w:b/>
          <w:bCs/>
          <w:kern w:val="0"/>
          <w:sz w:val="24"/>
          <w:szCs w:val="24"/>
          <w14:ligatures w14:val="none"/>
        </w:rPr>
      </w:pPr>
      <w:moveTo w:id="304" w:author="غزاله عرفانیان" w:date="2025-07-01T07:35:00Z" w16du:dateUtc="2025-07-01T04:05:00Z">
        <w:r w:rsidRPr="00EA65EA">
          <w:rPr>
            <w:rFonts w:ascii="Times New Roman" w:eastAsia="Times New Roman" w:hAnsi="Times New Roman" w:cs="B Nazanin"/>
            <w:b/>
            <w:bCs/>
            <w:kern w:val="0"/>
            <w:sz w:val="24"/>
            <w:szCs w:val="24"/>
            <w:rtl/>
            <w:lang w:bidi="fa-IR"/>
            <w14:ligatures w14:val="none"/>
          </w:rPr>
          <w:t>۱</w:t>
        </w:r>
        <w:r w:rsidRPr="00EA65EA">
          <w:rPr>
            <w:rFonts w:ascii="Times New Roman" w:eastAsia="Times New Roman" w:hAnsi="Times New Roman" w:cs="B Nazanin"/>
            <w:b/>
            <w:bCs/>
            <w:kern w:val="0"/>
            <w:sz w:val="24"/>
            <w:szCs w:val="24"/>
            <w14:ligatures w14:val="none"/>
          </w:rPr>
          <w:t xml:space="preserve">. </w:t>
        </w:r>
        <w:r w:rsidRPr="00EA65EA">
          <w:rPr>
            <w:rFonts w:ascii="Times New Roman" w:eastAsia="Times New Roman" w:hAnsi="Times New Roman" w:cs="B Nazanin"/>
            <w:b/>
            <w:bCs/>
            <w:kern w:val="0"/>
            <w:sz w:val="24"/>
            <w:szCs w:val="24"/>
            <w:rtl/>
            <w14:ligatures w14:val="none"/>
          </w:rPr>
          <w:t>علم اطلاعات و دانش‌شناسی و اهمیت تحلیل محتوا</w:t>
        </w:r>
      </w:moveTo>
    </w:p>
    <w:p w14:paraId="5EC09221" w14:textId="77777777" w:rsidR="005B79BD" w:rsidRPr="00EA65EA" w:rsidRDefault="005B79BD" w:rsidP="005B79BD">
      <w:pPr>
        <w:bidi/>
        <w:spacing w:before="100" w:beforeAutospacing="1" w:after="100" w:afterAutospacing="1" w:line="240" w:lineRule="auto"/>
        <w:jc w:val="both"/>
        <w:rPr>
          <w:moveTo w:id="305" w:author="غزاله عرفانیان" w:date="2025-07-01T07:35:00Z" w16du:dateUtc="2025-07-01T04:05:00Z"/>
          <w:rFonts w:ascii="Times New Roman" w:eastAsia="Times New Roman" w:hAnsi="Times New Roman" w:cs="B Nazanin"/>
          <w:kern w:val="0"/>
          <w:sz w:val="24"/>
          <w:szCs w:val="24"/>
          <w14:ligatures w14:val="none"/>
        </w:rPr>
      </w:pPr>
      <w:moveTo w:id="306" w:author="غزاله عرفانیان" w:date="2025-07-01T07:35:00Z" w16du:dateUtc="2025-07-01T04:05:00Z">
        <w:r w:rsidRPr="00EA65EA">
          <w:rPr>
            <w:rFonts w:ascii="Times New Roman" w:eastAsia="Times New Roman" w:hAnsi="Times New Roman" w:cs="B Nazanin"/>
            <w:kern w:val="0"/>
            <w:sz w:val="24"/>
            <w:szCs w:val="24"/>
            <w:rtl/>
            <w14:ligatures w14:val="none"/>
          </w:rPr>
          <w:t>علم اطلاعات و دانش‌شناسی رشته‌ای میان‌رشته‌ای است که به مطالعه تولید، سازماندهی، بازیابی و استفاده از اطلاعات می‌پردازد. پایان‌نامه‌ها به‌عنوان یکی از مهم‌ترین منابع تولید دانش در این حوزه، بازتابی از روندهای پژوهشی، گرایش‌ها و اولویت‌های علمی در طول زمان محسوب می‌شوند. تحلیل محتوای این پایان‌نامه‌ها می‌تواند به شناسایی خلأهای پژوهشی، روندهای علمی و زمینه‌های پرکاربرد کمک کند. در این زمینه، دسته‌بندی موضوعی پایان‌نامه‌ها به‌صورت نظام‌مند، ابزاری مؤثر در جهت بازیابی بهتر اطلاعات و تصمیم‌گیری‌های آگاهانه علمی به شمار می‌رود</w:t>
        </w:r>
        <w:r w:rsidRPr="00EA65EA">
          <w:rPr>
            <w:rFonts w:ascii="Times New Roman" w:eastAsia="Times New Roman" w:hAnsi="Times New Roman" w:cs="B Nazanin" w:hint="cs"/>
            <w:kern w:val="0"/>
            <w:sz w:val="24"/>
            <w:szCs w:val="24"/>
            <w:rtl/>
            <w14:ligatures w14:val="none"/>
          </w:rPr>
          <w:t xml:space="preserve"> ( رولی و هارتلی </w:t>
        </w:r>
        <w:r w:rsidRPr="00EA65EA">
          <w:rPr>
            <w:rStyle w:val="FootnoteReference"/>
            <w:rFonts w:ascii="Times New Roman" w:eastAsia="Times New Roman" w:hAnsi="Times New Roman" w:cs="B Nazanin"/>
            <w:kern w:val="0"/>
            <w:sz w:val="24"/>
            <w:szCs w:val="24"/>
            <w:rtl/>
            <w14:ligatures w14:val="none"/>
          </w:rPr>
          <w:footnoteReference w:id="4"/>
        </w:r>
        <w:r w:rsidRPr="00EA65EA">
          <w:rPr>
            <w:rFonts w:ascii="Times New Roman" w:eastAsia="Times New Roman" w:hAnsi="Times New Roman" w:cs="B Nazanin" w:hint="cs"/>
            <w:kern w:val="0"/>
            <w:sz w:val="24"/>
            <w:szCs w:val="24"/>
            <w:rtl/>
            <w14:ligatures w14:val="none"/>
          </w:rPr>
          <w:t>، 2017)</w:t>
        </w:r>
      </w:moveTo>
    </w:p>
    <w:p w14:paraId="1CB2ED35" w14:textId="77777777" w:rsidR="005B79BD" w:rsidRPr="00EA65EA" w:rsidRDefault="005B79BD" w:rsidP="005B79BD">
      <w:pPr>
        <w:bidi/>
        <w:spacing w:after="0" w:line="240" w:lineRule="auto"/>
        <w:jc w:val="both"/>
        <w:rPr>
          <w:moveTo w:id="309" w:author="غزاله عرفانیان" w:date="2025-07-01T07:35:00Z" w16du:dateUtc="2025-07-01T04:05:00Z"/>
          <w:rFonts w:ascii="Times New Roman" w:eastAsia="Times New Roman" w:hAnsi="Times New Roman" w:cs="B Nazanin"/>
          <w:kern w:val="0"/>
          <w:sz w:val="24"/>
          <w:szCs w:val="24"/>
          <w14:ligatures w14:val="none"/>
        </w:rPr>
      </w:pPr>
    </w:p>
    <w:p w14:paraId="1742CF57" w14:textId="77777777" w:rsidR="005B79BD" w:rsidRPr="00EA65EA" w:rsidRDefault="005B79BD" w:rsidP="005B79BD">
      <w:pPr>
        <w:bidi/>
        <w:jc w:val="both"/>
        <w:rPr>
          <w:moveTo w:id="310" w:author="غزاله عرفانیان" w:date="2025-07-01T07:35:00Z" w16du:dateUtc="2025-07-01T04:05:00Z"/>
          <w:rFonts w:cs="B Nazanin"/>
          <w:b/>
          <w:bCs/>
        </w:rPr>
      </w:pPr>
      <w:moveTo w:id="311" w:author="غزاله عرفانیان" w:date="2025-07-01T07:35:00Z" w16du:dateUtc="2025-07-01T04:05:00Z">
        <w:r w:rsidRPr="00EA65EA">
          <w:rPr>
            <w:rFonts w:cs="B Nazanin"/>
            <w:b/>
            <w:bCs/>
            <w:rtl/>
            <w:lang w:bidi="fa-IR"/>
          </w:rPr>
          <w:t>۲</w:t>
        </w:r>
        <w:r w:rsidRPr="00EA65EA">
          <w:rPr>
            <w:rFonts w:cs="B Nazanin"/>
            <w:b/>
            <w:bCs/>
          </w:rPr>
          <w:t xml:space="preserve">. </w:t>
        </w:r>
        <w:r w:rsidRPr="00EA65EA">
          <w:rPr>
            <w:rFonts w:cs="B Nazanin"/>
            <w:b/>
            <w:bCs/>
            <w:rtl/>
          </w:rPr>
          <w:t>متن‌کاوی</w:t>
        </w:r>
        <w:r w:rsidRPr="00EA65EA">
          <w:rPr>
            <w:rFonts w:cs="B Nazanin"/>
            <w:b/>
            <w:bCs/>
          </w:rPr>
          <w:t xml:space="preserve"> (Text Mining) </w:t>
        </w:r>
        <w:r w:rsidRPr="00EA65EA">
          <w:rPr>
            <w:rFonts w:cs="B Nazanin"/>
            <w:b/>
            <w:bCs/>
            <w:rtl/>
          </w:rPr>
          <w:t>و کاربرد آن در علوم انسانی و اجتماعی</w:t>
        </w:r>
      </w:moveTo>
    </w:p>
    <w:p w14:paraId="79190236" w14:textId="77777777" w:rsidR="005B79BD" w:rsidRPr="00EA65EA" w:rsidRDefault="005B79BD" w:rsidP="005B79BD">
      <w:pPr>
        <w:bidi/>
        <w:spacing w:before="100" w:beforeAutospacing="1" w:after="100" w:afterAutospacing="1" w:line="240" w:lineRule="auto"/>
        <w:jc w:val="both"/>
        <w:rPr>
          <w:moveTo w:id="312" w:author="غزاله عرفانیان" w:date="2025-07-01T07:35:00Z" w16du:dateUtc="2025-07-01T04:05:00Z"/>
          <w:rFonts w:ascii="Times New Roman" w:eastAsia="Times New Roman" w:hAnsi="Times New Roman" w:cs="B Nazanin"/>
          <w:kern w:val="0"/>
          <w:sz w:val="24"/>
          <w:szCs w:val="24"/>
          <w14:ligatures w14:val="none"/>
        </w:rPr>
      </w:pPr>
      <w:moveTo w:id="313" w:author="غزاله عرفانیان" w:date="2025-07-01T07:35:00Z" w16du:dateUtc="2025-07-01T04:05:00Z">
        <w:r w:rsidRPr="00EA65EA">
          <w:rPr>
            <w:rFonts w:ascii="Times New Roman" w:eastAsia="Times New Roman" w:hAnsi="Times New Roman" w:cs="B Nazanin"/>
            <w:kern w:val="0"/>
            <w:sz w:val="24"/>
            <w:szCs w:val="24"/>
            <w:rtl/>
            <w14:ligatures w14:val="none"/>
          </w:rPr>
          <w:t>متن‌کاوی یکی از شاخه‌های علم داده و هوش مصنوعی است که با استفاده از روش‌های آماری، یادگیری ماشین و زبان‌شناسی محاسباتی، به کشف الگوها، روندها و روابط پنهان در متون غیرساخت‌یافته می‌پردازد. در حوزه علوم انسانی و اجتماعی، متن‌کاوی امکان تحلیل انبوهی از اسناد متنی از جمله پایان‌نامه‌ها را فراهم می‌کند و می‌تواند برای دسته‌بندی خودکار، تحلیل موضوعی، شناسایی کلیدواژه‌ها و بصری‌سازی داده‌ها به‌کار رود</w:t>
        </w:r>
        <w:r w:rsidRPr="00EA65EA">
          <w:rPr>
            <w:rFonts w:ascii="Times New Roman" w:eastAsia="Times New Roman" w:hAnsi="Times New Roman" w:cs="B Nazanin" w:hint="cs"/>
            <w:kern w:val="0"/>
            <w:sz w:val="24"/>
            <w:szCs w:val="24"/>
            <w:rtl/>
            <w14:ligatures w14:val="none"/>
          </w:rPr>
          <w:t xml:space="preserve"> ( فلدمن و سنگر </w:t>
        </w:r>
        <w:r w:rsidRPr="00EA65EA">
          <w:rPr>
            <w:rStyle w:val="FootnoteReference"/>
            <w:rFonts w:ascii="Times New Roman" w:eastAsia="Times New Roman" w:hAnsi="Times New Roman" w:cs="B Nazanin"/>
            <w:kern w:val="0"/>
            <w:sz w:val="24"/>
            <w:szCs w:val="24"/>
            <w:rtl/>
            <w14:ligatures w14:val="none"/>
          </w:rPr>
          <w:footnoteReference w:id="5"/>
        </w:r>
        <w:r w:rsidRPr="00EA65EA">
          <w:rPr>
            <w:rFonts w:ascii="Times New Roman" w:eastAsia="Times New Roman" w:hAnsi="Times New Roman" w:cs="B Nazanin" w:hint="cs"/>
            <w:kern w:val="0"/>
            <w:sz w:val="24"/>
            <w:szCs w:val="24"/>
            <w:rtl/>
            <w14:ligatures w14:val="none"/>
          </w:rPr>
          <w:t>، 2007).</w:t>
        </w:r>
      </w:moveTo>
    </w:p>
    <w:p w14:paraId="4F76C801" w14:textId="77777777" w:rsidR="005B79BD" w:rsidRPr="008A5D86" w:rsidRDefault="005B79BD" w:rsidP="005B79BD">
      <w:pPr>
        <w:bidi/>
        <w:jc w:val="both"/>
        <w:rPr>
          <w:moveTo w:id="316" w:author="غزاله عرفانیان" w:date="2025-07-01T07:35:00Z" w16du:dateUtc="2025-07-01T04:05:00Z"/>
          <w:rFonts w:cs="B Nazanin"/>
          <w:b/>
          <w:bCs/>
          <w:sz w:val="24"/>
          <w:szCs w:val="24"/>
        </w:rPr>
      </w:pPr>
      <w:moveTo w:id="317" w:author="غزاله عرفانیان" w:date="2025-07-01T07:35:00Z" w16du:dateUtc="2025-07-01T04:05:00Z">
        <w:r w:rsidRPr="008A5D86">
          <w:rPr>
            <w:rFonts w:cs="B Nazanin"/>
            <w:b/>
            <w:bCs/>
            <w:sz w:val="24"/>
            <w:szCs w:val="24"/>
            <w:rtl/>
            <w:lang w:bidi="fa-IR"/>
          </w:rPr>
          <w:t>۳</w:t>
        </w:r>
        <w:r w:rsidRPr="008A5D86">
          <w:rPr>
            <w:rFonts w:cs="B Nazanin"/>
            <w:b/>
            <w:bCs/>
            <w:sz w:val="24"/>
            <w:szCs w:val="24"/>
          </w:rPr>
          <w:t xml:space="preserve">. </w:t>
        </w:r>
        <w:r w:rsidRPr="008A5D86">
          <w:rPr>
            <w:rFonts w:cs="B Nazanin"/>
            <w:b/>
            <w:bCs/>
            <w:sz w:val="24"/>
            <w:szCs w:val="24"/>
            <w:rtl/>
          </w:rPr>
          <w:t>دسته‌بندی موضوعی متون و روش‌های آن</w:t>
        </w:r>
      </w:moveTo>
    </w:p>
    <w:p w14:paraId="1AE3A7E8" w14:textId="77777777" w:rsidR="005B79BD" w:rsidRPr="00EA65EA" w:rsidRDefault="005B79BD" w:rsidP="005B79BD">
      <w:pPr>
        <w:bidi/>
        <w:spacing w:before="100" w:beforeAutospacing="1" w:after="100" w:afterAutospacing="1" w:line="240" w:lineRule="auto"/>
        <w:jc w:val="both"/>
        <w:rPr>
          <w:moveTo w:id="318" w:author="غزاله عرفانیان" w:date="2025-07-01T07:35:00Z" w16du:dateUtc="2025-07-01T04:05:00Z"/>
          <w:rFonts w:ascii="Times New Roman" w:eastAsia="Times New Roman" w:hAnsi="Times New Roman" w:cs="B Nazanin"/>
          <w:kern w:val="0"/>
          <w:sz w:val="24"/>
          <w:szCs w:val="24"/>
          <w:rtl/>
          <w14:ligatures w14:val="none"/>
        </w:rPr>
      </w:pPr>
      <w:moveTo w:id="319" w:author="غزاله عرفانیان" w:date="2025-07-01T07:35:00Z" w16du:dateUtc="2025-07-01T04:05:00Z">
        <w:r w:rsidRPr="00EA65EA">
          <w:rPr>
            <w:rFonts w:ascii="Times New Roman" w:eastAsia="Times New Roman" w:hAnsi="Times New Roman" w:cs="B Nazanin"/>
            <w:kern w:val="0"/>
            <w:sz w:val="24"/>
            <w:szCs w:val="24"/>
            <w:rtl/>
            <w14:ligatures w14:val="none"/>
          </w:rPr>
          <w:t>دسته‌بندی موضوعی، فرایندی است که در آن متون بر اساس محتوای آن‌ها به گروه‌های مشخص و از پیش تعیین‌شده (یا بدون برچسب اولیه) تقسیم می‌شوند. این فرایند به دو صورت نظارت‌شده</w:t>
        </w:r>
        <w:r w:rsidRPr="00EA65EA">
          <w:rPr>
            <w:rFonts w:ascii="Times New Roman" w:eastAsia="Times New Roman" w:hAnsi="Times New Roman" w:cs="B Nazanin"/>
            <w:kern w:val="0"/>
            <w:sz w:val="24"/>
            <w:szCs w:val="24"/>
            <w14:ligatures w14:val="none"/>
          </w:rPr>
          <w:t xml:space="preserve"> (Supervised) </w:t>
        </w:r>
        <w:r w:rsidRPr="00EA65EA">
          <w:rPr>
            <w:rFonts w:ascii="Times New Roman" w:eastAsia="Times New Roman" w:hAnsi="Times New Roman" w:cs="B Nazanin"/>
            <w:kern w:val="0"/>
            <w:sz w:val="24"/>
            <w:szCs w:val="24"/>
            <w:rtl/>
            <w14:ligatures w14:val="none"/>
          </w:rPr>
          <w:t>و بدون نظارت</w:t>
        </w:r>
        <w:r w:rsidRPr="00EA65EA">
          <w:rPr>
            <w:rFonts w:ascii="Times New Roman" w:eastAsia="Times New Roman" w:hAnsi="Times New Roman" w:cs="B Nazanin"/>
            <w:kern w:val="0"/>
            <w:sz w:val="24"/>
            <w:szCs w:val="24"/>
            <w14:ligatures w14:val="none"/>
          </w:rPr>
          <w:t xml:space="preserve"> (Unsupervised) </w:t>
        </w:r>
        <w:r w:rsidRPr="00EA65EA">
          <w:rPr>
            <w:rFonts w:ascii="Times New Roman" w:eastAsia="Times New Roman" w:hAnsi="Times New Roman" w:cs="B Nazanin"/>
            <w:kern w:val="0"/>
            <w:sz w:val="24"/>
            <w:szCs w:val="24"/>
            <w:rtl/>
            <w14:ligatures w14:val="none"/>
          </w:rPr>
          <w:t>انجام می‌شود. در روش‌های نظارت‌شده، از الگوریتم‌هایی مانند</w:t>
        </w:r>
        <w:r w:rsidRPr="00EA65EA">
          <w:rPr>
            <w:rFonts w:ascii="Times New Roman" w:eastAsia="Times New Roman" w:hAnsi="Times New Roman" w:cs="B Nazanin"/>
            <w:kern w:val="0"/>
            <w:sz w:val="24"/>
            <w:szCs w:val="24"/>
            <w14:ligatures w14:val="none"/>
          </w:rPr>
          <w:t xml:space="preserve"> Naive Bayes</w:t>
        </w:r>
        <w:r w:rsidRPr="00EA65EA">
          <w:rPr>
            <w:rFonts w:ascii="Times New Roman" w:eastAsia="Times New Roman" w:hAnsi="Times New Roman" w:cs="B Nazanin"/>
            <w:kern w:val="0"/>
            <w:sz w:val="24"/>
            <w:szCs w:val="24"/>
            <w:rtl/>
            <w14:ligatures w14:val="none"/>
          </w:rPr>
          <w:t xml:space="preserve">، </w:t>
        </w:r>
        <w:r w:rsidRPr="00EA65EA">
          <w:rPr>
            <w:rFonts w:ascii="Times New Roman" w:eastAsia="Times New Roman" w:hAnsi="Times New Roman" w:cs="B Nazanin"/>
            <w:kern w:val="0"/>
            <w:sz w:val="24"/>
            <w:szCs w:val="24"/>
            <w14:ligatures w14:val="none"/>
          </w:rPr>
          <w:t xml:space="preserve">SVM </w:t>
        </w:r>
        <w:r w:rsidRPr="00EA65EA">
          <w:rPr>
            <w:rFonts w:ascii="Times New Roman" w:eastAsia="Times New Roman" w:hAnsi="Times New Roman" w:cs="B Nazanin"/>
            <w:kern w:val="0"/>
            <w:sz w:val="24"/>
            <w:szCs w:val="24"/>
            <w:rtl/>
            <w14:ligatures w14:val="none"/>
          </w:rPr>
          <w:t>و</w:t>
        </w:r>
        <w:r w:rsidRPr="00EA65EA">
          <w:rPr>
            <w:rFonts w:ascii="Times New Roman" w:eastAsia="Times New Roman" w:hAnsi="Times New Roman" w:cs="B Nazanin"/>
            <w:kern w:val="0"/>
            <w:sz w:val="24"/>
            <w:szCs w:val="24"/>
            <w14:ligatures w14:val="none"/>
          </w:rPr>
          <w:t xml:space="preserve"> Random Forest </w:t>
        </w:r>
        <w:r w:rsidRPr="00EA65EA">
          <w:rPr>
            <w:rFonts w:ascii="Times New Roman" w:eastAsia="Times New Roman" w:hAnsi="Times New Roman" w:cs="B Nazanin"/>
            <w:kern w:val="0"/>
            <w:sz w:val="24"/>
            <w:szCs w:val="24"/>
            <w:rtl/>
            <w14:ligatures w14:val="none"/>
          </w:rPr>
          <w:t>استفاده می‌شود، در حالی که روش‌های بدون نظارت مانند خوشه‌بندی</w:t>
        </w:r>
        <w:r w:rsidRPr="00EA65EA">
          <w:rPr>
            <w:rFonts w:ascii="Times New Roman" w:eastAsia="Times New Roman" w:hAnsi="Times New Roman" w:cs="B Nazanin"/>
            <w:kern w:val="0"/>
            <w:sz w:val="24"/>
            <w:szCs w:val="24"/>
            <w14:ligatures w14:val="none"/>
          </w:rPr>
          <w:t xml:space="preserve"> K-Means </w:t>
        </w:r>
        <w:r w:rsidRPr="00EA65EA">
          <w:rPr>
            <w:rFonts w:ascii="Times New Roman" w:eastAsia="Times New Roman" w:hAnsi="Times New Roman" w:cs="B Nazanin"/>
            <w:kern w:val="0"/>
            <w:sz w:val="24"/>
            <w:szCs w:val="24"/>
            <w:rtl/>
            <w14:ligatures w14:val="none"/>
          </w:rPr>
          <w:t>و</w:t>
        </w:r>
        <w:r w:rsidRPr="00EA65EA">
          <w:rPr>
            <w:rFonts w:ascii="Times New Roman" w:eastAsia="Times New Roman" w:hAnsi="Times New Roman" w:cs="B Nazanin"/>
            <w:kern w:val="0"/>
            <w:sz w:val="24"/>
            <w:szCs w:val="24"/>
            <w14:ligatures w14:val="none"/>
          </w:rPr>
          <w:t xml:space="preserve"> LDA</w:t>
        </w:r>
        <w:r w:rsidRPr="00EA65EA">
          <w:rPr>
            <w:rFonts w:ascii="Times New Roman" w:eastAsia="Times New Roman" w:hAnsi="Times New Roman" w:cs="B Nazanin"/>
            <w:kern w:val="0"/>
            <w:sz w:val="24"/>
            <w:szCs w:val="24"/>
            <w:rtl/>
            <w14:ligatures w14:val="none"/>
          </w:rPr>
          <w:t>، برای کشف خودکار الگوها در داده‌های متنی کاربرد دارند</w:t>
        </w:r>
        <w:r w:rsidRPr="00EA65EA">
          <w:rPr>
            <w:rFonts w:ascii="Times New Roman" w:eastAsia="Times New Roman" w:hAnsi="Times New Roman" w:cs="B Nazanin" w:hint="cs"/>
            <w:kern w:val="0"/>
            <w:sz w:val="24"/>
            <w:szCs w:val="24"/>
            <w:rtl/>
            <w14:ligatures w14:val="none"/>
          </w:rPr>
          <w:t xml:space="preserve"> ( سباستینی </w:t>
        </w:r>
        <w:r w:rsidRPr="00EA65EA">
          <w:rPr>
            <w:rStyle w:val="FootnoteReference"/>
            <w:rFonts w:ascii="Times New Roman" w:eastAsia="Times New Roman" w:hAnsi="Times New Roman" w:cs="B Nazanin"/>
            <w:kern w:val="0"/>
            <w:sz w:val="24"/>
            <w:szCs w:val="24"/>
            <w:rtl/>
            <w14:ligatures w14:val="none"/>
          </w:rPr>
          <w:footnoteReference w:id="6"/>
        </w:r>
        <w:r w:rsidRPr="00EA65EA">
          <w:rPr>
            <w:rFonts w:ascii="Times New Roman" w:eastAsia="Times New Roman" w:hAnsi="Times New Roman" w:cs="B Nazanin" w:hint="cs"/>
            <w:kern w:val="0"/>
            <w:sz w:val="24"/>
            <w:szCs w:val="24"/>
            <w:rtl/>
            <w14:ligatures w14:val="none"/>
          </w:rPr>
          <w:t>، 2002)</w:t>
        </w:r>
      </w:moveTo>
    </w:p>
    <w:p w14:paraId="2AAD2515" w14:textId="77777777" w:rsidR="005B79BD" w:rsidRPr="00EA65EA" w:rsidRDefault="005B79BD" w:rsidP="005B79BD">
      <w:pPr>
        <w:bidi/>
        <w:spacing w:before="100" w:beforeAutospacing="1" w:after="100" w:afterAutospacing="1" w:line="240" w:lineRule="auto"/>
        <w:jc w:val="both"/>
        <w:rPr>
          <w:moveTo w:id="322" w:author="غزاله عرفانیان" w:date="2025-07-01T07:35:00Z" w16du:dateUtc="2025-07-01T04:05:00Z"/>
          <w:rFonts w:ascii="Times New Roman" w:eastAsia="Times New Roman" w:hAnsi="Times New Roman" w:cs="B Nazanin"/>
          <w:kern w:val="0"/>
          <w:sz w:val="24"/>
          <w:szCs w:val="24"/>
          <w14:ligatures w14:val="none"/>
        </w:rPr>
      </w:pPr>
    </w:p>
    <w:p w14:paraId="4F745A24" w14:textId="77777777" w:rsidR="005B79BD" w:rsidRPr="008A5D86" w:rsidRDefault="005B79BD" w:rsidP="005B79BD">
      <w:pPr>
        <w:bidi/>
        <w:rPr>
          <w:moveTo w:id="323" w:author="غزاله عرفانیان" w:date="2025-07-01T07:35:00Z" w16du:dateUtc="2025-07-01T04:05:00Z"/>
          <w:rFonts w:cs="B Nazanin"/>
          <w:b/>
          <w:bCs/>
          <w:sz w:val="24"/>
          <w:szCs w:val="24"/>
        </w:rPr>
      </w:pPr>
      <w:moveTo w:id="324" w:author="غزاله عرفانیان" w:date="2025-07-01T07:35:00Z" w16du:dateUtc="2025-07-01T04:05:00Z">
        <w:r w:rsidRPr="008A5D86">
          <w:rPr>
            <w:rFonts w:cs="B Nazanin"/>
            <w:b/>
            <w:bCs/>
            <w:sz w:val="24"/>
            <w:szCs w:val="24"/>
            <w:rtl/>
            <w:lang w:bidi="fa-IR"/>
          </w:rPr>
          <w:t>۴</w:t>
        </w:r>
        <w:r w:rsidRPr="008A5D86">
          <w:rPr>
            <w:rFonts w:cs="B Nazanin"/>
            <w:b/>
            <w:bCs/>
            <w:sz w:val="24"/>
            <w:szCs w:val="24"/>
          </w:rPr>
          <w:t xml:space="preserve">. </w:t>
        </w:r>
        <w:r w:rsidRPr="008A5D86">
          <w:rPr>
            <w:rFonts w:cs="B Nazanin"/>
            <w:b/>
            <w:bCs/>
            <w:sz w:val="24"/>
            <w:szCs w:val="24"/>
            <w:rtl/>
          </w:rPr>
          <w:t>پایگاه اطلاعات علمی ایران (گنج) و نقش آن در تحلیل پژوهش‌ها</w:t>
        </w:r>
      </w:moveTo>
    </w:p>
    <w:p w14:paraId="3DB2E3CE" w14:textId="77777777" w:rsidR="005B79BD" w:rsidRPr="00EA65EA" w:rsidRDefault="005B79BD" w:rsidP="005B79BD">
      <w:pPr>
        <w:bidi/>
        <w:spacing w:before="100" w:beforeAutospacing="1" w:after="100" w:afterAutospacing="1" w:line="240" w:lineRule="auto"/>
        <w:jc w:val="both"/>
        <w:rPr>
          <w:moveTo w:id="325" w:author="غزاله عرفانیان" w:date="2025-07-01T07:35:00Z" w16du:dateUtc="2025-07-01T04:05:00Z"/>
          <w:rFonts w:ascii="Times New Roman" w:eastAsia="Times New Roman" w:hAnsi="Times New Roman" w:cs="B Nazanin"/>
          <w:kern w:val="0"/>
          <w:sz w:val="24"/>
          <w:szCs w:val="24"/>
          <w14:ligatures w14:val="none"/>
        </w:rPr>
      </w:pPr>
      <w:moveTo w:id="326" w:author="غزاله عرفانیان" w:date="2025-07-01T07:35:00Z" w16du:dateUtc="2025-07-01T04:05:00Z">
        <w:r w:rsidRPr="00EA65EA">
          <w:rPr>
            <w:rFonts w:ascii="Times New Roman" w:eastAsia="Times New Roman" w:hAnsi="Times New Roman" w:cs="B Nazanin"/>
            <w:kern w:val="0"/>
            <w:sz w:val="24"/>
            <w:szCs w:val="24"/>
            <w:rtl/>
            <w14:ligatures w14:val="none"/>
          </w:rPr>
          <w:t>پایگاه اطلاعات علمی ایران (گنج) یکی از غنی‌ترین منابع دیجیتال پایان‌نامه‌های دانشگاهی در کشور است که اطلاعات ساختاریافته و غیرساخت‌یافته درباره هزاران پایان‌نامه را در اختیار کاربران قرار می‌دهد. تحلیل پایان‌نامه‌های موجود در این پایگاه با استفاده از تکنیک‌های متن‌کاوی می‌تواند منجر به شناخت بهتری از تحولات علمی در رشته علم اطلاعات و دانش‌شناسی شود و کاربردهای عملی در سیاست‌گذاری آموزشی، توسعه پایگاه‌های اطلاعاتی و بهینه‌سازی فرآیند بازیابی اطلاعات داشته باشد (نوروزی و همکاران، 1399)</w:t>
        </w:r>
        <w:r w:rsidRPr="00EA65EA">
          <w:rPr>
            <w:rFonts w:ascii="Times New Roman" w:eastAsia="Times New Roman" w:hAnsi="Times New Roman" w:cs="B Nazanin"/>
            <w:kern w:val="0"/>
            <w:sz w:val="24"/>
            <w:szCs w:val="24"/>
            <w14:ligatures w14:val="none"/>
          </w:rPr>
          <w:t>.</w:t>
        </w:r>
      </w:moveTo>
    </w:p>
    <w:p w14:paraId="12DA2FAE" w14:textId="77777777" w:rsidR="005B79BD" w:rsidRPr="008A5D86" w:rsidRDefault="005B79BD" w:rsidP="005B79BD">
      <w:pPr>
        <w:bidi/>
        <w:rPr>
          <w:moveTo w:id="327" w:author="غزاله عرفانیان" w:date="2025-07-01T07:35:00Z" w16du:dateUtc="2025-07-01T04:05:00Z"/>
          <w:rFonts w:cs="B Nazanin"/>
          <w:b/>
          <w:bCs/>
          <w:sz w:val="24"/>
          <w:szCs w:val="24"/>
        </w:rPr>
      </w:pPr>
      <w:moveTo w:id="328" w:author="غزاله عرفانیان" w:date="2025-07-01T07:35:00Z" w16du:dateUtc="2025-07-01T04:05:00Z">
        <w:r w:rsidRPr="008A5D86">
          <w:rPr>
            <w:rFonts w:cs="B Nazanin"/>
            <w:b/>
            <w:bCs/>
            <w:sz w:val="24"/>
            <w:szCs w:val="24"/>
            <w:rtl/>
            <w:lang w:bidi="fa-IR"/>
          </w:rPr>
          <w:t>۵</w:t>
        </w:r>
        <w:r w:rsidRPr="008A5D86">
          <w:rPr>
            <w:rFonts w:cs="B Nazanin"/>
            <w:b/>
            <w:bCs/>
            <w:sz w:val="24"/>
            <w:szCs w:val="24"/>
          </w:rPr>
          <w:t xml:space="preserve">. </w:t>
        </w:r>
        <w:r w:rsidRPr="008A5D86">
          <w:rPr>
            <w:rFonts w:cs="B Nazanin"/>
            <w:b/>
            <w:bCs/>
            <w:sz w:val="24"/>
            <w:szCs w:val="24"/>
            <w:rtl/>
          </w:rPr>
          <w:t>کاربرد یادگیری ماشین و هوش مصنوعی در تحلیل متون علمی</w:t>
        </w:r>
      </w:moveTo>
    </w:p>
    <w:p w14:paraId="5763D185" w14:textId="77777777" w:rsidR="005B79BD" w:rsidRPr="00EA65EA" w:rsidRDefault="005B79BD" w:rsidP="005B79BD">
      <w:pPr>
        <w:bidi/>
        <w:spacing w:before="100" w:beforeAutospacing="1" w:after="100" w:afterAutospacing="1" w:line="240" w:lineRule="auto"/>
        <w:jc w:val="both"/>
        <w:rPr>
          <w:moveTo w:id="329" w:author="غزاله عرفانیان" w:date="2025-07-01T07:35:00Z" w16du:dateUtc="2025-07-01T04:05:00Z"/>
          <w:rFonts w:ascii="Times New Roman" w:eastAsia="Times New Roman" w:hAnsi="Times New Roman" w:cs="B Nazanin"/>
          <w:kern w:val="0"/>
          <w:sz w:val="24"/>
          <w:szCs w:val="24"/>
          <w14:ligatures w14:val="none"/>
        </w:rPr>
      </w:pPr>
      <w:moveTo w:id="330" w:author="غزاله عرفانیان" w:date="2025-07-01T07:35:00Z" w16du:dateUtc="2025-07-01T04:05:00Z">
        <w:r w:rsidRPr="00EA65EA">
          <w:rPr>
            <w:rFonts w:ascii="Times New Roman" w:eastAsia="Times New Roman" w:hAnsi="Times New Roman" w:cs="B Nazanin"/>
            <w:kern w:val="0"/>
            <w:sz w:val="24"/>
            <w:szCs w:val="24"/>
            <w:rtl/>
            <w14:ligatures w14:val="none"/>
          </w:rPr>
          <w:t>در سال‌های اخیر، استفاده از الگوریتم‌های یادگیری ماشین در تحلیل متون علمی با استقبال گسترده‌ای مواجه شده است. این الگوریتم‌ها قادرند با یادگیری از داده‌های آموزشی، به‌صورت خودکار اسناد جدید را تحلیل و طبقه‌بندی کنند. ترکیب این روش‌ها با پیش‌پردازش زبان طبیعی</w:t>
        </w:r>
        <w:r w:rsidRPr="00EA65EA">
          <w:rPr>
            <w:rFonts w:ascii="Times New Roman" w:eastAsia="Times New Roman" w:hAnsi="Times New Roman" w:cs="B Nazanin"/>
            <w:kern w:val="0"/>
            <w:sz w:val="24"/>
            <w:szCs w:val="24"/>
            <w14:ligatures w14:val="none"/>
          </w:rPr>
          <w:t xml:space="preserve"> (NLP) </w:t>
        </w:r>
        <w:r w:rsidRPr="00EA65EA">
          <w:rPr>
            <w:rFonts w:ascii="Times New Roman" w:eastAsia="Times New Roman" w:hAnsi="Times New Roman" w:cs="B Nazanin"/>
            <w:kern w:val="0"/>
            <w:sz w:val="24"/>
            <w:szCs w:val="24"/>
            <w:rtl/>
            <w14:ligatures w14:val="none"/>
          </w:rPr>
          <w:t>باعث بهبود چشم‌گیر دقت تحلیل‌ها شده است. استفاده از این تکنولوژی‌ها در دسته‌بندی پایان‌نامه‌ها، به‌ویژه در حوزه‌هایی مانند علم اطلاعات و دانش‌شناسی، ابزاری قدرتمند برای پردازش حجم بالای اطلاعات فراهم می‌کند</w:t>
        </w:r>
        <w:r w:rsidRPr="00EA65EA">
          <w:rPr>
            <w:rFonts w:ascii="Times New Roman" w:eastAsia="Times New Roman" w:hAnsi="Times New Roman" w:cs="B Nazanin" w:hint="cs"/>
            <w:kern w:val="0"/>
            <w:sz w:val="24"/>
            <w:szCs w:val="24"/>
            <w:rtl/>
            <w14:ligatures w14:val="none"/>
          </w:rPr>
          <w:t xml:space="preserve"> ( کوثری و همکاران ، 2019).</w:t>
        </w:r>
      </w:moveTo>
    </w:p>
    <w:p w14:paraId="2B69B4B5" w14:textId="77777777" w:rsidR="005B79BD" w:rsidRPr="00EA65EA" w:rsidRDefault="005B79BD" w:rsidP="005B79BD">
      <w:pPr>
        <w:bidi/>
        <w:jc w:val="both"/>
        <w:rPr>
          <w:moveTo w:id="331" w:author="غزاله عرفانیان" w:date="2025-07-01T07:35:00Z" w16du:dateUtc="2025-07-01T04:05:00Z"/>
          <w:rFonts w:cs="B Nazanin"/>
          <w:b/>
          <w:bCs/>
          <w:sz w:val="24"/>
          <w:szCs w:val="24"/>
        </w:rPr>
      </w:pPr>
      <w:moveTo w:id="332" w:author="غزاله عرفانیان" w:date="2025-07-01T07:35:00Z" w16du:dateUtc="2025-07-01T04:05:00Z">
        <w:r w:rsidRPr="00EA65EA">
          <w:rPr>
            <w:rFonts w:cs="B Nazanin"/>
            <w:b/>
            <w:bCs/>
            <w:sz w:val="24"/>
            <w:szCs w:val="24"/>
            <w:rtl/>
            <w:lang w:bidi="fa-IR"/>
          </w:rPr>
          <w:t>۶</w:t>
        </w:r>
        <w:r w:rsidRPr="00EA65EA">
          <w:rPr>
            <w:rFonts w:cs="B Nazanin"/>
            <w:b/>
            <w:bCs/>
            <w:sz w:val="24"/>
            <w:szCs w:val="24"/>
          </w:rPr>
          <w:t xml:space="preserve">. </w:t>
        </w:r>
        <w:r w:rsidRPr="00EA65EA">
          <w:rPr>
            <w:rFonts w:cs="B Nazanin"/>
            <w:b/>
            <w:bCs/>
            <w:sz w:val="24"/>
            <w:szCs w:val="24"/>
            <w:rtl/>
          </w:rPr>
          <w:t>مراحل فرایند متن‌کاوی</w:t>
        </w:r>
      </w:moveTo>
    </w:p>
    <w:p w14:paraId="114651FB" w14:textId="77777777" w:rsidR="005B79BD" w:rsidRPr="00EA65EA" w:rsidRDefault="005B79BD" w:rsidP="005B79BD">
      <w:pPr>
        <w:bidi/>
        <w:jc w:val="both"/>
        <w:rPr>
          <w:moveTo w:id="333" w:author="غزاله عرفانیان" w:date="2025-07-01T07:35:00Z" w16du:dateUtc="2025-07-01T04:05:00Z"/>
          <w:rFonts w:cs="B Nazanin"/>
          <w:sz w:val="24"/>
          <w:szCs w:val="24"/>
          <w:rtl/>
        </w:rPr>
      </w:pPr>
      <w:moveTo w:id="334" w:author="غزاله عرفانیان" w:date="2025-07-01T07:35:00Z" w16du:dateUtc="2025-07-01T04:05:00Z">
        <w:r w:rsidRPr="00EA65EA">
          <w:rPr>
            <w:rFonts w:cs="B Nazanin"/>
            <w:sz w:val="24"/>
            <w:szCs w:val="24"/>
            <w:rtl/>
          </w:rPr>
          <w:lastRenderedPageBreak/>
          <w:t xml:space="preserve">فرایند متن‌کاوی به طور کلی شامل مراحل اصلی زیر است: </w:t>
        </w:r>
        <w:r w:rsidRPr="00EA65EA">
          <w:rPr>
            <w:rFonts w:cs="B Nazanin"/>
            <w:sz w:val="24"/>
            <w:szCs w:val="24"/>
            <w:rtl/>
            <w:lang w:bidi="fa-IR"/>
          </w:rPr>
          <w:t>۱</w:t>
        </w:r>
        <w:r w:rsidRPr="00EA65EA">
          <w:rPr>
            <w:rFonts w:cs="B Nazanin"/>
            <w:sz w:val="24"/>
            <w:szCs w:val="24"/>
          </w:rPr>
          <w:t xml:space="preserve">) </w:t>
        </w:r>
        <w:r w:rsidRPr="00EA65EA">
          <w:rPr>
            <w:rFonts w:cs="B Nazanin"/>
            <w:b/>
            <w:bCs/>
            <w:sz w:val="24"/>
            <w:szCs w:val="24"/>
            <w:rtl/>
          </w:rPr>
          <w:t>جمع‌آوری داده</w:t>
        </w:r>
        <w:r w:rsidRPr="00EA65EA">
          <w:rPr>
            <w:rFonts w:cs="B Nazanin"/>
            <w:sz w:val="24"/>
            <w:szCs w:val="24"/>
            <w:rtl/>
          </w:rPr>
          <w:t xml:space="preserve">، </w:t>
        </w:r>
        <w:r w:rsidRPr="00EA65EA">
          <w:rPr>
            <w:rFonts w:cs="B Nazanin"/>
            <w:sz w:val="24"/>
            <w:szCs w:val="24"/>
            <w:rtl/>
            <w:lang w:bidi="fa-IR"/>
          </w:rPr>
          <w:t>۲</w:t>
        </w:r>
        <w:r w:rsidRPr="00EA65EA">
          <w:rPr>
            <w:rFonts w:cs="B Nazanin"/>
            <w:sz w:val="24"/>
            <w:szCs w:val="24"/>
          </w:rPr>
          <w:t xml:space="preserve">) </w:t>
        </w:r>
        <w:r w:rsidRPr="00EA65EA">
          <w:rPr>
            <w:rFonts w:cs="B Nazanin"/>
            <w:b/>
            <w:bCs/>
            <w:sz w:val="24"/>
            <w:szCs w:val="24"/>
            <w:rtl/>
          </w:rPr>
          <w:t>پیش‌پردازش داده متنی</w:t>
        </w:r>
        <w:r w:rsidRPr="00EA65EA">
          <w:rPr>
            <w:rFonts w:cs="B Nazanin"/>
            <w:sz w:val="24"/>
            <w:szCs w:val="24"/>
            <w:rtl/>
          </w:rPr>
          <w:t xml:space="preserve">، </w:t>
        </w:r>
        <w:r w:rsidRPr="00EA65EA">
          <w:rPr>
            <w:rFonts w:cs="B Nazanin"/>
            <w:sz w:val="24"/>
            <w:szCs w:val="24"/>
            <w:rtl/>
            <w:lang w:bidi="fa-IR"/>
          </w:rPr>
          <w:t>۳</w:t>
        </w:r>
        <w:r w:rsidRPr="00EA65EA">
          <w:rPr>
            <w:rFonts w:cs="B Nazanin"/>
            <w:sz w:val="24"/>
            <w:szCs w:val="24"/>
          </w:rPr>
          <w:t xml:space="preserve">) </w:t>
        </w:r>
        <w:r w:rsidRPr="00EA65EA">
          <w:rPr>
            <w:rFonts w:cs="B Nazanin" w:hint="cs"/>
            <w:b/>
            <w:bCs/>
            <w:sz w:val="24"/>
            <w:szCs w:val="24"/>
            <w:rtl/>
          </w:rPr>
          <w:t>استخراج</w:t>
        </w:r>
        <w:r w:rsidRPr="00EA65EA">
          <w:rPr>
            <w:rFonts w:cs="B Nazanin"/>
            <w:b/>
            <w:bCs/>
            <w:sz w:val="24"/>
            <w:szCs w:val="24"/>
            <w:rtl/>
          </w:rPr>
          <w:t xml:space="preserve"> ویژگی‌ها</w:t>
        </w:r>
        <w:r w:rsidRPr="00EA65EA">
          <w:rPr>
            <w:rFonts w:cs="B Nazanin"/>
            <w:b/>
            <w:bCs/>
            <w:sz w:val="24"/>
            <w:szCs w:val="24"/>
          </w:rPr>
          <w:t xml:space="preserve"> (Feature Extraction)</w:t>
        </w:r>
        <w:r w:rsidRPr="00EA65EA">
          <w:rPr>
            <w:rFonts w:cs="B Nazanin"/>
            <w:sz w:val="24"/>
            <w:szCs w:val="24"/>
            <w:rtl/>
          </w:rPr>
          <w:t xml:space="preserve">، </w:t>
        </w:r>
        <w:r w:rsidRPr="00EA65EA">
          <w:rPr>
            <w:rFonts w:cs="B Nazanin"/>
            <w:sz w:val="24"/>
            <w:szCs w:val="24"/>
            <w:rtl/>
            <w:lang w:bidi="fa-IR"/>
          </w:rPr>
          <w:t>۴</w:t>
        </w:r>
        <w:r w:rsidRPr="00EA65EA">
          <w:rPr>
            <w:rFonts w:cs="B Nazanin"/>
            <w:sz w:val="24"/>
            <w:szCs w:val="24"/>
          </w:rPr>
          <w:t xml:space="preserve">) </w:t>
        </w:r>
        <w:r w:rsidRPr="00EA65EA">
          <w:rPr>
            <w:rFonts w:cs="B Nazanin"/>
            <w:b/>
            <w:bCs/>
            <w:sz w:val="24"/>
            <w:szCs w:val="24"/>
            <w:rtl/>
          </w:rPr>
          <w:t>مدل‌سازی و تحلیل</w:t>
        </w:r>
        <w:r w:rsidRPr="00EA65EA">
          <w:rPr>
            <w:rFonts w:cs="B Nazanin"/>
            <w:sz w:val="24"/>
            <w:szCs w:val="24"/>
            <w:rtl/>
          </w:rPr>
          <w:t xml:space="preserve">، و </w:t>
        </w:r>
        <w:r w:rsidRPr="00EA65EA">
          <w:rPr>
            <w:rFonts w:cs="B Nazanin"/>
            <w:sz w:val="24"/>
            <w:szCs w:val="24"/>
            <w:rtl/>
            <w:lang w:bidi="fa-IR"/>
          </w:rPr>
          <w:t>۵</w:t>
        </w:r>
        <w:r w:rsidRPr="00EA65EA">
          <w:rPr>
            <w:rFonts w:cs="B Nazanin"/>
            <w:sz w:val="24"/>
            <w:szCs w:val="24"/>
          </w:rPr>
          <w:t xml:space="preserve">) </w:t>
        </w:r>
        <w:r w:rsidRPr="00EA65EA">
          <w:rPr>
            <w:rFonts w:cs="B Nazanin"/>
            <w:b/>
            <w:bCs/>
            <w:sz w:val="24"/>
            <w:szCs w:val="24"/>
            <w:rtl/>
          </w:rPr>
          <w:t>ارزیابی نتایج</w:t>
        </w:r>
        <w:r w:rsidRPr="00EA65EA">
          <w:rPr>
            <w:rFonts w:cs="B Nazanin"/>
            <w:sz w:val="24"/>
            <w:szCs w:val="24"/>
          </w:rPr>
          <w:t xml:space="preserve">. </w:t>
        </w:r>
        <w:r w:rsidRPr="00EA65EA">
          <w:rPr>
            <w:rFonts w:cs="B Nazanin"/>
            <w:sz w:val="24"/>
            <w:szCs w:val="24"/>
            <w:rtl/>
          </w:rPr>
          <w:t>در مرحله پیش‌پردازش، فرایندهایی مانند حذف توقف‌واژه‌ها، ریشه‌یابی، نرمال‌سازی واژگان، و حذف علائم نگارشی انجام می‌شود. سپس داده‌ها به فرم قابل تحلیل برای الگوریتم‌های داده‌کاوی تبدیل می‌شوند. این مراحل نقش حیاتی در کیفیت نهایی مدل دارند</w:t>
        </w:r>
        <w:r w:rsidRPr="00EA65EA">
          <w:rPr>
            <w:rFonts w:cs="B Nazanin" w:hint="cs"/>
            <w:sz w:val="24"/>
            <w:szCs w:val="24"/>
            <w:rtl/>
          </w:rPr>
          <w:t xml:space="preserve"> (آگاروال و شای </w:t>
        </w:r>
        <w:r w:rsidRPr="00EA65EA">
          <w:rPr>
            <w:rStyle w:val="FootnoteReference"/>
            <w:rFonts w:cs="B Nazanin"/>
            <w:sz w:val="24"/>
            <w:szCs w:val="24"/>
            <w:rtl/>
          </w:rPr>
          <w:footnoteReference w:id="7"/>
        </w:r>
        <w:r w:rsidRPr="00EA65EA">
          <w:rPr>
            <w:rFonts w:cs="B Nazanin" w:hint="cs"/>
            <w:sz w:val="24"/>
            <w:szCs w:val="24"/>
            <w:rtl/>
          </w:rPr>
          <w:t>، 2012).</w:t>
        </w:r>
      </w:moveTo>
    </w:p>
    <w:p w14:paraId="51C3D5EF" w14:textId="77777777" w:rsidR="005B79BD" w:rsidRPr="00EA65EA" w:rsidRDefault="005B79BD" w:rsidP="005B79BD">
      <w:pPr>
        <w:bidi/>
        <w:jc w:val="both"/>
        <w:rPr>
          <w:moveTo w:id="337" w:author="غزاله عرفانیان" w:date="2025-07-01T07:35:00Z" w16du:dateUtc="2025-07-01T04:05:00Z"/>
          <w:rFonts w:cs="B Nazanin"/>
          <w:b/>
          <w:bCs/>
          <w:sz w:val="24"/>
          <w:szCs w:val="24"/>
        </w:rPr>
      </w:pPr>
      <w:moveTo w:id="338" w:author="غزاله عرفانیان" w:date="2025-07-01T07:35:00Z" w16du:dateUtc="2025-07-01T04:05:00Z">
        <w:r w:rsidRPr="00EA65EA">
          <w:rPr>
            <w:rFonts w:cs="B Nazanin"/>
            <w:b/>
            <w:bCs/>
            <w:sz w:val="24"/>
            <w:szCs w:val="24"/>
            <w:rtl/>
            <w:lang w:bidi="fa-IR"/>
          </w:rPr>
          <w:t>۷</w:t>
        </w:r>
        <w:r w:rsidRPr="00EA65EA">
          <w:rPr>
            <w:rFonts w:cs="B Nazanin"/>
            <w:b/>
            <w:bCs/>
            <w:sz w:val="24"/>
            <w:szCs w:val="24"/>
          </w:rPr>
          <w:t xml:space="preserve">. </w:t>
        </w:r>
        <w:r w:rsidRPr="00EA65EA">
          <w:rPr>
            <w:rFonts w:cs="B Nazanin"/>
            <w:b/>
            <w:bCs/>
            <w:sz w:val="24"/>
            <w:szCs w:val="24"/>
            <w:rtl/>
          </w:rPr>
          <w:t>پیش‌پردازش زبان طبیعی</w:t>
        </w:r>
        <w:r w:rsidRPr="00EA65EA">
          <w:rPr>
            <w:rFonts w:cs="B Nazanin"/>
            <w:b/>
            <w:bCs/>
            <w:sz w:val="24"/>
            <w:szCs w:val="24"/>
          </w:rPr>
          <w:t xml:space="preserve"> (NLP) </w:t>
        </w:r>
        <w:r w:rsidRPr="00EA65EA">
          <w:rPr>
            <w:rFonts w:cs="B Nazanin"/>
            <w:b/>
            <w:bCs/>
            <w:sz w:val="24"/>
            <w:szCs w:val="24"/>
            <w:rtl/>
          </w:rPr>
          <w:t>در متن‌کاوی</w:t>
        </w:r>
      </w:moveTo>
    </w:p>
    <w:p w14:paraId="60F3242A" w14:textId="77777777" w:rsidR="005B79BD" w:rsidRPr="00EA65EA" w:rsidRDefault="005B79BD" w:rsidP="005B79BD">
      <w:pPr>
        <w:bidi/>
        <w:jc w:val="both"/>
        <w:rPr>
          <w:moveTo w:id="339" w:author="غزاله عرفانیان" w:date="2025-07-01T07:35:00Z" w16du:dateUtc="2025-07-01T04:05:00Z"/>
          <w:rFonts w:cs="B Nazanin"/>
          <w:sz w:val="24"/>
          <w:szCs w:val="24"/>
          <w:rtl/>
        </w:rPr>
      </w:pPr>
      <w:moveTo w:id="340" w:author="غزاله عرفانیان" w:date="2025-07-01T07:35:00Z" w16du:dateUtc="2025-07-01T04:05:00Z">
        <w:r w:rsidRPr="00EA65EA">
          <w:rPr>
            <w:rFonts w:cs="B Nazanin"/>
            <w:sz w:val="24"/>
            <w:szCs w:val="24"/>
            <w:rtl/>
          </w:rPr>
          <w:t>پیش‌پردازش زبان طبیعی یکی از ارکان اساسی موفقیت در متن‌کاوی محسوب می‌شود. در زبان فارسی، چالش‌هایی مانند تنوع واژگانی، عدم وجود فرهنگ لغت جامع، و ساختار پیچیده نحوی، فرآیند پیش‌پردازش را دشوارتر می‌کند. ابزارهایی مانند</w:t>
        </w:r>
        <w:r w:rsidRPr="00EA65EA">
          <w:rPr>
            <w:rFonts w:cs="B Nazanin"/>
            <w:sz w:val="24"/>
            <w:szCs w:val="24"/>
          </w:rPr>
          <w:t xml:space="preserve"> Hazm </w:t>
        </w:r>
        <w:r w:rsidRPr="00EA65EA">
          <w:rPr>
            <w:rFonts w:cs="B Nazanin"/>
            <w:sz w:val="24"/>
            <w:szCs w:val="24"/>
            <w:rtl/>
          </w:rPr>
          <w:t>و</w:t>
        </w:r>
        <w:r w:rsidRPr="00EA65EA">
          <w:rPr>
            <w:rFonts w:cs="B Nazanin"/>
            <w:sz w:val="24"/>
            <w:szCs w:val="24"/>
          </w:rPr>
          <w:t xml:space="preserve"> Parsivar </w:t>
        </w:r>
        <w:r w:rsidRPr="00EA65EA">
          <w:rPr>
            <w:rFonts w:cs="B Nazanin"/>
            <w:sz w:val="24"/>
            <w:szCs w:val="24"/>
            <w:rtl/>
          </w:rPr>
          <w:t>برای این منظور توسعه یافته‌اند تا وظایفی مانند توکن‌سازی، برچسب‌گذاری نقش کلمات، و ریشه‌یابی واژه‌ها را انجام دهند. بدون اجرای صحیح این مرحله، کارایی الگوریتم‌های متن‌کاوی به شدت کاهش می‌یابد</w:t>
        </w:r>
        <w:r w:rsidRPr="00EA65EA">
          <w:rPr>
            <w:rFonts w:cs="B Nazanin" w:hint="cs"/>
            <w:sz w:val="24"/>
            <w:szCs w:val="24"/>
            <w:rtl/>
          </w:rPr>
          <w:t xml:space="preserve"> ( سهامی و شهشهانی ، 2020).</w:t>
        </w:r>
      </w:moveTo>
    </w:p>
    <w:p w14:paraId="6ABF4023" w14:textId="77777777" w:rsidR="005B79BD" w:rsidRPr="00EA65EA" w:rsidRDefault="005B79BD" w:rsidP="005B79BD">
      <w:pPr>
        <w:bidi/>
        <w:jc w:val="both"/>
        <w:rPr>
          <w:moveTo w:id="341" w:author="غزاله عرفانیان" w:date="2025-07-01T07:35:00Z" w16du:dateUtc="2025-07-01T04:05:00Z"/>
          <w:rFonts w:cs="B Nazanin"/>
          <w:b/>
          <w:bCs/>
          <w:sz w:val="24"/>
          <w:szCs w:val="24"/>
        </w:rPr>
      </w:pPr>
      <w:moveTo w:id="342" w:author="غزاله عرفانیان" w:date="2025-07-01T07:35:00Z" w16du:dateUtc="2025-07-01T04:05:00Z">
        <w:r w:rsidRPr="00EA65EA">
          <w:rPr>
            <w:rFonts w:cs="B Nazanin"/>
            <w:b/>
            <w:bCs/>
            <w:sz w:val="24"/>
            <w:szCs w:val="24"/>
            <w:rtl/>
            <w:lang w:bidi="fa-IR"/>
          </w:rPr>
          <w:t>۸</w:t>
        </w:r>
        <w:r w:rsidRPr="00EA65EA">
          <w:rPr>
            <w:rFonts w:cs="B Nazanin"/>
            <w:b/>
            <w:bCs/>
            <w:sz w:val="24"/>
            <w:szCs w:val="24"/>
          </w:rPr>
          <w:t xml:space="preserve">. </w:t>
        </w:r>
        <w:r w:rsidRPr="00EA65EA">
          <w:rPr>
            <w:rFonts w:cs="B Nazanin"/>
            <w:b/>
            <w:bCs/>
            <w:sz w:val="24"/>
            <w:szCs w:val="24"/>
            <w:rtl/>
          </w:rPr>
          <w:t>نمایه‌سازی و استخراج ویژگی‌ها در متن‌کاوی</w:t>
        </w:r>
      </w:moveTo>
    </w:p>
    <w:p w14:paraId="460C7999" w14:textId="0C3E1D3B" w:rsidR="005B79BD" w:rsidRPr="00EA65EA" w:rsidRDefault="005B79BD" w:rsidP="005B79BD">
      <w:pPr>
        <w:bidi/>
        <w:jc w:val="both"/>
        <w:rPr>
          <w:moveTo w:id="343" w:author="غزاله عرفانیان" w:date="2025-07-01T07:35:00Z" w16du:dateUtc="2025-07-01T04:05:00Z"/>
          <w:rFonts w:cs="B Nazanin"/>
          <w:sz w:val="24"/>
          <w:szCs w:val="24"/>
          <w:rtl/>
        </w:rPr>
      </w:pPr>
      <w:moveTo w:id="344" w:author="غزاله عرفانیان" w:date="2025-07-01T07:35:00Z" w16du:dateUtc="2025-07-01T04:05:00Z">
        <w:r w:rsidRPr="00EA65EA">
          <w:rPr>
            <w:rFonts w:cs="B Nazanin"/>
            <w:sz w:val="24"/>
            <w:szCs w:val="24"/>
            <w:rtl/>
          </w:rPr>
          <w:t>نمایه‌سازی متون، مرحله‌ای است که در آن اسناد متنی به بردارهای عددی قابل پردازش تبدیل می‌شوند. مدل‌هایی مانند</w:t>
        </w:r>
        <w:r w:rsidRPr="00EA65EA">
          <w:rPr>
            <w:rFonts w:cs="B Nazanin"/>
            <w:sz w:val="24"/>
            <w:szCs w:val="24"/>
          </w:rPr>
          <w:t xml:space="preserve"> Bag of</w:t>
        </w:r>
      </w:moveTo>
      <w:ins w:id="345" w:author="غزاله عرفانیان" w:date="2025-07-14T12:39:00Z" w16du:dateUtc="2025-07-14T09:09:00Z">
        <w:r w:rsidR="00582E51">
          <w:rPr>
            <w:rFonts w:cs="B Nazanin"/>
            <w:sz w:val="24"/>
            <w:szCs w:val="24"/>
          </w:rPr>
          <w:t>)</w:t>
        </w:r>
      </w:ins>
      <w:moveTo w:id="346" w:author="غزاله عرفانیان" w:date="2025-07-01T07:35:00Z" w16du:dateUtc="2025-07-01T04:05:00Z">
        <w:r w:rsidRPr="00EA65EA">
          <w:rPr>
            <w:rFonts w:cs="B Nazanin"/>
            <w:sz w:val="24"/>
            <w:szCs w:val="24"/>
          </w:rPr>
          <w:t xml:space="preserve"> Words (BoW)</w:t>
        </w:r>
        <w:r w:rsidRPr="00EA65EA">
          <w:rPr>
            <w:rFonts w:cs="B Nazanin"/>
            <w:sz w:val="24"/>
            <w:szCs w:val="24"/>
            <w:rtl/>
          </w:rPr>
          <w:t xml:space="preserve">، </w:t>
        </w:r>
        <w:r w:rsidRPr="00EA65EA">
          <w:rPr>
            <w:rFonts w:cs="B Nazanin"/>
            <w:sz w:val="24"/>
            <w:szCs w:val="24"/>
          </w:rPr>
          <w:t xml:space="preserve">TF-IDF </w:t>
        </w:r>
        <w:r w:rsidRPr="00EA65EA">
          <w:rPr>
            <w:rFonts w:cs="B Nazanin"/>
            <w:sz w:val="24"/>
            <w:szCs w:val="24"/>
            <w:rtl/>
          </w:rPr>
          <w:t>و</w:t>
        </w:r>
        <w:r w:rsidRPr="00EA65EA">
          <w:rPr>
            <w:rFonts w:cs="B Nazanin"/>
            <w:sz w:val="24"/>
            <w:szCs w:val="24"/>
          </w:rPr>
          <w:t xml:space="preserve"> Word Embedding (</w:t>
        </w:r>
        <w:r w:rsidRPr="00EA65EA">
          <w:rPr>
            <w:rFonts w:cs="B Nazanin"/>
            <w:sz w:val="24"/>
            <w:szCs w:val="24"/>
            <w:rtl/>
          </w:rPr>
          <w:t>مانند</w:t>
        </w:r>
        <w:r w:rsidRPr="00EA65EA">
          <w:rPr>
            <w:rFonts w:cs="B Nazanin"/>
            <w:sz w:val="24"/>
            <w:szCs w:val="24"/>
          </w:rPr>
          <w:t xml:space="preserve"> Word2Vec</w:t>
        </w:r>
      </w:moveTo>
      <w:ins w:id="347" w:author="غزاله عرفانیان" w:date="2025-07-14T12:40:00Z" w16du:dateUtc="2025-07-14T09:10:00Z">
        <w:r w:rsidR="00582E51">
          <w:rPr>
            <w:rFonts w:cs="B Nazanin"/>
            <w:sz w:val="24"/>
            <w:szCs w:val="24"/>
          </w:rPr>
          <w:t>)</w:t>
        </w:r>
      </w:ins>
      <w:moveTo w:id="348" w:author="غزاله عرفانیان" w:date="2025-07-01T07:35:00Z" w16du:dateUtc="2025-07-01T04:05:00Z">
        <w:r w:rsidRPr="00EA65EA">
          <w:rPr>
            <w:rFonts w:cs="B Nazanin"/>
            <w:sz w:val="24"/>
            <w:szCs w:val="24"/>
          </w:rPr>
          <w:t xml:space="preserve"> </w:t>
        </w:r>
        <w:r w:rsidRPr="00EA65EA">
          <w:rPr>
            <w:rFonts w:cs="B Nazanin"/>
            <w:sz w:val="24"/>
            <w:szCs w:val="24"/>
            <w:rtl/>
          </w:rPr>
          <w:t>و</w:t>
        </w:r>
        <w:r w:rsidRPr="00EA65EA">
          <w:rPr>
            <w:rFonts w:cs="B Nazanin"/>
            <w:sz w:val="24"/>
            <w:szCs w:val="24"/>
          </w:rPr>
          <w:t xml:space="preserve"> </w:t>
        </w:r>
      </w:moveTo>
      <w:ins w:id="349" w:author="غزاله عرفانیان" w:date="2025-07-14T12:40:00Z" w16du:dateUtc="2025-07-14T09:10:00Z">
        <w:r w:rsidR="00582E51">
          <w:rPr>
            <w:rFonts w:cs="B Nazanin"/>
            <w:sz w:val="24"/>
            <w:szCs w:val="24"/>
          </w:rPr>
          <w:t>(</w:t>
        </w:r>
      </w:ins>
      <w:moveTo w:id="350" w:author="غزاله عرفانیان" w:date="2025-07-01T07:35:00Z" w16du:dateUtc="2025-07-01T04:05:00Z">
        <w:r w:rsidRPr="00EA65EA">
          <w:rPr>
            <w:rFonts w:cs="B Nazanin"/>
            <w:sz w:val="24"/>
            <w:szCs w:val="24"/>
          </w:rPr>
          <w:t>BERT</w:t>
        </w:r>
        <w:del w:id="351" w:author="غزاله عرفانیان" w:date="2025-07-14T12:40:00Z" w16du:dateUtc="2025-07-14T09:10:00Z">
          <w:r w:rsidRPr="00EA65EA" w:rsidDel="00582E51">
            <w:rPr>
              <w:rFonts w:cs="B Nazanin"/>
              <w:sz w:val="24"/>
              <w:szCs w:val="24"/>
            </w:rPr>
            <w:delText>)</w:delText>
          </w:r>
        </w:del>
        <w:r w:rsidRPr="00EA65EA">
          <w:rPr>
            <w:rFonts w:cs="B Nazanin"/>
            <w:sz w:val="24"/>
            <w:szCs w:val="24"/>
          </w:rPr>
          <w:t xml:space="preserve"> </w:t>
        </w:r>
        <w:r w:rsidRPr="00EA65EA">
          <w:rPr>
            <w:rFonts w:cs="B Nazanin"/>
            <w:sz w:val="24"/>
            <w:szCs w:val="24"/>
            <w:rtl/>
          </w:rPr>
          <w:t>در این زمینه کاربرد دارند. انتخاب روش مناسب برای استخراج ویژگی‌ها، بسته به نوع داده و هدف تحلیل، می‌تواند به بهبود دقت مدل‌های طبقه‌بندی منجر شود. برای متون علمی و تخصصی مانند پایان‌نامه‌ها، استفاده از مدل‌های معنایی عمیق‌تر مانند</w:t>
        </w:r>
        <w:r w:rsidRPr="00EA65EA">
          <w:rPr>
            <w:rFonts w:cs="B Nazanin"/>
            <w:sz w:val="24"/>
            <w:szCs w:val="24"/>
          </w:rPr>
          <w:t xml:space="preserve"> BERT </w:t>
        </w:r>
        <w:r w:rsidRPr="00EA65EA">
          <w:rPr>
            <w:rFonts w:cs="B Nazanin"/>
            <w:sz w:val="24"/>
            <w:szCs w:val="24"/>
            <w:rtl/>
          </w:rPr>
          <w:t>نتایج بهتری نسبت به روش‌های سنتی دارد</w:t>
        </w:r>
        <w:r w:rsidRPr="00EA65EA">
          <w:rPr>
            <w:rFonts w:cs="B Nazanin" w:hint="cs"/>
            <w:sz w:val="24"/>
            <w:szCs w:val="24"/>
            <w:rtl/>
          </w:rPr>
          <w:t xml:space="preserve"> ( دلوین و همکاران ، 2019 )</w:t>
        </w:r>
      </w:moveTo>
    </w:p>
    <w:p w14:paraId="67A1B839" w14:textId="77777777" w:rsidR="005B79BD" w:rsidRPr="00EA65EA" w:rsidRDefault="005B79BD" w:rsidP="005B79BD">
      <w:pPr>
        <w:bidi/>
        <w:jc w:val="both"/>
        <w:rPr>
          <w:moveTo w:id="352" w:author="غزاله عرفانیان" w:date="2025-07-01T07:35:00Z" w16du:dateUtc="2025-07-01T04:05:00Z"/>
          <w:rFonts w:cs="B Nazanin"/>
          <w:b/>
          <w:bCs/>
          <w:sz w:val="24"/>
          <w:szCs w:val="24"/>
        </w:rPr>
      </w:pPr>
      <w:moveTo w:id="353" w:author="غزاله عرفانیان" w:date="2025-07-01T07:35:00Z" w16du:dateUtc="2025-07-01T04:05:00Z">
        <w:r w:rsidRPr="00EA65EA">
          <w:rPr>
            <w:rFonts w:cs="B Nazanin"/>
            <w:b/>
            <w:bCs/>
            <w:sz w:val="24"/>
            <w:szCs w:val="24"/>
            <w:rtl/>
            <w:lang w:bidi="fa-IR"/>
          </w:rPr>
          <w:t>۹</w:t>
        </w:r>
        <w:r w:rsidRPr="00EA65EA">
          <w:rPr>
            <w:rFonts w:cs="B Nazanin"/>
            <w:b/>
            <w:bCs/>
            <w:sz w:val="24"/>
            <w:szCs w:val="24"/>
          </w:rPr>
          <w:t xml:space="preserve">. </w:t>
        </w:r>
        <w:r w:rsidRPr="00EA65EA">
          <w:rPr>
            <w:rFonts w:cs="B Nazanin"/>
            <w:b/>
            <w:bCs/>
            <w:sz w:val="24"/>
            <w:szCs w:val="24"/>
            <w:rtl/>
          </w:rPr>
          <w:t>ابزارها و کتابخانه‌های متن‌کاوی</w:t>
        </w:r>
      </w:moveTo>
    </w:p>
    <w:p w14:paraId="42255426" w14:textId="77777777" w:rsidR="005B79BD" w:rsidRPr="00EA65EA" w:rsidRDefault="005B79BD" w:rsidP="005B79BD">
      <w:pPr>
        <w:bidi/>
        <w:jc w:val="both"/>
        <w:rPr>
          <w:moveTo w:id="354" w:author="غزاله عرفانیان" w:date="2025-07-01T07:35:00Z" w16du:dateUtc="2025-07-01T04:05:00Z"/>
          <w:rFonts w:cs="B Nazanin"/>
          <w:sz w:val="24"/>
          <w:szCs w:val="24"/>
          <w:rtl/>
        </w:rPr>
      </w:pPr>
      <w:moveTo w:id="355" w:author="غزاله عرفانیان" w:date="2025-07-01T07:35:00Z" w16du:dateUtc="2025-07-01T04:05:00Z">
        <w:r w:rsidRPr="00EA65EA">
          <w:rPr>
            <w:rFonts w:cs="B Nazanin"/>
            <w:sz w:val="24"/>
            <w:szCs w:val="24"/>
            <w:rtl/>
          </w:rPr>
          <w:t>برای انجام متن‌کاوی، ابزارها و کتابخانه‌های بسیاری در دسترس پژوهشگران قرار دارد. در زبان پایتون، کتابخانه‌هایی مانند</w:t>
        </w:r>
        <w:r w:rsidRPr="00EA65EA">
          <w:rPr>
            <w:rFonts w:cs="B Nazanin"/>
            <w:sz w:val="24"/>
            <w:szCs w:val="24"/>
          </w:rPr>
          <w:t xml:space="preserve"> NLTK</w:t>
        </w:r>
        <w:r w:rsidRPr="00EA65EA">
          <w:rPr>
            <w:rFonts w:cs="B Nazanin"/>
            <w:sz w:val="24"/>
            <w:szCs w:val="24"/>
            <w:rtl/>
          </w:rPr>
          <w:t xml:space="preserve">، </w:t>
        </w:r>
        <w:r w:rsidRPr="00EA65EA">
          <w:rPr>
            <w:rFonts w:cs="B Nazanin"/>
            <w:sz w:val="24"/>
            <w:szCs w:val="24"/>
          </w:rPr>
          <w:t>Scikit-learn</w:t>
        </w:r>
        <w:r w:rsidRPr="00EA65EA">
          <w:rPr>
            <w:rFonts w:cs="B Nazanin"/>
            <w:sz w:val="24"/>
            <w:szCs w:val="24"/>
            <w:rtl/>
          </w:rPr>
          <w:t xml:space="preserve">، </w:t>
        </w:r>
        <w:r w:rsidRPr="00EA65EA">
          <w:rPr>
            <w:rFonts w:cs="B Nazanin"/>
            <w:sz w:val="24"/>
            <w:szCs w:val="24"/>
          </w:rPr>
          <w:t>spaCy</w:t>
        </w:r>
        <w:r w:rsidRPr="00EA65EA">
          <w:rPr>
            <w:rFonts w:cs="B Nazanin"/>
            <w:sz w:val="24"/>
            <w:szCs w:val="24"/>
            <w:rtl/>
          </w:rPr>
          <w:t xml:space="preserve">، </w:t>
        </w:r>
        <w:r w:rsidRPr="00EA65EA">
          <w:rPr>
            <w:rFonts w:cs="B Nazanin"/>
            <w:sz w:val="24"/>
            <w:szCs w:val="24"/>
          </w:rPr>
          <w:t xml:space="preserve">Gensim </w:t>
        </w:r>
        <w:r w:rsidRPr="00EA65EA">
          <w:rPr>
            <w:rFonts w:cs="B Nazanin"/>
            <w:sz w:val="24"/>
            <w:szCs w:val="24"/>
            <w:rtl/>
          </w:rPr>
          <w:t>و</w:t>
        </w:r>
        <w:r w:rsidRPr="00EA65EA">
          <w:rPr>
            <w:rFonts w:cs="B Nazanin"/>
            <w:sz w:val="24"/>
            <w:szCs w:val="24"/>
          </w:rPr>
          <w:t xml:space="preserve"> TensorFlow </w:t>
        </w:r>
        <w:r w:rsidRPr="00EA65EA">
          <w:rPr>
            <w:rFonts w:cs="B Nazanin"/>
            <w:sz w:val="24"/>
            <w:szCs w:val="24"/>
            <w:rtl/>
          </w:rPr>
          <w:t>از جمله پرکاربردترین ابزارهای پردازش متن و یادگیری ماشین هستند. برای زبان فارسی نیز ابزارهایی چون</w:t>
        </w:r>
        <w:r w:rsidRPr="00EA65EA">
          <w:rPr>
            <w:rFonts w:cs="B Nazanin"/>
            <w:sz w:val="24"/>
            <w:szCs w:val="24"/>
          </w:rPr>
          <w:t xml:space="preserve"> Hazm </w:t>
        </w:r>
        <w:r w:rsidRPr="00EA65EA">
          <w:rPr>
            <w:rFonts w:cs="B Nazanin"/>
            <w:sz w:val="24"/>
            <w:szCs w:val="24"/>
            <w:rtl/>
          </w:rPr>
          <w:t>و</w:t>
        </w:r>
        <w:r w:rsidRPr="00EA65EA">
          <w:rPr>
            <w:rFonts w:cs="B Nazanin"/>
            <w:sz w:val="24"/>
            <w:szCs w:val="24"/>
          </w:rPr>
          <w:t xml:space="preserve"> Parsivar </w:t>
        </w:r>
        <w:r w:rsidRPr="00EA65EA">
          <w:rPr>
            <w:rFonts w:cs="B Nazanin"/>
            <w:sz w:val="24"/>
            <w:szCs w:val="24"/>
            <w:rtl/>
          </w:rPr>
          <w:t>برای پیش‌پردازش و استخراج ویژگی‌ها مناسب هستند. این ابزارها با امکانات متنوع، بستر مناسبی را برای انجام پروژه‌های متن‌کاوی علمی فراهم می‌کنند</w:t>
        </w:r>
        <w:r w:rsidRPr="00EA65EA">
          <w:rPr>
            <w:rFonts w:cs="B Nazanin" w:hint="cs"/>
            <w:sz w:val="24"/>
            <w:szCs w:val="24"/>
            <w:rtl/>
          </w:rPr>
          <w:t xml:space="preserve"> ( بیرد </w:t>
        </w:r>
        <w:r w:rsidRPr="00EA65EA">
          <w:rPr>
            <w:rStyle w:val="FootnoteReference"/>
            <w:rFonts w:cs="B Nazanin"/>
            <w:sz w:val="24"/>
            <w:szCs w:val="24"/>
            <w:rtl/>
          </w:rPr>
          <w:footnoteReference w:id="8"/>
        </w:r>
        <w:r w:rsidRPr="00EA65EA">
          <w:rPr>
            <w:rFonts w:cs="B Nazanin" w:hint="cs"/>
            <w:sz w:val="24"/>
            <w:szCs w:val="24"/>
            <w:rtl/>
          </w:rPr>
          <w:t>و همکلاران ، 2019 ).</w:t>
        </w:r>
      </w:moveTo>
    </w:p>
    <w:p w14:paraId="2D1A0FCC" w14:textId="77777777" w:rsidR="005B79BD" w:rsidRPr="00EA65EA" w:rsidRDefault="005B79BD" w:rsidP="005B79BD">
      <w:pPr>
        <w:bidi/>
        <w:jc w:val="both"/>
        <w:rPr>
          <w:moveTo w:id="358" w:author="غزاله عرفانیان" w:date="2025-07-01T07:35:00Z" w16du:dateUtc="2025-07-01T04:05:00Z"/>
          <w:rFonts w:cs="B Nazanin"/>
          <w:b/>
          <w:bCs/>
          <w:sz w:val="24"/>
          <w:szCs w:val="24"/>
        </w:rPr>
      </w:pPr>
      <w:moveTo w:id="359" w:author="غزاله عرفانیان" w:date="2025-07-01T07:35:00Z" w16du:dateUtc="2025-07-01T04:05:00Z">
        <w:r w:rsidRPr="00EA65EA">
          <w:rPr>
            <w:rFonts w:cs="B Nazanin"/>
            <w:b/>
            <w:bCs/>
            <w:sz w:val="24"/>
            <w:szCs w:val="24"/>
            <w:rtl/>
            <w:lang w:bidi="fa-IR"/>
          </w:rPr>
          <w:t>۱۰</w:t>
        </w:r>
        <w:r w:rsidRPr="00EA65EA">
          <w:rPr>
            <w:rFonts w:cs="B Nazanin"/>
            <w:b/>
            <w:bCs/>
            <w:sz w:val="24"/>
            <w:szCs w:val="24"/>
          </w:rPr>
          <w:t xml:space="preserve">. </w:t>
        </w:r>
        <w:r w:rsidRPr="00EA65EA">
          <w:rPr>
            <w:rFonts w:cs="B Nazanin"/>
            <w:b/>
            <w:bCs/>
            <w:sz w:val="24"/>
            <w:szCs w:val="24"/>
            <w:rtl/>
          </w:rPr>
          <w:t>چالش‌های متن‌کاوی در متون دانشگاهی و فارسی</w:t>
        </w:r>
      </w:moveTo>
    </w:p>
    <w:p w14:paraId="5BDCBE5A" w14:textId="77777777" w:rsidR="005B79BD" w:rsidRPr="00EA65EA" w:rsidRDefault="005B79BD" w:rsidP="005B79BD">
      <w:pPr>
        <w:bidi/>
        <w:jc w:val="both"/>
        <w:rPr>
          <w:moveTo w:id="360" w:author="غزاله عرفانیان" w:date="2025-07-01T07:35:00Z" w16du:dateUtc="2025-07-01T04:05:00Z"/>
          <w:rFonts w:cs="B Nazanin"/>
          <w:sz w:val="24"/>
          <w:szCs w:val="24"/>
          <w:rtl/>
        </w:rPr>
      </w:pPr>
      <w:moveTo w:id="361" w:author="غزاله عرفانیان" w:date="2025-07-01T07:35:00Z" w16du:dateUtc="2025-07-01T04:05:00Z">
        <w:r w:rsidRPr="00EA65EA">
          <w:rPr>
            <w:rFonts w:cs="B Nazanin"/>
            <w:sz w:val="24"/>
            <w:szCs w:val="24"/>
            <w:rtl/>
          </w:rPr>
          <w:t>متن‌کاوی در متون دانشگاهی فارسی با چالش‌هایی همچون نبود استانداردهای واحد در نام‌گذاری رشته‌ها، نبود دسته‌بندی موضوعی مشخص در برخی منابع، ابهام معنایی در واژگان، و پراکندگی در کلیدواژه‌ها همراه است. همچنین وجود خطاهای تایپی، سبک نوشتاری متفاوت دانشجویان، و استفاده از اصطلاحات بومی، تحلیل خودکار این متون را دشوار می‌سازد. پژوهش‌هایی که روی متون فارسی انجام شده‌اند، همواره بر ضرورت بومی‌سازی الگوریتم‌ها و ارتقاء ابزارهای پردازش زبان فارسی تأکید دارند</w:t>
        </w:r>
        <w:r w:rsidRPr="00EA65EA">
          <w:rPr>
            <w:rFonts w:cs="B Nazanin" w:hint="cs"/>
            <w:sz w:val="24"/>
            <w:szCs w:val="24"/>
            <w:rtl/>
          </w:rPr>
          <w:t xml:space="preserve"> ( طوسی و همکاران ، 2021) . </w:t>
        </w:r>
      </w:moveTo>
    </w:p>
    <w:p w14:paraId="3E7F7A35" w14:textId="77777777" w:rsidR="005B79BD" w:rsidRPr="00EA65EA" w:rsidRDefault="005B79BD" w:rsidP="005B79BD">
      <w:pPr>
        <w:bidi/>
        <w:jc w:val="both"/>
        <w:rPr>
          <w:moveTo w:id="362" w:author="غزاله عرفانیان" w:date="2025-07-01T07:35:00Z" w16du:dateUtc="2025-07-01T04:05:00Z"/>
          <w:rFonts w:cs="B Nazanin"/>
          <w:b/>
          <w:bCs/>
          <w:sz w:val="24"/>
          <w:szCs w:val="24"/>
          <w:lang w:bidi="fa-IR"/>
        </w:rPr>
      </w:pPr>
      <w:moveTo w:id="363" w:author="غزاله عرفانیان" w:date="2025-07-01T07:35:00Z" w16du:dateUtc="2025-07-01T04:05:00Z">
        <w:r w:rsidRPr="00EA65EA">
          <w:rPr>
            <w:rFonts w:cs="B Nazanin" w:hint="cs"/>
            <w:b/>
            <w:bCs/>
            <w:sz w:val="24"/>
            <w:szCs w:val="24"/>
            <w:rtl/>
            <w:lang w:bidi="fa-IR"/>
          </w:rPr>
          <w:t>متن‌کاوی</w:t>
        </w:r>
      </w:moveTo>
    </w:p>
    <w:p w14:paraId="3B80123B" w14:textId="77777777" w:rsidR="005B79BD" w:rsidRPr="00EA65EA" w:rsidRDefault="005B79BD" w:rsidP="005B79BD">
      <w:pPr>
        <w:bidi/>
        <w:jc w:val="both"/>
        <w:rPr>
          <w:moveTo w:id="364" w:author="غزاله عرفانیان" w:date="2025-07-01T07:35:00Z" w16du:dateUtc="2025-07-01T04:05:00Z"/>
          <w:rFonts w:cs="B Nazanin"/>
          <w:sz w:val="24"/>
          <w:szCs w:val="24"/>
          <w:rtl/>
          <w:lang w:bidi="fa-IR"/>
        </w:rPr>
      </w:pPr>
      <w:moveTo w:id="365" w:author="غزاله عرفانیان" w:date="2025-07-01T07:35:00Z" w16du:dateUtc="2025-07-01T04:05:00Z">
        <w:r w:rsidRPr="00EA65EA">
          <w:rPr>
            <w:rFonts w:cs="B Nazanin" w:hint="cs"/>
            <w:sz w:val="24"/>
            <w:szCs w:val="24"/>
            <w:rtl/>
            <w:lang w:bidi="fa-IR"/>
          </w:rPr>
          <w:lastRenderedPageBreak/>
          <w:t>متن‌کاوی</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فرایند</w:t>
        </w:r>
        <w:r w:rsidRPr="00EA65EA">
          <w:rPr>
            <w:rFonts w:cs="B Nazanin"/>
            <w:sz w:val="24"/>
            <w:szCs w:val="24"/>
            <w:rtl/>
            <w:lang w:bidi="fa-IR"/>
          </w:rPr>
          <w:t xml:space="preserve"> </w:t>
        </w:r>
        <w:r w:rsidRPr="00EA65EA">
          <w:rPr>
            <w:rFonts w:cs="B Nazanin" w:hint="cs"/>
            <w:sz w:val="24"/>
            <w:szCs w:val="24"/>
            <w:rtl/>
            <w:lang w:bidi="fa-IR"/>
          </w:rPr>
          <w:t>استخراج</w:t>
        </w:r>
        <w:r w:rsidRPr="00EA65EA">
          <w:rPr>
            <w:rFonts w:cs="B Nazanin"/>
            <w:sz w:val="24"/>
            <w:szCs w:val="24"/>
            <w:rtl/>
            <w:lang w:bidi="fa-IR"/>
          </w:rPr>
          <w:t xml:space="preserve"> </w:t>
        </w:r>
        <w:r w:rsidRPr="00EA65EA">
          <w:rPr>
            <w:rFonts w:cs="B Nazanin" w:hint="cs"/>
            <w:sz w:val="24"/>
            <w:szCs w:val="24"/>
            <w:rtl/>
            <w:lang w:bidi="fa-IR"/>
          </w:rPr>
          <w:t>اطلاعات</w:t>
        </w:r>
        <w:r w:rsidRPr="00EA65EA">
          <w:rPr>
            <w:rFonts w:cs="B Nazanin"/>
            <w:sz w:val="24"/>
            <w:szCs w:val="24"/>
            <w:rtl/>
            <w:lang w:bidi="fa-IR"/>
          </w:rPr>
          <w:t xml:space="preserve"> </w:t>
        </w:r>
        <w:r w:rsidRPr="00EA65EA">
          <w:rPr>
            <w:rFonts w:cs="B Nazanin" w:hint="cs"/>
            <w:sz w:val="24"/>
            <w:szCs w:val="24"/>
            <w:rtl/>
            <w:lang w:bidi="fa-IR"/>
          </w:rPr>
          <w:t>با</w:t>
        </w:r>
        <w:r w:rsidRPr="00EA65EA">
          <w:rPr>
            <w:rFonts w:cs="B Nazanin"/>
            <w:sz w:val="24"/>
            <w:szCs w:val="24"/>
            <w:rtl/>
            <w:lang w:bidi="fa-IR"/>
          </w:rPr>
          <w:t xml:space="preserve"> </w:t>
        </w:r>
        <w:r w:rsidRPr="00EA65EA">
          <w:rPr>
            <w:rFonts w:cs="B Nazanin" w:hint="cs"/>
            <w:sz w:val="24"/>
            <w:szCs w:val="24"/>
            <w:rtl/>
            <w:lang w:bidi="fa-IR"/>
          </w:rPr>
          <w:t>کیفیت</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متن‌های غیرساختاریافته</w:t>
        </w:r>
        <w:r w:rsidRPr="00EA65EA">
          <w:rPr>
            <w:rFonts w:cs="B Nazanin"/>
            <w:sz w:val="24"/>
            <w:szCs w:val="24"/>
            <w:rtl/>
            <w:lang w:bidi="fa-IR"/>
          </w:rPr>
          <w:t xml:space="preserve"> </w:t>
        </w:r>
        <w:r w:rsidRPr="00EA65EA">
          <w:rPr>
            <w:rFonts w:cs="B Nazanin" w:hint="cs"/>
            <w:sz w:val="24"/>
            <w:szCs w:val="24"/>
            <w:rtl/>
            <w:lang w:bidi="fa-IR"/>
          </w:rPr>
          <w:t>اشاره</w:t>
        </w:r>
        <w:r w:rsidRPr="00EA65EA">
          <w:rPr>
            <w:rFonts w:cs="B Nazanin"/>
            <w:sz w:val="24"/>
            <w:szCs w:val="24"/>
            <w:rtl/>
            <w:lang w:bidi="fa-IR"/>
          </w:rPr>
          <w:t xml:space="preserve"> </w:t>
        </w:r>
        <w:r w:rsidRPr="00EA65EA">
          <w:rPr>
            <w:rFonts w:cs="B Nazanin" w:hint="cs"/>
            <w:sz w:val="24"/>
            <w:szCs w:val="24"/>
            <w:rtl/>
            <w:lang w:bidi="fa-IR"/>
          </w:rPr>
          <w:t>دارد</w:t>
        </w:r>
        <w:r w:rsidRPr="00EA65EA">
          <w:rPr>
            <w:rFonts w:cs="B Nazanin"/>
            <w:sz w:val="24"/>
            <w:szCs w:val="24"/>
            <w:rtl/>
            <w:lang w:bidi="fa-IR"/>
          </w:rPr>
          <w:t xml:space="preserve">. </w:t>
        </w:r>
        <w:r w:rsidRPr="00EA65EA">
          <w:rPr>
            <w:rFonts w:cs="B Nazanin" w:hint="cs"/>
            <w:sz w:val="24"/>
            <w:szCs w:val="24"/>
            <w:rtl/>
            <w:lang w:bidi="fa-IR"/>
          </w:rPr>
          <w:t>این</w:t>
        </w:r>
        <w:r w:rsidRPr="00EA65EA">
          <w:rPr>
            <w:rFonts w:cs="B Nazanin"/>
            <w:sz w:val="24"/>
            <w:szCs w:val="24"/>
            <w:rtl/>
            <w:lang w:bidi="fa-IR"/>
          </w:rPr>
          <w:t xml:space="preserve"> </w:t>
        </w:r>
        <w:r w:rsidRPr="00EA65EA">
          <w:rPr>
            <w:rFonts w:cs="B Nazanin" w:hint="cs"/>
            <w:sz w:val="24"/>
            <w:szCs w:val="24"/>
            <w:rtl/>
            <w:lang w:bidi="fa-IR"/>
          </w:rPr>
          <w:t>فرایند</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عنوان</w:t>
        </w:r>
        <w:r w:rsidRPr="00EA65EA">
          <w:rPr>
            <w:rFonts w:cs="B Nazanin"/>
            <w:sz w:val="24"/>
            <w:szCs w:val="24"/>
            <w:rtl/>
            <w:lang w:bidi="fa-IR"/>
          </w:rPr>
          <w:t xml:space="preserve"> </w:t>
        </w:r>
        <w:r w:rsidRPr="00EA65EA">
          <w:rPr>
            <w:rFonts w:cs="B Nazanin" w:hint="cs"/>
            <w:sz w:val="24"/>
            <w:szCs w:val="24"/>
            <w:rtl/>
            <w:lang w:bidi="fa-IR"/>
          </w:rPr>
          <w:t>آنالیز</w:t>
        </w:r>
        <w:r w:rsidRPr="00EA65EA">
          <w:rPr>
            <w:rFonts w:cs="B Nazanin"/>
            <w:sz w:val="24"/>
            <w:szCs w:val="24"/>
            <w:rtl/>
            <w:lang w:bidi="fa-IR"/>
          </w:rPr>
          <w:t xml:space="preserve"> </w:t>
        </w:r>
        <w:r w:rsidRPr="00EA65EA">
          <w:rPr>
            <w:rFonts w:cs="B Nazanin" w:hint="cs"/>
            <w:sz w:val="24"/>
            <w:szCs w:val="24"/>
            <w:rtl/>
            <w:lang w:bidi="fa-IR"/>
          </w:rPr>
          <w:t>متن</w:t>
        </w:r>
        <w:r w:rsidRPr="00EA65EA">
          <w:rPr>
            <w:rFonts w:cs="B Nazanin"/>
            <w:sz w:val="24"/>
            <w:szCs w:val="24"/>
            <w:rtl/>
            <w:lang w:bidi="fa-IR"/>
          </w:rPr>
          <w:t xml:space="preserve"> </w:t>
        </w:r>
        <w:r w:rsidRPr="00EA65EA">
          <w:rPr>
            <w:rFonts w:cs="B Nazanin" w:hint="cs"/>
            <w:sz w:val="24"/>
            <w:szCs w:val="24"/>
            <w:rtl/>
            <w:lang w:bidi="fa-IR"/>
          </w:rPr>
          <w:t>نیز</w:t>
        </w:r>
        <w:r w:rsidRPr="00EA65EA">
          <w:rPr>
            <w:rFonts w:cs="B Nazanin"/>
            <w:sz w:val="24"/>
            <w:szCs w:val="24"/>
            <w:rtl/>
            <w:lang w:bidi="fa-IR"/>
          </w:rPr>
          <w:t xml:space="preserve"> </w:t>
        </w:r>
        <w:r w:rsidRPr="00EA65EA">
          <w:rPr>
            <w:rFonts w:cs="B Nazanin" w:hint="cs"/>
            <w:sz w:val="24"/>
            <w:szCs w:val="24"/>
            <w:rtl/>
            <w:lang w:bidi="fa-IR"/>
          </w:rPr>
          <w:t>شناخته</w:t>
        </w:r>
        <w:r w:rsidRPr="00EA65EA">
          <w:rPr>
            <w:rFonts w:cs="B Nazanin"/>
            <w:sz w:val="24"/>
            <w:szCs w:val="24"/>
            <w:rtl/>
            <w:lang w:bidi="fa-IR"/>
          </w:rPr>
          <w:t xml:space="preserve"> </w:t>
        </w:r>
        <w:r w:rsidRPr="00EA65EA">
          <w:rPr>
            <w:rFonts w:cs="B Nazanin" w:hint="cs"/>
            <w:sz w:val="24"/>
            <w:szCs w:val="24"/>
            <w:rtl/>
            <w:lang w:bidi="fa-IR"/>
          </w:rPr>
          <w:t>می‌شود</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هدف</w:t>
        </w:r>
        <w:r w:rsidRPr="00EA65EA">
          <w:rPr>
            <w:rFonts w:cs="B Nazanin"/>
            <w:sz w:val="24"/>
            <w:szCs w:val="24"/>
            <w:rtl/>
            <w:lang w:bidi="fa-IR"/>
          </w:rPr>
          <w:t xml:space="preserve"> </w:t>
        </w:r>
        <w:r w:rsidRPr="00EA65EA">
          <w:rPr>
            <w:rFonts w:cs="B Nazanin" w:hint="cs"/>
            <w:sz w:val="24"/>
            <w:szCs w:val="24"/>
            <w:rtl/>
            <w:lang w:bidi="fa-IR"/>
          </w:rPr>
          <w:t>آن</w:t>
        </w:r>
        <w:r w:rsidRPr="00EA65EA">
          <w:rPr>
            <w:rFonts w:cs="B Nazanin"/>
            <w:sz w:val="24"/>
            <w:szCs w:val="24"/>
            <w:rtl/>
            <w:lang w:bidi="fa-IR"/>
          </w:rPr>
          <w:t xml:space="preserve"> </w:t>
        </w:r>
        <w:r w:rsidRPr="00EA65EA">
          <w:rPr>
            <w:rFonts w:cs="B Nazanin" w:hint="cs"/>
            <w:sz w:val="24"/>
            <w:szCs w:val="24"/>
            <w:rtl/>
            <w:lang w:bidi="fa-IR"/>
          </w:rPr>
          <w:t>استخراج</w:t>
        </w:r>
        <w:r w:rsidRPr="00EA65EA">
          <w:rPr>
            <w:rFonts w:cs="B Nazanin"/>
            <w:sz w:val="24"/>
            <w:szCs w:val="24"/>
            <w:rtl/>
            <w:lang w:bidi="fa-IR"/>
          </w:rPr>
          <w:t xml:space="preserve"> </w:t>
        </w:r>
        <w:r w:rsidRPr="00EA65EA">
          <w:rPr>
            <w:rFonts w:cs="B Nazanin" w:hint="cs"/>
            <w:sz w:val="24"/>
            <w:szCs w:val="24"/>
            <w:rtl/>
            <w:lang w:bidi="fa-IR"/>
          </w:rPr>
          <w:t>الگوها</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گرایش‌ها</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داده‌های</w:t>
        </w:r>
        <w:r w:rsidRPr="00EA65EA">
          <w:rPr>
            <w:rFonts w:cs="B Nazanin"/>
            <w:sz w:val="24"/>
            <w:szCs w:val="24"/>
            <w:rtl/>
            <w:lang w:bidi="fa-IR"/>
          </w:rPr>
          <w:t xml:space="preserve"> </w:t>
        </w:r>
        <w:r w:rsidRPr="00EA65EA">
          <w:rPr>
            <w:rFonts w:cs="B Nazanin" w:hint="cs"/>
            <w:sz w:val="24"/>
            <w:szCs w:val="24"/>
            <w:rtl/>
            <w:lang w:bidi="fa-IR"/>
          </w:rPr>
          <w:t>متنی</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اطلاعات</w:t>
        </w:r>
        <w:r w:rsidRPr="00EA65EA">
          <w:rPr>
            <w:rFonts w:cs="B Nazanin"/>
            <w:sz w:val="24"/>
            <w:szCs w:val="24"/>
            <w:rtl/>
            <w:lang w:bidi="fa-IR"/>
          </w:rPr>
          <w:t xml:space="preserve"> </w:t>
        </w:r>
        <w:r w:rsidRPr="00EA65EA">
          <w:rPr>
            <w:rFonts w:cs="B Nazanin" w:hint="cs"/>
            <w:sz w:val="24"/>
            <w:szCs w:val="24"/>
            <w:rtl/>
            <w:lang w:bidi="fa-IR"/>
          </w:rPr>
          <w:t>باکیفیت</w:t>
        </w:r>
        <w:r w:rsidRPr="00EA65EA">
          <w:rPr>
            <w:rFonts w:cs="B Nazanin"/>
            <w:sz w:val="24"/>
            <w:szCs w:val="24"/>
            <w:rtl/>
            <w:lang w:bidi="fa-IR"/>
          </w:rPr>
          <w:t xml:space="preserve"> </w:t>
        </w:r>
        <w:r w:rsidRPr="00EA65EA">
          <w:rPr>
            <w:rFonts w:cs="B Nazanin" w:hint="cs"/>
            <w:sz w:val="24"/>
            <w:szCs w:val="24"/>
            <w:rtl/>
            <w:lang w:bidi="fa-IR"/>
          </w:rPr>
          <w:t>در</w:t>
        </w:r>
        <w:r w:rsidRPr="00EA65EA">
          <w:rPr>
            <w:rFonts w:cs="B Nazanin"/>
            <w:sz w:val="24"/>
            <w:szCs w:val="24"/>
            <w:rtl/>
            <w:lang w:bidi="fa-IR"/>
          </w:rPr>
          <w:t xml:space="preserve"> </w:t>
        </w:r>
        <w:r w:rsidRPr="00EA65EA">
          <w:rPr>
            <w:rFonts w:cs="B Nazanin" w:hint="cs"/>
            <w:sz w:val="24"/>
            <w:szCs w:val="24"/>
            <w:rtl/>
            <w:lang w:bidi="fa-IR"/>
          </w:rPr>
          <w:t>متن‌کاوی</w:t>
        </w:r>
        <w:r w:rsidRPr="00EA65EA">
          <w:rPr>
            <w:rFonts w:cs="B Nazanin"/>
            <w:sz w:val="24"/>
            <w:szCs w:val="24"/>
            <w:rtl/>
            <w:lang w:bidi="fa-IR"/>
          </w:rPr>
          <w:t xml:space="preserve"> </w:t>
        </w:r>
        <w:r w:rsidRPr="00EA65EA">
          <w:rPr>
            <w:rFonts w:cs="B Nazanin" w:hint="cs"/>
            <w:sz w:val="24"/>
            <w:szCs w:val="24"/>
            <w:rtl/>
            <w:lang w:bidi="fa-IR"/>
          </w:rPr>
          <w:t>معمولاً</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طریق</w:t>
        </w:r>
        <w:r w:rsidRPr="00EA65EA">
          <w:rPr>
            <w:rFonts w:cs="B Nazanin"/>
            <w:sz w:val="24"/>
            <w:szCs w:val="24"/>
            <w:rtl/>
            <w:lang w:bidi="fa-IR"/>
          </w:rPr>
          <w:t xml:space="preserve"> </w:t>
        </w:r>
        <w:r w:rsidRPr="00EA65EA">
          <w:rPr>
            <w:rFonts w:cs="B Nazanin" w:hint="cs"/>
            <w:sz w:val="24"/>
            <w:szCs w:val="24"/>
            <w:rtl/>
            <w:lang w:bidi="fa-IR"/>
          </w:rPr>
          <w:t>درک</w:t>
        </w:r>
        <w:r w:rsidRPr="00EA65EA">
          <w:rPr>
            <w:rFonts w:cs="B Nazanin"/>
            <w:sz w:val="24"/>
            <w:szCs w:val="24"/>
            <w:rtl/>
            <w:lang w:bidi="fa-IR"/>
          </w:rPr>
          <w:t xml:space="preserve"> </w:t>
        </w:r>
        <w:r w:rsidRPr="00EA65EA">
          <w:rPr>
            <w:rFonts w:cs="B Nazanin" w:hint="cs"/>
            <w:sz w:val="24"/>
            <w:szCs w:val="24"/>
            <w:rtl/>
            <w:lang w:bidi="fa-IR"/>
          </w:rPr>
          <w:t>معانی</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یادگیری</w:t>
        </w:r>
        <w:r w:rsidRPr="00EA65EA">
          <w:rPr>
            <w:rFonts w:cs="B Nazanin"/>
            <w:sz w:val="24"/>
            <w:szCs w:val="24"/>
            <w:rtl/>
            <w:lang w:bidi="fa-IR"/>
          </w:rPr>
          <w:t xml:space="preserve"> </w:t>
        </w:r>
        <w:r w:rsidRPr="00EA65EA">
          <w:rPr>
            <w:rFonts w:cs="B Nazanin" w:hint="cs"/>
            <w:sz w:val="24"/>
            <w:szCs w:val="24"/>
            <w:rtl/>
            <w:lang w:bidi="fa-IR"/>
          </w:rPr>
          <w:t>الگوهای</w:t>
        </w:r>
        <w:r w:rsidRPr="00EA65EA">
          <w:rPr>
            <w:rFonts w:cs="B Nazanin"/>
            <w:sz w:val="24"/>
            <w:szCs w:val="24"/>
            <w:rtl/>
            <w:lang w:bidi="fa-IR"/>
          </w:rPr>
          <w:t xml:space="preserve"> </w:t>
        </w:r>
        <w:r w:rsidRPr="00EA65EA">
          <w:rPr>
            <w:rFonts w:cs="B Nazanin" w:hint="cs"/>
            <w:sz w:val="24"/>
            <w:szCs w:val="24"/>
            <w:rtl/>
            <w:lang w:bidi="fa-IR"/>
          </w:rPr>
          <w:t>آماری</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دست</w:t>
        </w:r>
        <w:r w:rsidRPr="00EA65EA">
          <w:rPr>
            <w:rFonts w:cs="B Nazanin"/>
            <w:sz w:val="24"/>
            <w:szCs w:val="24"/>
            <w:rtl/>
            <w:lang w:bidi="fa-IR"/>
          </w:rPr>
          <w:t xml:space="preserve"> </w:t>
        </w:r>
        <w:r w:rsidRPr="00EA65EA">
          <w:rPr>
            <w:rFonts w:cs="B Nazanin" w:hint="cs"/>
            <w:sz w:val="24"/>
            <w:szCs w:val="24"/>
            <w:rtl/>
            <w:lang w:bidi="fa-IR"/>
          </w:rPr>
          <w:t>می‌آید</w:t>
        </w:r>
        <w:r w:rsidRPr="00EA65EA">
          <w:rPr>
            <w:rFonts w:cs="B Nazanin"/>
            <w:sz w:val="24"/>
            <w:szCs w:val="24"/>
            <w:rtl/>
            <w:lang w:bidi="fa-IR"/>
          </w:rPr>
          <w:t>.</w:t>
        </w:r>
        <w:r w:rsidRPr="00EA65EA">
          <w:rPr>
            <w:rFonts w:cs="B Nazanin" w:hint="cs"/>
            <w:sz w:val="24"/>
            <w:szCs w:val="24"/>
            <w:rtl/>
            <w:lang w:bidi="fa-IR"/>
          </w:rPr>
          <w:t>متن‌کاوی</w:t>
        </w:r>
        <w:r w:rsidRPr="00EA65EA">
          <w:rPr>
            <w:rFonts w:cs="B Nazanin"/>
            <w:sz w:val="24"/>
            <w:szCs w:val="24"/>
            <w:rtl/>
            <w:lang w:bidi="fa-IR"/>
          </w:rPr>
          <w:t xml:space="preserve"> </w:t>
        </w:r>
        <w:r w:rsidRPr="00EA65EA">
          <w:rPr>
            <w:rFonts w:cs="B Nazanin" w:hint="cs"/>
            <w:sz w:val="24"/>
            <w:szCs w:val="24"/>
            <w:rtl/>
            <w:lang w:bidi="fa-IR"/>
          </w:rPr>
          <w:t>شامل</w:t>
        </w:r>
        <w:r w:rsidRPr="00EA65EA">
          <w:rPr>
            <w:rFonts w:cs="B Nazanin"/>
            <w:sz w:val="24"/>
            <w:szCs w:val="24"/>
            <w:rtl/>
            <w:lang w:bidi="fa-IR"/>
          </w:rPr>
          <w:t xml:space="preserve"> </w:t>
        </w:r>
        <w:r w:rsidRPr="00EA65EA">
          <w:rPr>
            <w:rFonts w:cs="B Nazanin" w:hint="cs"/>
            <w:sz w:val="24"/>
            <w:szCs w:val="24"/>
            <w:rtl/>
            <w:lang w:bidi="fa-IR"/>
          </w:rPr>
          <w:t>مراحل</w:t>
        </w:r>
        <w:r w:rsidRPr="00EA65EA">
          <w:rPr>
            <w:rFonts w:cs="B Nazanin"/>
            <w:sz w:val="24"/>
            <w:szCs w:val="24"/>
            <w:rtl/>
            <w:lang w:bidi="fa-IR"/>
          </w:rPr>
          <w:t xml:space="preserve"> </w:t>
        </w:r>
        <w:r w:rsidRPr="00EA65EA">
          <w:rPr>
            <w:rFonts w:cs="B Nazanin" w:hint="cs"/>
            <w:sz w:val="24"/>
            <w:szCs w:val="24"/>
            <w:rtl/>
            <w:lang w:bidi="fa-IR"/>
          </w:rPr>
          <w:t>اساسی</w:t>
        </w:r>
        <w:r w:rsidRPr="00EA65EA">
          <w:rPr>
            <w:rFonts w:cs="B Nazanin"/>
            <w:sz w:val="24"/>
            <w:szCs w:val="24"/>
            <w:rtl/>
            <w:lang w:bidi="fa-IR"/>
          </w:rPr>
          <w:t xml:space="preserve">  </w:t>
        </w:r>
        <w:r w:rsidRPr="00EA65EA">
          <w:rPr>
            <w:rFonts w:cs="B Nazanin" w:hint="cs"/>
            <w:sz w:val="24"/>
            <w:szCs w:val="24"/>
            <w:rtl/>
            <w:lang w:bidi="fa-IR"/>
          </w:rPr>
          <w:t>پیش پردازش داده ها ، ستخراج</w:t>
        </w:r>
        <w:r w:rsidRPr="00EA65EA">
          <w:rPr>
            <w:rFonts w:cs="B Nazanin"/>
            <w:sz w:val="24"/>
            <w:szCs w:val="24"/>
            <w:rtl/>
            <w:lang w:bidi="fa-IR"/>
          </w:rPr>
          <w:t xml:space="preserve"> </w:t>
        </w:r>
        <w:r w:rsidRPr="00EA65EA">
          <w:rPr>
            <w:rFonts w:cs="B Nazanin" w:hint="cs"/>
            <w:sz w:val="24"/>
            <w:szCs w:val="24"/>
            <w:rtl/>
            <w:lang w:bidi="fa-IR"/>
          </w:rPr>
          <w:t>الگوها ،ارزیابی</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تفسیر</w:t>
        </w:r>
        <w:r w:rsidRPr="00EA65EA">
          <w:rPr>
            <w:rFonts w:cs="B Nazanin"/>
            <w:sz w:val="24"/>
            <w:szCs w:val="24"/>
            <w:rtl/>
            <w:lang w:bidi="fa-IR"/>
          </w:rPr>
          <w:t xml:space="preserve"> </w:t>
        </w:r>
        <w:r w:rsidRPr="00EA65EA">
          <w:rPr>
            <w:rFonts w:cs="B Nazanin" w:hint="cs"/>
            <w:sz w:val="24"/>
            <w:szCs w:val="24"/>
            <w:rtl/>
            <w:lang w:bidi="fa-IR"/>
          </w:rPr>
          <w:t>خروجی‌ها می باشد و وظایف</w:t>
        </w:r>
        <w:r w:rsidRPr="00EA65EA">
          <w:rPr>
            <w:rFonts w:cs="B Nazanin"/>
            <w:sz w:val="24"/>
            <w:szCs w:val="24"/>
            <w:rtl/>
            <w:lang w:bidi="fa-IR"/>
          </w:rPr>
          <w:t xml:space="preserve"> </w:t>
        </w:r>
        <w:r w:rsidRPr="00EA65EA">
          <w:rPr>
            <w:rFonts w:cs="B Nazanin" w:hint="cs"/>
            <w:sz w:val="24"/>
            <w:szCs w:val="24"/>
            <w:rtl/>
            <w:lang w:bidi="fa-IR"/>
          </w:rPr>
          <w:t>اصلی</w:t>
        </w:r>
        <w:r w:rsidRPr="00EA65EA">
          <w:rPr>
            <w:rFonts w:cs="B Nazanin"/>
            <w:sz w:val="24"/>
            <w:szCs w:val="24"/>
            <w:rtl/>
            <w:lang w:bidi="fa-IR"/>
          </w:rPr>
          <w:t xml:space="preserve"> </w:t>
        </w:r>
        <w:r w:rsidRPr="00EA65EA">
          <w:rPr>
            <w:rFonts w:cs="B Nazanin" w:hint="cs"/>
            <w:sz w:val="24"/>
            <w:szCs w:val="24"/>
            <w:rtl/>
            <w:lang w:bidi="fa-IR"/>
          </w:rPr>
          <w:t>متن‌کاوی</w:t>
        </w:r>
        <w:r w:rsidRPr="00EA65EA">
          <w:rPr>
            <w:rFonts w:cs="B Nazanin"/>
            <w:sz w:val="24"/>
            <w:szCs w:val="24"/>
            <w:rtl/>
            <w:lang w:bidi="fa-IR"/>
          </w:rPr>
          <w:t xml:space="preserve"> </w:t>
        </w:r>
        <w:r w:rsidRPr="00EA65EA">
          <w:rPr>
            <w:rFonts w:cs="B Nazanin" w:hint="cs"/>
            <w:sz w:val="24"/>
            <w:szCs w:val="24"/>
            <w:rtl/>
            <w:lang w:bidi="fa-IR"/>
          </w:rPr>
          <w:t>شامل</w:t>
        </w:r>
        <w:r w:rsidRPr="00EA65EA">
          <w:rPr>
            <w:rFonts w:cs="B Nazanin"/>
            <w:sz w:val="24"/>
            <w:szCs w:val="24"/>
            <w:rtl/>
            <w:lang w:bidi="fa-IR"/>
          </w:rPr>
          <w:t xml:space="preserve"> </w:t>
        </w:r>
        <w:r w:rsidRPr="00EA65EA">
          <w:rPr>
            <w:rFonts w:cs="B Nazanin" w:hint="cs"/>
            <w:sz w:val="24"/>
            <w:szCs w:val="24"/>
            <w:rtl/>
            <w:lang w:bidi="fa-IR"/>
          </w:rPr>
          <w:t>دسته‌بندی</w:t>
        </w:r>
        <w:r w:rsidRPr="00EA65EA">
          <w:rPr>
            <w:rFonts w:cs="B Nazanin"/>
            <w:sz w:val="24"/>
            <w:szCs w:val="24"/>
            <w:rtl/>
            <w:lang w:bidi="fa-IR"/>
          </w:rPr>
          <w:t xml:space="preserve"> </w:t>
        </w:r>
        <w:r w:rsidRPr="00EA65EA">
          <w:rPr>
            <w:rFonts w:cs="B Nazanin" w:hint="cs"/>
            <w:sz w:val="24"/>
            <w:szCs w:val="24"/>
            <w:rtl/>
            <w:lang w:bidi="fa-IR"/>
          </w:rPr>
          <w:t>متون،</w:t>
        </w:r>
        <w:r w:rsidRPr="00EA65EA">
          <w:rPr>
            <w:rFonts w:cs="B Nazanin"/>
            <w:sz w:val="24"/>
            <w:szCs w:val="24"/>
            <w:rtl/>
            <w:lang w:bidi="fa-IR"/>
          </w:rPr>
          <w:t xml:space="preserve"> </w:t>
        </w:r>
        <w:r w:rsidRPr="00EA65EA">
          <w:rPr>
            <w:rFonts w:cs="B Nazanin" w:hint="cs"/>
            <w:sz w:val="24"/>
            <w:szCs w:val="24"/>
            <w:rtl/>
            <w:lang w:bidi="fa-IR"/>
          </w:rPr>
          <w:t>خوشه‌بندی،</w:t>
        </w:r>
        <w:r w:rsidRPr="00EA65EA">
          <w:rPr>
            <w:rFonts w:cs="B Nazanin"/>
            <w:sz w:val="24"/>
            <w:szCs w:val="24"/>
            <w:rtl/>
            <w:lang w:bidi="fa-IR"/>
          </w:rPr>
          <w:t xml:space="preserve"> </w:t>
        </w:r>
        <w:r w:rsidRPr="00EA65EA">
          <w:rPr>
            <w:rFonts w:cs="B Nazanin" w:hint="cs"/>
            <w:sz w:val="24"/>
            <w:szCs w:val="24"/>
            <w:rtl/>
            <w:lang w:bidi="fa-IR"/>
          </w:rPr>
          <w:t>استخراج</w:t>
        </w:r>
        <w:r w:rsidRPr="00EA65EA">
          <w:rPr>
            <w:rFonts w:cs="B Nazanin"/>
            <w:sz w:val="24"/>
            <w:szCs w:val="24"/>
            <w:rtl/>
            <w:lang w:bidi="fa-IR"/>
          </w:rPr>
          <w:t xml:space="preserve"> </w:t>
        </w:r>
        <w:r w:rsidRPr="00EA65EA">
          <w:rPr>
            <w:rFonts w:cs="B Nazanin" w:hint="cs"/>
            <w:sz w:val="24"/>
            <w:szCs w:val="24"/>
            <w:rtl/>
            <w:lang w:bidi="fa-IR"/>
          </w:rPr>
          <w:t>معانی</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مفاهیم،</w:t>
        </w:r>
        <w:r w:rsidRPr="00EA65EA">
          <w:rPr>
            <w:rFonts w:cs="B Nazanin"/>
            <w:sz w:val="24"/>
            <w:szCs w:val="24"/>
            <w:rtl/>
            <w:lang w:bidi="fa-IR"/>
          </w:rPr>
          <w:t xml:space="preserve"> </w:t>
        </w:r>
        <w:r w:rsidRPr="00EA65EA">
          <w:rPr>
            <w:rFonts w:cs="B Nazanin" w:hint="cs"/>
            <w:sz w:val="24"/>
            <w:szCs w:val="24"/>
            <w:rtl/>
            <w:lang w:bidi="fa-IR"/>
          </w:rPr>
          <w:t>تجزیه</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تحلیل</w:t>
        </w:r>
        <w:r w:rsidRPr="00EA65EA">
          <w:rPr>
            <w:rFonts w:cs="B Nazanin"/>
            <w:sz w:val="24"/>
            <w:szCs w:val="24"/>
            <w:rtl/>
            <w:lang w:bidi="fa-IR"/>
          </w:rPr>
          <w:t xml:space="preserve"> </w:t>
        </w:r>
        <w:r w:rsidRPr="00EA65EA">
          <w:rPr>
            <w:rFonts w:cs="B Nazanin" w:hint="cs"/>
            <w:sz w:val="24"/>
            <w:szCs w:val="24"/>
            <w:rtl/>
            <w:lang w:bidi="fa-IR"/>
          </w:rPr>
          <w:t>احساسات،</w:t>
        </w:r>
        <w:r w:rsidRPr="00EA65EA">
          <w:rPr>
            <w:rFonts w:cs="B Nazanin"/>
            <w:sz w:val="24"/>
            <w:szCs w:val="24"/>
            <w:rtl/>
            <w:lang w:bidi="fa-IR"/>
          </w:rPr>
          <w:t xml:space="preserve"> </w:t>
        </w:r>
        <w:r w:rsidRPr="00EA65EA">
          <w:rPr>
            <w:rFonts w:cs="B Nazanin" w:hint="cs"/>
            <w:sz w:val="24"/>
            <w:szCs w:val="24"/>
            <w:rtl/>
            <w:lang w:bidi="fa-IR"/>
          </w:rPr>
          <w:t>خلاصه‌سازی</w:t>
        </w:r>
        <w:r w:rsidRPr="00EA65EA">
          <w:rPr>
            <w:rFonts w:cs="B Nazanin"/>
            <w:sz w:val="24"/>
            <w:szCs w:val="24"/>
            <w:rtl/>
            <w:lang w:bidi="fa-IR"/>
          </w:rPr>
          <w:t xml:space="preserve"> </w:t>
        </w:r>
        <w:r w:rsidRPr="00EA65EA">
          <w:rPr>
            <w:rFonts w:cs="B Nazanin" w:hint="cs"/>
            <w:sz w:val="24"/>
            <w:szCs w:val="24"/>
            <w:rtl/>
            <w:lang w:bidi="fa-IR"/>
          </w:rPr>
          <w:t>اسناد،</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مدل‌سازی</w:t>
        </w:r>
        <w:r w:rsidRPr="00EA65EA">
          <w:rPr>
            <w:rFonts w:cs="B Nazanin"/>
            <w:sz w:val="24"/>
            <w:szCs w:val="24"/>
            <w:rtl/>
            <w:lang w:bidi="fa-IR"/>
          </w:rPr>
          <w:t xml:space="preserve"> </w:t>
        </w:r>
        <w:r w:rsidRPr="00EA65EA">
          <w:rPr>
            <w:rFonts w:cs="B Nazanin" w:hint="cs"/>
            <w:sz w:val="24"/>
            <w:szCs w:val="24"/>
            <w:rtl/>
            <w:lang w:bidi="fa-IR"/>
          </w:rPr>
          <w:t>ارتباط</w:t>
        </w:r>
        <w:r w:rsidRPr="00EA65EA">
          <w:rPr>
            <w:rFonts w:cs="B Nazanin"/>
            <w:sz w:val="24"/>
            <w:szCs w:val="24"/>
            <w:rtl/>
            <w:lang w:bidi="fa-IR"/>
          </w:rPr>
          <w:t xml:space="preserve"> </w:t>
        </w:r>
        <w:r w:rsidRPr="00EA65EA">
          <w:rPr>
            <w:rFonts w:cs="B Nazanin" w:hint="cs"/>
            <w:sz w:val="24"/>
            <w:szCs w:val="24"/>
            <w:rtl/>
            <w:lang w:bidi="fa-IR"/>
          </w:rPr>
          <w:t>میان</w:t>
        </w:r>
        <w:r w:rsidRPr="00EA65EA">
          <w:rPr>
            <w:rFonts w:cs="B Nazanin"/>
            <w:sz w:val="24"/>
            <w:szCs w:val="24"/>
            <w:rtl/>
            <w:lang w:bidi="fa-IR"/>
          </w:rPr>
          <w:t xml:space="preserve"> </w:t>
        </w:r>
        <w:r w:rsidRPr="00EA65EA">
          <w:rPr>
            <w:rFonts w:cs="B Nazanin" w:hint="cs"/>
            <w:sz w:val="24"/>
            <w:szCs w:val="24"/>
            <w:rtl/>
            <w:lang w:bidi="fa-IR"/>
          </w:rPr>
          <w:t>موجودیت‌ها</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متن‌کاوی</w:t>
        </w:r>
        <w:r w:rsidRPr="00EA65EA">
          <w:rPr>
            <w:rFonts w:cs="B Nazanin"/>
            <w:sz w:val="24"/>
            <w:szCs w:val="24"/>
            <w:rtl/>
            <w:lang w:bidi="fa-IR"/>
          </w:rPr>
          <w:t xml:space="preserve"> </w:t>
        </w:r>
        <w:r w:rsidRPr="00EA65EA">
          <w:rPr>
            <w:rFonts w:cs="B Nazanin" w:hint="cs"/>
            <w:sz w:val="24"/>
            <w:szCs w:val="24"/>
            <w:rtl/>
            <w:lang w:bidi="fa-IR"/>
          </w:rPr>
          <w:t>همچنین</w:t>
        </w:r>
        <w:r w:rsidRPr="00EA65EA">
          <w:rPr>
            <w:rFonts w:cs="B Nazanin"/>
            <w:sz w:val="24"/>
            <w:szCs w:val="24"/>
            <w:rtl/>
            <w:lang w:bidi="fa-IR"/>
          </w:rPr>
          <w:t xml:space="preserve"> </w:t>
        </w:r>
        <w:r w:rsidRPr="00EA65EA">
          <w:rPr>
            <w:rFonts w:cs="B Nazanin" w:hint="cs"/>
            <w:sz w:val="24"/>
            <w:szCs w:val="24"/>
            <w:rtl/>
            <w:lang w:bidi="fa-IR"/>
          </w:rPr>
          <w:t>شامل</w:t>
        </w:r>
        <w:r w:rsidRPr="00EA65EA">
          <w:rPr>
            <w:rFonts w:cs="B Nazanin"/>
            <w:sz w:val="24"/>
            <w:szCs w:val="24"/>
            <w:rtl/>
            <w:lang w:bidi="fa-IR"/>
          </w:rPr>
          <w:t xml:space="preserve"> </w:t>
        </w:r>
        <w:r w:rsidRPr="00EA65EA">
          <w:rPr>
            <w:rFonts w:cs="B Nazanin" w:hint="cs"/>
            <w:sz w:val="24"/>
            <w:szCs w:val="24"/>
            <w:rtl/>
            <w:lang w:bidi="fa-IR"/>
          </w:rPr>
          <w:t>بازیابی</w:t>
        </w:r>
        <w:r w:rsidRPr="00EA65EA">
          <w:rPr>
            <w:rFonts w:cs="B Nazanin"/>
            <w:sz w:val="24"/>
            <w:szCs w:val="24"/>
            <w:rtl/>
            <w:lang w:bidi="fa-IR"/>
          </w:rPr>
          <w:t xml:space="preserve"> </w:t>
        </w:r>
        <w:r w:rsidRPr="00EA65EA">
          <w:rPr>
            <w:rFonts w:cs="B Nazanin" w:hint="cs"/>
            <w:sz w:val="24"/>
            <w:szCs w:val="24"/>
            <w:rtl/>
            <w:lang w:bidi="fa-IR"/>
          </w:rPr>
          <w:t>اطلاعات،</w:t>
        </w:r>
        <w:r w:rsidRPr="00EA65EA">
          <w:rPr>
            <w:rFonts w:cs="B Nazanin"/>
            <w:sz w:val="24"/>
            <w:szCs w:val="24"/>
            <w:rtl/>
            <w:lang w:bidi="fa-IR"/>
          </w:rPr>
          <w:t xml:space="preserve"> </w:t>
        </w:r>
        <w:r w:rsidRPr="00EA65EA">
          <w:rPr>
            <w:rFonts w:cs="B Nazanin" w:hint="cs"/>
            <w:sz w:val="24"/>
            <w:szCs w:val="24"/>
            <w:rtl/>
            <w:lang w:bidi="fa-IR"/>
          </w:rPr>
          <w:t>تحلیل</w:t>
        </w:r>
        <w:r w:rsidRPr="00EA65EA">
          <w:rPr>
            <w:rFonts w:cs="B Nazanin"/>
            <w:sz w:val="24"/>
            <w:szCs w:val="24"/>
            <w:rtl/>
            <w:lang w:bidi="fa-IR"/>
          </w:rPr>
          <w:t xml:space="preserve"> </w:t>
        </w:r>
        <w:r w:rsidRPr="00EA65EA">
          <w:rPr>
            <w:rFonts w:cs="B Nazanin" w:hint="cs"/>
            <w:sz w:val="24"/>
            <w:szCs w:val="24"/>
            <w:rtl/>
            <w:lang w:bidi="fa-IR"/>
          </w:rPr>
          <w:t>لغوی</w:t>
        </w:r>
        <w:r w:rsidRPr="00EA65EA">
          <w:rPr>
            <w:rFonts w:cs="B Nazanin"/>
            <w:sz w:val="24"/>
            <w:szCs w:val="24"/>
            <w:rtl/>
            <w:lang w:bidi="fa-IR"/>
          </w:rPr>
          <w:t xml:space="preserve"> </w:t>
        </w:r>
        <w:r w:rsidRPr="00EA65EA">
          <w:rPr>
            <w:rFonts w:cs="B Nazanin" w:hint="cs"/>
            <w:sz w:val="24"/>
            <w:szCs w:val="24"/>
            <w:rtl/>
            <w:lang w:bidi="fa-IR"/>
          </w:rPr>
          <w:t>برای</w:t>
        </w:r>
        <w:r w:rsidRPr="00EA65EA">
          <w:rPr>
            <w:rFonts w:cs="B Nazanin"/>
            <w:sz w:val="24"/>
            <w:szCs w:val="24"/>
            <w:rtl/>
            <w:lang w:bidi="fa-IR"/>
          </w:rPr>
          <w:t xml:space="preserve"> </w:t>
        </w:r>
        <w:r w:rsidRPr="00EA65EA">
          <w:rPr>
            <w:rFonts w:cs="B Nazanin" w:hint="cs"/>
            <w:sz w:val="24"/>
            <w:szCs w:val="24"/>
            <w:rtl/>
            <w:lang w:bidi="fa-IR"/>
          </w:rPr>
          <w:t>بررسی</w:t>
        </w:r>
        <w:r w:rsidRPr="00EA65EA">
          <w:rPr>
            <w:rFonts w:cs="B Nazanin"/>
            <w:sz w:val="24"/>
            <w:szCs w:val="24"/>
            <w:rtl/>
            <w:lang w:bidi="fa-IR"/>
          </w:rPr>
          <w:t xml:space="preserve"> </w:t>
        </w:r>
        <w:r w:rsidRPr="00EA65EA">
          <w:rPr>
            <w:rFonts w:cs="B Nazanin" w:hint="cs"/>
            <w:sz w:val="24"/>
            <w:szCs w:val="24"/>
            <w:rtl/>
            <w:lang w:bidi="fa-IR"/>
          </w:rPr>
          <w:t>توزیع</w:t>
        </w:r>
        <w:r w:rsidRPr="00EA65EA">
          <w:rPr>
            <w:rFonts w:cs="B Nazanin"/>
            <w:sz w:val="24"/>
            <w:szCs w:val="24"/>
            <w:rtl/>
            <w:lang w:bidi="fa-IR"/>
          </w:rPr>
          <w:t xml:space="preserve"> </w:t>
        </w:r>
        <w:r w:rsidRPr="00EA65EA">
          <w:rPr>
            <w:rFonts w:cs="B Nazanin" w:hint="cs"/>
            <w:sz w:val="24"/>
            <w:szCs w:val="24"/>
            <w:rtl/>
            <w:lang w:bidi="fa-IR"/>
          </w:rPr>
          <w:t>فرکانس</w:t>
        </w:r>
        <w:r w:rsidRPr="00EA65EA">
          <w:rPr>
            <w:rFonts w:cs="B Nazanin"/>
            <w:sz w:val="24"/>
            <w:szCs w:val="24"/>
            <w:rtl/>
            <w:lang w:bidi="fa-IR"/>
          </w:rPr>
          <w:t xml:space="preserve"> </w:t>
        </w:r>
        <w:r w:rsidRPr="00EA65EA">
          <w:rPr>
            <w:rFonts w:cs="B Nazanin" w:hint="cs"/>
            <w:sz w:val="24"/>
            <w:szCs w:val="24"/>
            <w:rtl/>
            <w:lang w:bidi="fa-IR"/>
          </w:rPr>
          <w:t>کلمات،</w:t>
        </w:r>
        <w:r w:rsidRPr="00EA65EA">
          <w:rPr>
            <w:rFonts w:cs="B Nazanin"/>
            <w:sz w:val="24"/>
            <w:szCs w:val="24"/>
            <w:rtl/>
            <w:lang w:bidi="fa-IR"/>
          </w:rPr>
          <w:t xml:space="preserve"> </w:t>
        </w:r>
        <w:r w:rsidRPr="00EA65EA">
          <w:rPr>
            <w:rFonts w:cs="B Nazanin" w:hint="cs"/>
            <w:sz w:val="24"/>
            <w:szCs w:val="24"/>
            <w:rtl/>
            <w:lang w:bidi="fa-IR"/>
          </w:rPr>
          <w:t>شناخت</w:t>
        </w:r>
        <w:r w:rsidRPr="00EA65EA">
          <w:rPr>
            <w:rFonts w:cs="B Nazanin"/>
            <w:sz w:val="24"/>
            <w:szCs w:val="24"/>
            <w:rtl/>
            <w:lang w:bidi="fa-IR"/>
          </w:rPr>
          <w:t xml:space="preserve"> </w:t>
        </w:r>
        <w:r w:rsidRPr="00EA65EA">
          <w:rPr>
            <w:rFonts w:cs="B Nazanin" w:hint="cs"/>
            <w:sz w:val="24"/>
            <w:szCs w:val="24"/>
            <w:rtl/>
            <w:lang w:bidi="fa-IR"/>
          </w:rPr>
          <w:t>الگوها،</w:t>
        </w:r>
        <w:r w:rsidRPr="00EA65EA">
          <w:rPr>
            <w:rFonts w:cs="B Nazanin"/>
            <w:sz w:val="24"/>
            <w:szCs w:val="24"/>
            <w:rtl/>
            <w:lang w:bidi="fa-IR"/>
          </w:rPr>
          <w:t xml:space="preserve"> </w:t>
        </w:r>
        <w:r w:rsidRPr="00EA65EA">
          <w:rPr>
            <w:rFonts w:cs="B Nazanin" w:hint="cs"/>
            <w:sz w:val="24"/>
            <w:szCs w:val="24"/>
            <w:rtl/>
            <w:lang w:bidi="fa-IR"/>
          </w:rPr>
          <w:t>برچسب‌گذاری،</w:t>
        </w:r>
        <w:r w:rsidRPr="00EA65EA">
          <w:rPr>
            <w:rFonts w:cs="B Nazanin"/>
            <w:sz w:val="24"/>
            <w:szCs w:val="24"/>
            <w:rtl/>
            <w:lang w:bidi="fa-IR"/>
          </w:rPr>
          <w:t xml:space="preserve"> </w:t>
        </w:r>
        <w:r w:rsidRPr="00EA65EA">
          <w:rPr>
            <w:rFonts w:cs="B Nazanin" w:hint="cs"/>
            <w:sz w:val="24"/>
            <w:szCs w:val="24"/>
            <w:rtl/>
            <w:lang w:bidi="fa-IR"/>
          </w:rPr>
          <w:t>استخراج</w:t>
        </w:r>
        <w:r w:rsidRPr="00EA65EA">
          <w:rPr>
            <w:rFonts w:cs="B Nazanin"/>
            <w:sz w:val="24"/>
            <w:szCs w:val="24"/>
            <w:rtl/>
            <w:lang w:bidi="fa-IR"/>
          </w:rPr>
          <w:t xml:space="preserve"> </w:t>
        </w:r>
        <w:r w:rsidRPr="00EA65EA">
          <w:rPr>
            <w:rFonts w:cs="B Nazanin" w:hint="cs"/>
            <w:sz w:val="24"/>
            <w:szCs w:val="24"/>
            <w:rtl/>
            <w:lang w:bidi="fa-IR"/>
          </w:rPr>
          <w:t>اطلاعات،</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تحلیل‌های</w:t>
        </w:r>
        <w:r w:rsidRPr="00EA65EA">
          <w:rPr>
            <w:rFonts w:cs="B Nazanin"/>
            <w:sz w:val="24"/>
            <w:szCs w:val="24"/>
            <w:rtl/>
            <w:lang w:bidi="fa-IR"/>
          </w:rPr>
          <w:t xml:space="preserve"> </w:t>
        </w:r>
        <w:r w:rsidRPr="00EA65EA">
          <w:rPr>
            <w:rFonts w:cs="B Nazanin" w:hint="cs"/>
            <w:sz w:val="24"/>
            <w:szCs w:val="24"/>
            <w:rtl/>
            <w:lang w:bidi="fa-IR"/>
          </w:rPr>
          <w:t>پیش‌بینی‌کننده</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هدف</w:t>
        </w:r>
        <w:r w:rsidRPr="00EA65EA">
          <w:rPr>
            <w:rFonts w:cs="B Nazanin"/>
            <w:sz w:val="24"/>
            <w:szCs w:val="24"/>
            <w:rtl/>
            <w:lang w:bidi="fa-IR"/>
          </w:rPr>
          <w:t xml:space="preserve"> </w:t>
        </w:r>
        <w:r w:rsidRPr="00EA65EA">
          <w:rPr>
            <w:rFonts w:cs="B Nazanin" w:hint="cs"/>
            <w:sz w:val="24"/>
            <w:szCs w:val="24"/>
            <w:rtl/>
            <w:lang w:bidi="fa-IR"/>
          </w:rPr>
          <w:t>نهایی</w:t>
        </w:r>
        <w:r w:rsidRPr="00EA65EA">
          <w:rPr>
            <w:rFonts w:cs="B Nazanin"/>
            <w:sz w:val="24"/>
            <w:szCs w:val="24"/>
            <w:rtl/>
            <w:lang w:bidi="fa-IR"/>
          </w:rPr>
          <w:t xml:space="preserve"> </w:t>
        </w:r>
        <w:r w:rsidRPr="00EA65EA">
          <w:rPr>
            <w:rFonts w:cs="B Nazanin" w:hint="cs"/>
            <w:sz w:val="24"/>
            <w:szCs w:val="24"/>
            <w:rtl/>
            <w:lang w:bidi="fa-IR"/>
          </w:rPr>
          <w:t>متن‌کاوی</w:t>
        </w:r>
        <w:r w:rsidRPr="00EA65EA">
          <w:rPr>
            <w:rFonts w:cs="B Nazanin"/>
            <w:sz w:val="24"/>
            <w:szCs w:val="24"/>
            <w:rtl/>
            <w:lang w:bidi="fa-IR"/>
          </w:rPr>
          <w:t xml:space="preserve"> </w:t>
        </w:r>
        <w:r w:rsidRPr="00EA65EA">
          <w:rPr>
            <w:rFonts w:cs="B Nazanin" w:hint="cs"/>
            <w:sz w:val="24"/>
            <w:szCs w:val="24"/>
            <w:rtl/>
            <w:lang w:bidi="fa-IR"/>
          </w:rPr>
          <w:t>تبدیل</w:t>
        </w:r>
        <w:r w:rsidRPr="00EA65EA">
          <w:rPr>
            <w:rFonts w:cs="B Nazanin"/>
            <w:sz w:val="24"/>
            <w:szCs w:val="24"/>
            <w:rtl/>
            <w:lang w:bidi="fa-IR"/>
          </w:rPr>
          <w:t xml:space="preserve"> </w:t>
        </w:r>
        <w:r w:rsidRPr="00EA65EA">
          <w:rPr>
            <w:rFonts w:cs="B Nazanin" w:hint="cs"/>
            <w:sz w:val="24"/>
            <w:szCs w:val="24"/>
            <w:rtl/>
            <w:lang w:bidi="fa-IR"/>
          </w:rPr>
          <w:t>متن‌های</w:t>
        </w:r>
        <w:r w:rsidRPr="00EA65EA">
          <w:rPr>
            <w:rFonts w:cs="B Nazanin"/>
            <w:sz w:val="24"/>
            <w:szCs w:val="24"/>
            <w:rtl/>
            <w:lang w:bidi="fa-IR"/>
          </w:rPr>
          <w:t xml:space="preserve"> </w:t>
        </w:r>
        <w:r w:rsidRPr="00EA65EA">
          <w:rPr>
            <w:rFonts w:cs="B Nazanin" w:hint="cs"/>
            <w:sz w:val="24"/>
            <w:szCs w:val="24"/>
            <w:rtl/>
            <w:lang w:bidi="fa-IR"/>
          </w:rPr>
          <w:t>غیرساختاریافته</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داده‌های</w:t>
        </w:r>
        <w:r w:rsidRPr="00EA65EA">
          <w:rPr>
            <w:rFonts w:cs="B Nazanin"/>
            <w:sz w:val="24"/>
            <w:szCs w:val="24"/>
            <w:rtl/>
            <w:lang w:bidi="fa-IR"/>
          </w:rPr>
          <w:t xml:space="preserve"> </w:t>
        </w:r>
        <w:r w:rsidRPr="00EA65EA">
          <w:rPr>
            <w:rFonts w:cs="B Nazanin" w:hint="cs"/>
            <w:sz w:val="24"/>
            <w:szCs w:val="24"/>
            <w:rtl/>
            <w:lang w:bidi="fa-IR"/>
          </w:rPr>
          <w:t>قابل</w:t>
        </w:r>
        <w:r w:rsidRPr="00EA65EA">
          <w:rPr>
            <w:rFonts w:cs="B Nazanin"/>
            <w:sz w:val="24"/>
            <w:szCs w:val="24"/>
            <w:rtl/>
            <w:lang w:bidi="fa-IR"/>
          </w:rPr>
          <w:t xml:space="preserve"> </w:t>
        </w:r>
        <w:r w:rsidRPr="00EA65EA">
          <w:rPr>
            <w:rFonts w:cs="B Nazanin" w:hint="cs"/>
            <w:sz w:val="24"/>
            <w:szCs w:val="24"/>
            <w:rtl/>
            <w:lang w:bidi="fa-IR"/>
          </w:rPr>
          <w:t>تحلیل</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که</w:t>
        </w:r>
        <w:r w:rsidRPr="00EA65EA">
          <w:rPr>
            <w:rFonts w:cs="B Nazanin"/>
            <w:sz w:val="24"/>
            <w:szCs w:val="24"/>
            <w:rtl/>
            <w:lang w:bidi="fa-IR"/>
          </w:rPr>
          <w:t xml:space="preserve"> </w:t>
        </w:r>
        <w:r w:rsidRPr="00EA65EA">
          <w:rPr>
            <w:rFonts w:cs="B Nazanin" w:hint="cs"/>
            <w:sz w:val="24"/>
            <w:szCs w:val="24"/>
            <w:rtl/>
            <w:lang w:bidi="fa-IR"/>
          </w:rPr>
          <w:t>این</w:t>
        </w:r>
        <w:r w:rsidRPr="00EA65EA">
          <w:rPr>
            <w:rFonts w:cs="B Nazanin"/>
            <w:sz w:val="24"/>
            <w:szCs w:val="24"/>
            <w:rtl/>
            <w:lang w:bidi="fa-IR"/>
          </w:rPr>
          <w:t xml:space="preserve"> </w:t>
        </w:r>
        <w:r w:rsidRPr="00EA65EA">
          <w:rPr>
            <w:rFonts w:cs="B Nazanin" w:hint="cs"/>
            <w:sz w:val="24"/>
            <w:szCs w:val="24"/>
            <w:rtl/>
            <w:lang w:bidi="fa-IR"/>
          </w:rPr>
          <w:t>کار</w:t>
        </w:r>
        <w:r w:rsidRPr="00EA65EA">
          <w:rPr>
            <w:rFonts w:cs="B Nazanin"/>
            <w:sz w:val="24"/>
            <w:szCs w:val="24"/>
            <w:rtl/>
            <w:lang w:bidi="fa-IR"/>
          </w:rPr>
          <w:t xml:space="preserve"> </w:t>
        </w:r>
        <w:r w:rsidRPr="00EA65EA">
          <w:rPr>
            <w:rFonts w:cs="B Nazanin" w:hint="cs"/>
            <w:sz w:val="24"/>
            <w:szCs w:val="24"/>
            <w:rtl/>
            <w:lang w:bidi="fa-IR"/>
          </w:rPr>
          <w:t>با</w:t>
        </w:r>
        <w:r w:rsidRPr="00EA65EA">
          <w:rPr>
            <w:rFonts w:cs="B Nazanin"/>
            <w:sz w:val="24"/>
            <w:szCs w:val="24"/>
            <w:rtl/>
            <w:lang w:bidi="fa-IR"/>
          </w:rPr>
          <w:t xml:space="preserve"> </w:t>
        </w:r>
        <w:r w:rsidRPr="00EA65EA">
          <w:rPr>
            <w:rFonts w:cs="B Nazanin" w:hint="cs"/>
            <w:sz w:val="24"/>
            <w:szCs w:val="24"/>
            <w:rtl/>
            <w:lang w:bidi="fa-IR"/>
          </w:rPr>
          <w:t>استفاده</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پردازش</w:t>
        </w:r>
        <w:r w:rsidRPr="00EA65EA">
          <w:rPr>
            <w:rFonts w:cs="B Nazanin"/>
            <w:sz w:val="24"/>
            <w:szCs w:val="24"/>
            <w:rtl/>
            <w:lang w:bidi="fa-IR"/>
          </w:rPr>
          <w:t xml:space="preserve"> </w:t>
        </w:r>
        <w:r w:rsidRPr="00EA65EA">
          <w:rPr>
            <w:rFonts w:cs="B Nazanin" w:hint="cs"/>
            <w:sz w:val="24"/>
            <w:szCs w:val="24"/>
            <w:rtl/>
            <w:lang w:bidi="fa-IR"/>
          </w:rPr>
          <w:t>زبان‌های</w:t>
        </w:r>
        <w:r w:rsidRPr="00EA65EA">
          <w:rPr>
            <w:rFonts w:cs="B Nazanin"/>
            <w:sz w:val="24"/>
            <w:szCs w:val="24"/>
            <w:rtl/>
            <w:lang w:bidi="fa-IR"/>
          </w:rPr>
          <w:t xml:space="preserve"> </w:t>
        </w:r>
        <w:r w:rsidRPr="00EA65EA">
          <w:rPr>
            <w:rFonts w:cs="B Nazanin" w:hint="cs"/>
            <w:sz w:val="24"/>
            <w:szCs w:val="24"/>
            <w:rtl/>
            <w:lang w:bidi="fa-IR"/>
          </w:rPr>
          <w:t>طبیعی</w:t>
        </w:r>
        <w:r w:rsidRPr="00EA65EA">
          <w:rPr>
            <w:rFonts w:cs="B Nazanin"/>
            <w:sz w:val="24"/>
            <w:szCs w:val="24"/>
            <w:rtl/>
            <w:lang w:bidi="fa-IR"/>
          </w:rPr>
          <w:t xml:space="preserve"> (</w:t>
        </w:r>
        <w:r w:rsidRPr="00EA65EA">
          <w:rPr>
            <w:rFonts w:cs="B Nazanin"/>
            <w:sz w:val="24"/>
            <w:szCs w:val="24"/>
            <w:lang w:bidi="fa-IR"/>
          </w:rPr>
          <w:t>NLP</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تکنیک‌های</w:t>
        </w:r>
        <w:r w:rsidRPr="00EA65EA">
          <w:rPr>
            <w:rFonts w:cs="B Nazanin"/>
            <w:sz w:val="24"/>
            <w:szCs w:val="24"/>
            <w:rtl/>
            <w:lang w:bidi="fa-IR"/>
          </w:rPr>
          <w:t xml:space="preserve"> </w:t>
        </w:r>
        <w:r w:rsidRPr="00EA65EA">
          <w:rPr>
            <w:rFonts w:cs="B Nazanin" w:hint="cs"/>
            <w:sz w:val="24"/>
            <w:szCs w:val="24"/>
            <w:rtl/>
            <w:lang w:bidi="fa-IR"/>
          </w:rPr>
          <w:t>تحلیلی</w:t>
        </w:r>
        <w:r w:rsidRPr="00EA65EA">
          <w:rPr>
            <w:rFonts w:cs="B Nazanin"/>
            <w:sz w:val="24"/>
            <w:szCs w:val="24"/>
            <w:rtl/>
            <w:lang w:bidi="fa-IR"/>
          </w:rPr>
          <w:t xml:space="preserve"> </w:t>
        </w:r>
        <w:r w:rsidRPr="00EA65EA">
          <w:rPr>
            <w:rFonts w:cs="B Nazanin" w:hint="cs"/>
            <w:sz w:val="24"/>
            <w:szCs w:val="24"/>
            <w:rtl/>
            <w:lang w:bidi="fa-IR"/>
          </w:rPr>
          <w:t>مختلف</w:t>
        </w:r>
        <w:r w:rsidRPr="00EA65EA">
          <w:rPr>
            <w:rFonts w:cs="B Nazanin"/>
            <w:sz w:val="24"/>
            <w:szCs w:val="24"/>
            <w:rtl/>
            <w:lang w:bidi="fa-IR"/>
          </w:rPr>
          <w:t xml:space="preserve"> </w:t>
        </w:r>
        <w:r w:rsidRPr="00EA65EA">
          <w:rPr>
            <w:rFonts w:cs="B Nazanin" w:hint="cs"/>
            <w:sz w:val="24"/>
            <w:szCs w:val="24"/>
            <w:rtl/>
            <w:lang w:bidi="fa-IR"/>
          </w:rPr>
          <w:t>انجام</w:t>
        </w:r>
        <w:r w:rsidRPr="00EA65EA">
          <w:rPr>
            <w:rFonts w:cs="B Nazanin"/>
            <w:sz w:val="24"/>
            <w:szCs w:val="24"/>
            <w:rtl/>
            <w:lang w:bidi="fa-IR"/>
          </w:rPr>
          <w:t xml:space="preserve"> </w:t>
        </w:r>
        <w:r w:rsidRPr="00EA65EA">
          <w:rPr>
            <w:rFonts w:cs="B Nazanin" w:hint="cs"/>
            <w:sz w:val="24"/>
            <w:szCs w:val="24"/>
            <w:rtl/>
            <w:lang w:bidi="fa-IR"/>
          </w:rPr>
          <w:t>می‌شود</w:t>
        </w:r>
        <w:r w:rsidRPr="00EA65EA">
          <w:rPr>
            <w:rFonts w:cs="B Nazanin"/>
            <w:sz w:val="24"/>
            <w:szCs w:val="24"/>
            <w:rtl/>
            <w:lang w:bidi="fa-IR"/>
          </w:rPr>
          <w:t>.</w:t>
        </w:r>
        <w:r w:rsidRPr="00EA65EA">
          <w:rPr>
            <w:rFonts w:cs="B Nazanin" w:hint="cs"/>
            <w:sz w:val="24"/>
            <w:szCs w:val="24"/>
            <w:rtl/>
            <w:lang w:bidi="fa-IR"/>
          </w:rPr>
          <w:t xml:space="preserve">(جو </w:t>
        </w:r>
        <w:r w:rsidRPr="00EA65EA">
          <w:rPr>
            <w:rStyle w:val="FootnoteReference"/>
            <w:rFonts w:cs="B Nazanin"/>
            <w:sz w:val="24"/>
            <w:szCs w:val="24"/>
            <w:rtl/>
            <w:lang w:bidi="fa-IR"/>
          </w:rPr>
          <w:footnoteReference w:id="9"/>
        </w:r>
        <w:r w:rsidRPr="00EA65EA">
          <w:rPr>
            <w:rFonts w:cs="B Nazanin" w:hint="cs"/>
            <w:sz w:val="24"/>
            <w:szCs w:val="24"/>
            <w:rtl/>
            <w:lang w:bidi="fa-IR"/>
          </w:rPr>
          <w:t>، 2019 )</w:t>
        </w:r>
      </w:moveTo>
    </w:p>
    <w:moveToRangeEnd w:id="301"/>
    <w:p w14:paraId="3736ECFF" w14:textId="77777777" w:rsidR="00E61291" w:rsidRPr="00EA65EA" w:rsidRDefault="00E61291" w:rsidP="00E61291">
      <w:pPr>
        <w:pStyle w:val="Heading1"/>
        <w:bidi/>
        <w:jc w:val="both"/>
        <w:rPr>
          <w:ins w:id="368" w:author="غزاله عرفانیان" w:date="2025-07-01T07:37:00Z" w16du:dateUtc="2025-07-01T04:07:00Z"/>
          <w:rFonts w:cs="B Nazanin"/>
          <w:b/>
          <w:bCs/>
          <w:color w:val="0D0D0D" w:themeColor="text1" w:themeTint="F2"/>
          <w:sz w:val="28"/>
          <w:szCs w:val="28"/>
          <w:rtl/>
        </w:rPr>
      </w:pPr>
      <w:ins w:id="369" w:author="غزاله عرفانیان" w:date="2025-07-01T07:37:00Z" w16du:dateUtc="2025-07-01T04:07:00Z">
        <w:r>
          <w:rPr>
            <w:rFonts w:cs="B Nazanin" w:hint="cs"/>
            <w:b/>
            <w:bCs/>
            <w:color w:val="0D0D0D" w:themeColor="text1" w:themeTint="F2"/>
            <w:sz w:val="28"/>
            <w:szCs w:val="28"/>
            <w:rtl/>
          </w:rPr>
          <w:t xml:space="preserve">مروری بر پژوهشهای </w:t>
        </w:r>
        <w:commentRangeStart w:id="370"/>
        <w:r>
          <w:rPr>
            <w:rFonts w:cs="B Nazanin" w:hint="cs"/>
            <w:b/>
            <w:bCs/>
            <w:color w:val="0D0D0D" w:themeColor="text1" w:themeTint="F2"/>
            <w:sz w:val="28"/>
            <w:szCs w:val="28"/>
            <w:rtl/>
          </w:rPr>
          <w:t>پیشین</w:t>
        </w:r>
        <w:commentRangeEnd w:id="370"/>
        <w:r>
          <w:rPr>
            <w:rStyle w:val="CommentReference"/>
            <w:rFonts w:asciiTheme="minorHAnsi" w:eastAsiaTheme="minorHAnsi" w:hAnsiTheme="minorHAnsi" w:cstheme="minorBidi"/>
            <w:color w:val="auto"/>
            <w:rtl/>
          </w:rPr>
          <w:commentReference w:id="370"/>
        </w:r>
        <w:r w:rsidRPr="00EA65EA">
          <w:rPr>
            <w:rFonts w:cs="B Nazanin" w:hint="cs"/>
            <w:b/>
            <w:bCs/>
            <w:color w:val="0D0D0D" w:themeColor="text1" w:themeTint="F2"/>
            <w:sz w:val="28"/>
            <w:szCs w:val="28"/>
            <w:rtl/>
          </w:rPr>
          <w:t>:</w:t>
        </w:r>
      </w:ins>
    </w:p>
    <w:p w14:paraId="512EB865" w14:textId="77777777" w:rsidR="00E61291" w:rsidRPr="00EA65EA" w:rsidRDefault="00E61291" w:rsidP="00E61291">
      <w:pPr>
        <w:bidi/>
        <w:spacing w:line="276" w:lineRule="auto"/>
        <w:jc w:val="both"/>
        <w:rPr>
          <w:ins w:id="371" w:author="غزاله عرفانیان" w:date="2025-07-01T07:37:00Z" w16du:dateUtc="2025-07-01T04:07:00Z"/>
          <w:rFonts w:cs="B Nazanin"/>
          <w:sz w:val="24"/>
          <w:szCs w:val="24"/>
          <w:rtl/>
        </w:rPr>
      </w:pPr>
      <w:ins w:id="372"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بخش</w:t>
        </w:r>
        <w:r w:rsidRPr="00EA65EA">
          <w:rPr>
            <w:rFonts w:cs="B Nazanin"/>
            <w:sz w:val="24"/>
            <w:szCs w:val="24"/>
            <w:rtl/>
          </w:rPr>
          <w:t xml:space="preserve"> </w:t>
        </w:r>
        <w:r w:rsidRPr="00EA65EA">
          <w:rPr>
            <w:rFonts w:cs="B Nazanin" w:hint="cs"/>
            <w:sz w:val="24"/>
            <w:szCs w:val="24"/>
            <w:rtl/>
          </w:rPr>
          <w:t>پیشینه،</w:t>
        </w:r>
        <w:r w:rsidRPr="00EA65EA">
          <w:rPr>
            <w:rFonts w:cs="B Nazanin"/>
            <w:sz w:val="24"/>
            <w:szCs w:val="24"/>
            <w:rtl/>
          </w:rPr>
          <w:t xml:space="preserve"> </w:t>
        </w:r>
        <w:r w:rsidRPr="00EA65EA">
          <w:rPr>
            <w:rFonts w:cs="B Nazanin" w:hint="cs"/>
            <w:sz w:val="24"/>
            <w:szCs w:val="24"/>
            <w:rtl/>
          </w:rPr>
          <w:t>تلاش</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تا</w:t>
        </w:r>
        <w:r w:rsidRPr="00EA65EA">
          <w:rPr>
            <w:rFonts w:cs="B Nazanin"/>
            <w:sz w:val="24"/>
            <w:szCs w:val="24"/>
            <w:rtl/>
          </w:rPr>
          <w:t xml:space="preserve"> </w:t>
        </w:r>
        <w:r w:rsidRPr="00EA65EA">
          <w:rPr>
            <w:rFonts w:cs="B Nazanin" w:hint="cs"/>
            <w:sz w:val="24"/>
            <w:szCs w:val="24"/>
            <w:rtl/>
          </w:rPr>
          <w:t>ضمن</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پایگاه‌های</w:t>
        </w:r>
        <w:r w:rsidRPr="00EA65EA">
          <w:rPr>
            <w:rFonts w:cs="B Nazanin"/>
            <w:sz w:val="24"/>
            <w:szCs w:val="24"/>
            <w:rtl/>
          </w:rPr>
          <w:t xml:space="preserve"> </w:t>
        </w:r>
        <w:r w:rsidRPr="00EA65EA">
          <w:rPr>
            <w:rFonts w:cs="B Nazanin" w:hint="cs"/>
            <w:sz w:val="24"/>
            <w:szCs w:val="24"/>
            <w:rtl/>
          </w:rPr>
          <w:t>اطلاعاتی</w:t>
        </w:r>
        <w:r w:rsidRPr="00EA65EA">
          <w:rPr>
            <w:rFonts w:cs="B Nazanin"/>
            <w:sz w:val="24"/>
            <w:szCs w:val="24"/>
            <w:rtl/>
          </w:rPr>
          <w:t xml:space="preserve"> </w:t>
        </w:r>
        <w:r w:rsidRPr="00EA65EA">
          <w:rPr>
            <w:rFonts w:cs="B Nazanin" w:hint="cs"/>
            <w:sz w:val="24"/>
            <w:szCs w:val="24"/>
            <w:rtl/>
          </w:rPr>
          <w:t>داخلی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خارجی،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جستجو</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موتورهای</w:t>
        </w:r>
        <w:r w:rsidRPr="00EA65EA">
          <w:rPr>
            <w:rFonts w:cs="B Nazanin"/>
            <w:sz w:val="24"/>
            <w:szCs w:val="24"/>
            <w:rtl/>
          </w:rPr>
          <w:t xml:space="preserve"> </w:t>
        </w:r>
        <w:r w:rsidRPr="00EA65EA">
          <w:rPr>
            <w:rFonts w:cs="B Nazanin" w:hint="cs"/>
            <w:sz w:val="24"/>
            <w:szCs w:val="24"/>
            <w:rtl/>
          </w:rPr>
          <w:t>کاوش</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مرتبط</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حاضر</w:t>
        </w: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شود</w:t>
        </w:r>
        <w:r w:rsidRPr="00EA65EA">
          <w:rPr>
            <w:rFonts w:cs="B Nazanin"/>
            <w:sz w:val="24"/>
            <w:szCs w:val="24"/>
            <w:rtl/>
          </w:rPr>
          <w:t xml:space="preserve">. </w:t>
        </w:r>
        <w:r w:rsidRPr="00EA65EA">
          <w:rPr>
            <w:rFonts w:cs="B Nazanin" w:hint="cs"/>
            <w:sz w:val="24"/>
            <w:szCs w:val="24"/>
            <w:rtl/>
          </w:rPr>
          <w:t>ابتدا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مرور</w:t>
        </w:r>
        <w:r w:rsidRPr="00EA65EA">
          <w:rPr>
            <w:rFonts w:cs="B Nazanin"/>
            <w:sz w:val="24"/>
            <w:szCs w:val="24"/>
            <w:rtl/>
          </w:rPr>
          <w:t xml:space="preserve"> </w:t>
        </w:r>
        <w:r w:rsidRPr="00EA65EA">
          <w:rPr>
            <w:rFonts w:cs="B Nazanin" w:hint="cs"/>
            <w:sz w:val="24"/>
            <w:szCs w:val="24"/>
            <w:rtl/>
          </w:rPr>
          <w:t>نوشتار</w:t>
        </w:r>
        <w:r w:rsidRPr="00EA65EA">
          <w:rPr>
            <w:rFonts w:cs="B Nazanin"/>
            <w:sz w:val="24"/>
            <w:szCs w:val="24"/>
            <w:rtl/>
          </w:rPr>
          <w:t xml:space="preserve"> </w:t>
        </w:r>
        <w:r w:rsidRPr="00EA65EA">
          <w:rPr>
            <w:rFonts w:cs="B Nazanin" w:hint="cs"/>
            <w:sz w:val="24"/>
            <w:szCs w:val="24"/>
            <w:rtl/>
          </w:rPr>
          <w:t>پیشینه‌های</w:t>
        </w:r>
        <w:r w:rsidRPr="00EA65EA">
          <w:rPr>
            <w:rFonts w:cs="B Nazanin"/>
            <w:sz w:val="24"/>
            <w:szCs w:val="24"/>
            <w:rtl/>
          </w:rPr>
          <w:t xml:space="preserve"> </w:t>
        </w:r>
        <w:r w:rsidRPr="00EA65EA">
          <w:rPr>
            <w:rFonts w:cs="B Nazanin" w:hint="cs"/>
            <w:sz w:val="24"/>
            <w:szCs w:val="24"/>
            <w:rtl/>
          </w:rPr>
          <w:t>داخل</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سپس</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خارج</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گرفته‌اند</w:t>
        </w:r>
        <w:r w:rsidRPr="00EA65EA">
          <w:rPr>
            <w:rFonts w:cs="B Nazanin"/>
            <w:sz w:val="24"/>
            <w:szCs w:val="24"/>
            <w:rtl/>
          </w:rPr>
          <w:t>.</w:t>
        </w:r>
      </w:ins>
    </w:p>
    <w:p w14:paraId="0864D8A8" w14:textId="77777777" w:rsidR="00E61291" w:rsidRPr="00EA65EA" w:rsidRDefault="00E61291" w:rsidP="00E61291">
      <w:pPr>
        <w:pStyle w:val="Heading1"/>
        <w:bidi/>
        <w:jc w:val="both"/>
        <w:rPr>
          <w:ins w:id="373" w:author="غزاله عرفانیان" w:date="2025-07-01T07:37:00Z" w16du:dateUtc="2025-07-01T04:07:00Z"/>
          <w:rFonts w:cs="B Nazanin"/>
          <w:b/>
          <w:bCs/>
          <w:color w:val="0D0D0D" w:themeColor="text1" w:themeTint="F2"/>
          <w:sz w:val="24"/>
          <w:szCs w:val="24"/>
          <w:rtl/>
        </w:rPr>
      </w:pPr>
      <w:ins w:id="374" w:author="غزاله عرفانیان" w:date="2025-07-01T07:37:00Z" w16du:dateUtc="2025-07-01T04:07:00Z">
        <w:r w:rsidRPr="00EA65EA">
          <w:rPr>
            <w:rFonts w:cs="B Nazanin" w:hint="cs"/>
            <w:b/>
            <w:bCs/>
            <w:color w:val="0D0D0D" w:themeColor="text1" w:themeTint="F2"/>
            <w:sz w:val="24"/>
            <w:szCs w:val="24"/>
            <w:rtl/>
          </w:rPr>
          <w:t>مروری بر پژوهش‏های داخل کشور:</w:t>
        </w:r>
      </w:ins>
    </w:p>
    <w:p w14:paraId="1FD84FF8" w14:textId="77777777" w:rsidR="00E61291" w:rsidRPr="00EA65EA" w:rsidRDefault="00E61291" w:rsidP="00E61291">
      <w:pPr>
        <w:bidi/>
        <w:spacing w:line="276" w:lineRule="auto"/>
        <w:jc w:val="both"/>
        <w:rPr>
          <w:ins w:id="375" w:author="غزاله عرفانیان" w:date="2025-07-01T07:37:00Z" w16du:dateUtc="2025-07-01T04:07:00Z"/>
          <w:rFonts w:cs="B Nazanin"/>
          <w:sz w:val="24"/>
          <w:szCs w:val="24"/>
          <w:rtl/>
        </w:rPr>
      </w:pPr>
      <w:ins w:id="376"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آزاد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منصوریان</w:t>
        </w:r>
        <w:r w:rsidRPr="00EA65EA">
          <w:rPr>
            <w:rFonts w:cs="B Nazanin"/>
            <w:sz w:val="24"/>
            <w:szCs w:val="24"/>
            <w:rtl/>
          </w:rPr>
          <w:t xml:space="preserve"> (1380)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گزیده‌ای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رساله‌های</w:t>
        </w:r>
        <w:r w:rsidRPr="00EA65EA">
          <w:rPr>
            <w:rFonts w:cs="B Nazanin"/>
            <w:sz w:val="24"/>
            <w:szCs w:val="24"/>
            <w:rtl/>
          </w:rPr>
          <w:t xml:space="preserve"> </w:t>
        </w:r>
        <w:r w:rsidRPr="00EA65EA">
          <w:rPr>
            <w:rFonts w:cs="B Nazanin" w:hint="cs"/>
            <w:sz w:val="24"/>
            <w:szCs w:val="24"/>
            <w:rtl/>
          </w:rPr>
          <w:t>دکتری</w:t>
        </w:r>
        <w:r w:rsidRPr="00EA65EA">
          <w:rPr>
            <w:rFonts w:cs="B Nazanin"/>
            <w:sz w:val="24"/>
            <w:szCs w:val="24"/>
            <w:rtl/>
          </w:rPr>
          <w:t xml:space="preserve">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دانشگاه‌های</w:t>
        </w:r>
        <w:r w:rsidRPr="00EA65EA">
          <w:rPr>
            <w:rFonts w:cs="B Nazanin"/>
            <w:sz w:val="24"/>
            <w:szCs w:val="24"/>
            <w:rtl/>
          </w:rPr>
          <w:t xml:space="preserve"> </w:t>
        </w:r>
        <w:r w:rsidRPr="00EA65EA">
          <w:rPr>
            <w:rFonts w:cs="B Nazanin" w:hint="cs"/>
            <w:sz w:val="24"/>
            <w:szCs w:val="24"/>
            <w:rtl/>
          </w:rPr>
          <w:t>خارج</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(177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سال‌های</w:t>
        </w:r>
        <w:r w:rsidRPr="00EA65EA">
          <w:rPr>
            <w:rFonts w:cs="B Nazanin"/>
            <w:sz w:val="24"/>
            <w:szCs w:val="24"/>
            <w:rtl/>
          </w:rPr>
          <w:t xml:space="preserve"> 1994 </w:t>
        </w:r>
        <w:r w:rsidRPr="00EA65EA">
          <w:rPr>
            <w:rFonts w:cs="B Nazanin" w:hint="cs"/>
            <w:sz w:val="24"/>
            <w:szCs w:val="24"/>
            <w:rtl/>
          </w:rPr>
          <w:t>تا</w:t>
        </w:r>
        <w:r w:rsidRPr="00EA65EA">
          <w:rPr>
            <w:rFonts w:cs="B Nazanin"/>
            <w:sz w:val="24"/>
            <w:szCs w:val="24"/>
            <w:rtl/>
          </w:rPr>
          <w:t xml:space="preserve"> 1999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بیشترین</w:t>
        </w:r>
        <w:r w:rsidRPr="00EA65EA">
          <w:rPr>
            <w:rFonts w:cs="B Nazanin"/>
            <w:sz w:val="24"/>
            <w:szCs w:val="24"/>
            <w:rtl/>
          </w:rPr>
          <w:t xml:space="preserve"> </w:t>
        </w:r>
        <w:r w:rsidRPr="00EA65EA">
          <w:rPr>
            <w:rFonts w:cs="B Nazanin" w:hint="cs"/>
            <w:sz w:val="24"/>
            <w:szCs w:val="24"/>
            <w:rtl/>
          </w:rPr>
          <w:t>گرایش</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رساله‌های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فناوری</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ارتباطات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وابسته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اختصاص</w:t>
        </w:r>
        <w:r w:rsidRPr="00EA65EA">
          <w:rPr>
            <w:rFonts w:cs="B Nazanin"/>
            <w:sz w:val="24"/>
            <w:szCs w:val="24"/>
            <w:rtl/>
          </w:rPr>
          <w:t xml:space="preserve"> </w:t>
        </w:r>
        <w:r w:rsidRPr="00EA65EA">
          <w:rPr>
            <w:rFonts w:cs="B Nazanin" w:hint="cs"/>
            <w:sz w:val="24"/>
            <w:szCs w:val="24"/>
            <w:rtl/>
          </w:rPr>
          <w:t>دارد</w:t>
        </w:r>
        <w:r w:rsidRPr="00EA65EA">
          <w:rPr>
            <w:rFonts w:cs="B Nazanin"/>
            <w:sz w:val="24"/>
            <w:szCs w:val="24"/>
            <w:rtl/>
          </w:rPr>
          <w:t xml:space="preserve">. </w:t>
        </w:r>
        <w:r w:rsidRPr="00EA65EA">
          <w:rPr>
            <w:rFonts w:cs="B Nazanin" w:hint="cs"/>
            <w:sz w:val="24"/>
            <w:szCs w:val="24"/>
            <w:rtl/>
          </w:rPr>
          <w:t>علاوه</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علوم</w:t>
        </w:r>
        <w:r w:rsidRPr="00EA65EA">
          <w:rPr>
            <w:rFonts w:cs="B Nazanin"/>
            <w:sz w:val="24"/>
            <w:szCs w:val="24"/>
            <w:rtl/>
          </w:rPr>
          <w:t xml:space="preserve"> </w:t>
        </w:r>
        <w:r w:rsidRPr="00EA65EA">
          <w:rPr>
            <w:rFonts w:cs="B Nazanin" w:hint="cs"/>
            <w:sz w:val="24"/>
            <w:szCs w:val="24"/>
            <w:rtl/>
          </w:rPr>
          <w:t>رایانه‌ای</w:t>
        </w:r>
        <w:r w:rsidRPr="00EA65EA">
          <w:rPr>
            <w:rFonts w:cs="B Nazanin"/>
            <w:sz w:val="24"/>
            <w:szCs w:val="24"/>
            <w:rtl/>
          </w:rPr>
          <w:t xml:space="preserve"> </w:t>
        </w:r>
        <w:r w:rsidRPr="00EA65EA">
          <w:rPr>
            <w:rFonts w:cs="B Nazanin" w:hint="cs"/>
            <w:sz w:val="24"/>
            <w:szCs w:val="24"/>
            <w:rtl/>
          </w:rPr>
          <w:t>بیشترین</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رساله‌های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سال‌ها</w:t>
        </w:r>
        <w:r w:rsidRPr="00EA65EA">
          <w:rPr>
            <w:rFonts w:cs="B Nazanin"/>
            <w:sz w:val="24"/>
            <w:szCs w:val="24"/>
            <w:rtl/>
          </w:rPr>
          <w:t xml:space="preserve"> </w:t>
        </w:r>
        <w:r w:rsidRPr="00EA65EA">
          <w:rPr>
            <w:rFonts w:cs="B Nazanin" w:hint="cs"/>
            <w:sz w:val="24"/>
            <w:szCs w:val="24"/>
            <w:rtl/>
          </w:rPr>
          <w:t>داشته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Pr>
          <w:t>.</w:t>
        </w:r>
      </w:ins>
    </w:p>
    <w:p w14:paraId="488093A4" w14:textId="77777777" w:rsidR="00E61291" w:rsidRPr="00EA65EA" w:rsidRDefault="00E61291" w:rsidP="00E61291">
      <w:pPr>
        <w:bidi/>
        <w:spacing w:line="276" w:lineRule="auto"/>
        <w:jc w:val="both"/>
        <w:rPr>
          <w:ins w:id="377" w:author="غزاله عرفانیان" w:date="2025-07-01T07:37:00Z" w16du:dateUtc="2025-07-01T04:07:00Z"/>
          <w:rFonts w:cs="B Nazanin"/>
          <w:sz w:val="24"/>
          <w:szCs w:val="24"/>
          <w:rtl/>
        </w:rPr>
      </w:pPr>
      <w:ins w:id="378" w:author="غزاله عرفانیان" w:date="2025-07-01T07:37:00Z" w16du:dateUtc="2025-07-01T04:07:00Z">
        <w:r w:rsidRPr="00EA65EA">
          <w:rPr>
            <w:rFonts w:cs="B Nazanin" w:hint="cs"/>
            <w:sz w:val="24"/>
            <w:szCs w:val="24"/>
            <w:rtl/>
          </w:rPr>
          <w:t>محسن‌زاده</w:t>
        </w:r>
        <w:r w:rsidRPr="00EA65EA">
          <w:rPr>
            <w:rFonts w:cs="B Nazanin"/>
            <w:sz w:val="24"/>
            <w:szCs w:val="24"/>
            <w:rtl/>
          </w:rPr>
          <w:t xml:space="preserve"> (1381)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پایان‌نامه</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کشف</w:t>
        </w:r>
        <w:r w:rsidRPr="00EA65EA">
          <w:rPr>
            <w:rFonts w:cs="B Nazanin"/>
            <w:sz w:val="24"/>
            <w:szCs w:val="24"/>
            <w:rtl/>
          </w:rPr>
          <w:t xml:space="preserve"> </w:t>
        </w:r>
        <w:r w:rsidRPr="00EA65EA">
          <w:rPr>
            <w:rFonts w:cs="B Nazanin" w:hint="cs"/>
            <w:sz w:val="24"/>
            <w:szCs w:val="24"/>
            <w:rtl/>
          </w:rPr>
          <w:t>معادله‌ی</w:t>
        </w:r>
        <w:r w:rsidRPr="00EA65EA">
          <w:rPr>
            <w:rFonts w:cs="B Nazanin"/>
            <w:sz w:val="24"/>
            <w:szCs w:val="24"/>
            <w:rtl/>
          </w:rPr>
          <w:t xml:space="preserve"> </w:t>
        </w:r>
        <w:r w:rsidRPr="00EA65EA">
          <w:rPr>
            <w:rFonts w:cs="B Nazanin" w:hint="cs"/>
            <w:sz w:val="24"/>
            <w:szCs w:val="24"/>
            <w:rtl/>
          </w:rPr>
          <w:t>حاکم</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پایان‌نامه‌های</w:t>
        </w:r>
        <w:r w:rsidRPr="00EA65EA">
          <w:rPr>
            <w:rFonts w:cs="B Nazanin"/>
            <w:sz w:val="24"/>
            <w:szCs w:val="24"/>
            <w:rtl/>
          </w:rPr>
          <w:t xml:space="preserve">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738 </w:t>
        </w:r>
        <w:r w:rsidRPr="00EA65EA">
          <w:rPr>
            <w:rFonts w:cs="B Nazanin" w:hint="cs"/>
            <w:sz w:val="24"/>
            <w:szCs w:val="24"/>
            <w:rtl/>
          </w:rPr>
          <w:t>پایان‌نامه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رساله</w:t>
        </w:r>
        <w:r w:rsidRPr="00EA65EA">
          <w:rPr>
            <w:rFonts w:cs="B Nazanin"/>
            <w:sz w:val="24"/>
            <w:szCs w:val="24"/>
            <w:rtl/>
          </w:rPr>
          <w:t xml:space="preserve"> </w:t>
        </w:r>
        <w:r w:rsidRPr="00EA65EA">
          <w:rPr>
            <w:rFonts w:cs="B Nazanin" w:hint="cs"/>
            <w:sz w:val="24"/>
            <w:szCs w:val="24"/>
            <w:rtl/>
          </w:rPr>
          <w:t>دکتری</w:t>
        </w:r>
        <w:r w:rsidRPr="00EA65EA">
          <w:rPr>
            <w:rFonts w:cs="B Nazanin"/>
            <w:sz w:val="24"/>
            <w:szCs w:val="24"/>
            <w:rtl/>
          </w:rPr>
          <w:t xml:space="preserve"> </w:t>
        </w:r>
        <w:r w:rsidRPr="00EA65EA">
          <w:rPr>
            <w:rFonts w:cs="B Nazanin" w:hint="cs"/>
            <w:sz w:val="24"/>
            <w:szCs w:val="24"/>
            <w:rtl/>
          </w:rPr>
          <w:t>گروه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دانشگاه‌های</w:t>
        </w:r>
        <w:r w:rsidRPr="00EA65EA">
          <w:rPr>
            <w:rFonts w:cs="B Nazanin"/>
            <w:sz w:val="24"/>
            <w:szCs w:val="24"/>
            <w:rtl/>
          </w:rPr>
          <w:t xml:space="preserve"> </w:t>
        </w:r>
        <w:r w:rsidRPr="00EA65EA">
          <w:rPr>
            <w:rFonts w:cs="B Nazanin" w:hint="cs"/>
            <w:sz w:val="24"/>
            <w:szCs w:val="24"/>
            <w:rtl/>
          </w:rPr>
          <w:t>ایران</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آغاز</w:t>
        </w:r>
        <w:r w:rsidRPr="00EA65EA">
          <w:rPr>
            <w:rFonts w:cs="B Nazanin"/>
            <w:sz w:val="24"/>
            <w:szCs w:val="24"/>
            <w:rtl/>
          </w:rPr>
          <w:t xml:space="preserve"> </w:t>
        </w:r>
        <w:r w:rsidRPr="00EA65EA">
          <w:rPr>
            <w:rFonts w:cs="B Nazanin" w:hint="cs"/>
            <w:sz w:val="24"/>
            <w:szCs w:val="24"/>
            <w:rtl/>
          </w:rPr>
          <w:t>تأسیس</w:t>
        </w:r>
        <w:r w:rsidRPr="00EA65EA">
          <w:rPr>
            <w:rFonts w:cs="B Nazanin"/>
            <w:sz w:val="24"/>
            <w:szCs w:val="24"/>
            <w:rtl/>
          </w:rPr>
          <w:t xml:space="preserve"> </w:t>
        </w:r>
        <w:r w:rsidRPr="00EA65EA">
          <w:rPr>
            <w:rFonts w:cs="B Nazanin" w:hint="cs"/>
            <w:sz w:val="24"/>
            <w:szCs w:val="24"/>
            <w:rtl/>
          </w:rPr>
          <w:t>تا</w:t>
        </w:r>
        <w:r w:rsidRPr="00EA65EA">
          <w:rPr>
            <w:rFonts w:cs="B Nazanin"/>
            <w:sz w:val="24"/>
            <w:szCs w:val="24"/>
            <w:rtl/>
          </w:rPr>
          <w:t xml:space="preserve"> </w:t>
        </w:r>
        <w:r w:rsidRPr="00EA65EA">
          <w:rPr>
            <w:rFonts w:cs="B Nazanin" w:hint="cs"/>
            <w:sz w:val="24"/>
            <w:szCs w:val="24"/>
            <w:rtl/>
          </w:rPr>
          <w:t>پایان</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1378 </w:t>
        </w:r>
        <w:r w:rsidRPr="00EA65EA">
          <w:rPr>
            <w:rFonts w:cs="B Nazanin" w:hint="cs"/>
            <w:sz w:val="24"/>
            <w:szCs w:val="24"/>
            <w:rtl/>
          </w:rPr>
          <w:t>پرداخت</w:t>
        </w:r>
        <w:r w:rsidRPr="00EA65EA">
          <w:rPr>
            <w:rFonts w:cs="B Nazanin"/>
            <w:sz w:val="24"/>
            <w:szCs w:val="24"/>
            <w:rtl/>
          </w:rPr>
          <w:t xml:space="preserve">. </w:t>
        </w:r>
        <w:r w:rsidRPr="00EA65EA">
          <w:rPr>
            <w:rFonts w:cs="B Nazanin" w:hint="cs"/>
            <w:sz w:val="24"/>
            <w:szCs w:val="24"/>
            <w:rtl/>
          </w:rPr>
          <w:t>نتیجه‌ی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بدین</w:t>
        </w:r>
        <w:r w:rsidRPr="00EA65EA">
          <w:rPr>
            <w:rFonts w:cs="B Nazanin"/>
            <w:sz w:val="24"/>
            <w:szCs w:val="24"/>
            <w:rtl/>
          </w:rPr>
          <w:t xml:space="preserve"> </w:t>
        </w:r>
        <w:r w:rsidRPr="00EA65EA">
          <w:rPr>
            <w:rFonts w:cs="B Nazanin" w:hint="cs"/>
            <w:sz w:val="24"/>
            <w:szCs w:val="24"/>
            <w:rtl/>
          </w:rPr>
          <w:t>شرح</w:t>
        </w:r>
        <w:r w:rsidRPr="00EA65EA">
          <w:rPr>
            <w:rFonts w:cs="B Nazanin"/>
            <w:sz w:val="24"/>
            <w:szCs w:val="24"/>
            <w:rtl/>
          </w:rPr>
          <w:t xml:space="preserve"> </w:t>
        </w:r>
        <w:r w:rsidRPr="00EA65EA">
          <w:rPr>
            <w:rFonts w:cs="B Nazanin" w:hint="cs"/>
            <w:sz w:val="24"/>
            <w:szCs w:val="24"/>
            <w:rtl/>
          </w:rPr>
          <w:t>بود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گروه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آرشیو</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مراکز</w:t>
        </w:r>
        <w:r w:rsidRPr="00EA65EA">
          <w:rPr>
            <w:rFonts w:cs="B Nazanin"/>
            <w:sz w:val="24"/>
            <w:szCs w:val="24"/>
            <w:rtl/>
          </w:rPr>
          <w:t xml:space="preserve"> </w:t>
        </w:r>
        <w:r w:rsidRPr="00EA65EA">
          <w:rPr>
            <w:rFonts w:cs="B Nazanin" w:hint="cs"/>
            <w:sz w:val="24"/>
            <w:szCs w:val="24"/>
            <w:rtl/>
          </w:rPr>
          <w:t>اطلاع</w:t>
        </w:r>
        <w:r w:rsidRPr="00EA65EA">
          <w:rPr>
            <w:rFonts w:cs="B Nazanin"/>
            <w:sz w:val="24"/>
            <w:szCs w:val="24"/>
            <w:rtl/>
          </w:rPr>
          <w:t xml:space="preserve"> </w:t>
        </w:r>
        <w:r w:rsidRPr="00EA65EA">
          <w:rPr>
            <w:rFonts w:cs="B Nazanin" w:hint="cs"/>
            <w:sz w:val="24"/>
            <w:szCs w:val="24"/>
            <w:rtl/>
          </w:rPr>
          <w:t>رسانی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دو</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سازمان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وضعیت</w:t>
        </w:r>
        <w:r w:rsidRPr="00EA65EA">
          <w:rPr>
            <w:rFonts w:cs="B Nazanin"/>
            <w:sz w:val="24"/>
            <w:szCs w:val="24"/>
            <w:rtl/>
          </w:rPr>
          <w:t xml:space="preserve"> </w:t>
        </w:r>
        <w:r w:rsidRPr="00EA65EA">
          <w:rPr>
            <w:rFonts w:cs="B Nazanin" w:hint="cs"/>
            <w:sz w:val="24"/>
            <w:szCs w:val="24"/>
            <w:rtl/>
          </w:rPr>
          <w:t>کتابخانه‌ها،</w:t>
        </w:r>
        <w:r w:rsidRPr="00EA65EA">
          <w:rPr>
            <w:rFonts w:cs="B Nazanin"/>
            <w:sz w:val="24"/>
            <w:szCs w:val="24"/>
            <w:rtl/>
          </w:rPr>
          <w:t xml:space="preserve"> </w:t>
        </w:r>
        <w:r w:rsidRPr="00EA65EA">
          <w:rPr>
            <w:rFonts w:cs="B Nazanin" w:hint="cs"/>
            <w:sz w:val="24"/>
            <w:szCs w:val="24"/>
            <w:rtl/>
          </w:rPr>
          <w:t>آرشیوها</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مراکز</w:t>
        </w:r>
        <w:r w:rsidRPr="00EA65EA">
          <w:rPr>
            <w:rFonts w:cs="B Nazanin"/>
            <w:sz w:val="24"/>
            <w:szCs w:val="24"/>
            <w:rtl/>
          </w:rPr>
          <w:t xml:space="preserve"> </w:t>
        </w:r>
        <w:r w:rsidRPr="00EA65EA">
          <w:rPr>
            <w:rFonts w:cs="B Nazanin" w:hint="cs"/>
            <w:sz w:val="24"/>
            <w:szCs w:val="24"/>
            <w:rtl/>
          </w:rPr>
          <w:t>اطلاع</w:t>
        </w:r>
        <w:r w:rsidRPr="00EA65EA">
          <w:rPr>
            <w:rFonts w:cs="B Nazanin"/>
            <w:sz w:val="24"/>
            <w:szCs w:val="24"/>
            <w:rtl/>
          </w:rPr>
          <w:t xml:space="preserve"> </w:t>
        </w:r>
        <w:r w:rsidRPr="00EA65EA">
          <w:rPr>
            <w:rFonts w:cs="B Nazanin" w:hint="cs"/>
            <w:sz w:val="24"/>
            <w:szCs w:val="24"/>
            <w:rtl/>
          </w:rPr>
          <w:t>رسانی</w:t>
        </w:r>
        <w:r w:rsidRPr="00EA65EA">
          <w:rPr>
            <w:rFonts w:cs="B Nazanin"/>
            <w:sz w:val="24"/>
            <w:szCs w:val="24"/>
            <w:rtl/>
          </w:rPr>
          <w:t xml:space="preserve">) </w:t>
        </w:r>
        <w:r w:rsidRPr="00EA65EA">
          <w:rPr>
            <w:rFonts w:cs="B Nazanin" w:hint="cs"/>
            <w:sz w:val="24"/>
            <w:szCs w:val="24"/>
            <w:rtl/>
          </w:rPr>
          <w:t>هرگز</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طول</w:t>
        </w:r>
        <w:r w:rsidRPr="00EA65EA">
          <w:rPr>
            <w:rFonts w:cs="B Nazanin"/>
            <w:sz w:val="24"/>
            <w:szCs w:val="24"/>
            <w:rtl/>
          </w:rPr>
          <w:t xml:space="preserve"> </w:t>
        </w:r>
        <w:r w:rsidRPr="00EA65EA">
          <w:rPr>
            <w:rFonts w:cs="B Nazanin" w:hint="cs"/>
            <w:sz w:val="24"/>
            <w:szCs w:val="24"/>
            <w:rtl/>
          </w:rPr>
          <w:t>حیات</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دچار</w:t>
        </w:r>
        <w:r w:rsidRPr="00EA65EA">
          <w:rPr>
            <w:rFonts w:cs="B Nazanin"/>
            <w:sz w:val="24"/>
            <w:szCs w:val="24"/>
            <w:rtl/>
          </w:rPr>
          <w:t xml:space="preserve"> </w:t>
        </w:r>
        <w:r w:rsidRPr="00EA65EA">
          <w:rPr>
            <w:rFonts w:cs="B Nazanin" w:hint="cs"/>
            <w:sz w:val="24"/>
            <w:szCs w:val="24"/>
            <w:rtl/>
          </w:rPr>
          <w:t>زوال</w:t>
        </w:r>
        <w:r w:rsidRPr="00EA65EA">
          <w:rPr>
            <w:rFonts w:cs="B Nazanin"/>
            <w:sz w:val="24"/>
            <w:szCs w:val="24"/>
            <w:rtl/>
          </w:rPr>
          <w:t xml:space="preserve"> </w:t>
        </w:r>
        <w:r w:rsidRPr="00EA65EA">
          <w:rPr>
            <w:rFonts w:cs="B Nazanin" w:hint="cs"/>
            <w:sz w:val="24"/>
            <w:szCs w:val="24"/>
            <w:rtl/>
          </w:rPr>
          <w:t>نشدند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منحنی</w:t>
        </w:r>
        <w:r w:rsidRPr="00EA65EA">
          <w:rPr>
            <w:rFonts w:cs="B Nazanin"/>
            <w:sz w:val="24"/>
            <w:szCs w:val="24"/>
            <w:rtl/>
          </w:rPr>
          <w:t xml:space="preserve"> </w:t>
        </w:r>
        <w:r w:rsidRPr="00EA65EA">
          <w:rPr>
            <w:rFonts w:cs="B Nazanin" w:hint="cs"/>
            <w:sz w:val="24"/>
            <w:szCs w:val="24"/>
            <w:rtl/>
          </w:rPr>
          <w:t>زیست</w:t>
        </w:r>
        <w:r w:rsidRPr="00EA65EA">
          <w:rPr>
            <w:rFonts w:cs="B Nazanin"/>
            <w:sz w:val="24"/>
            <w:szCs w:val="24"/>
            <w:rtl/>
          </w:rPr>
          <w:t xml:space="preserve"> </w:t>
        </w:r>
        <w:r w:rsidRPr="00EA65EA">
          <w:rPr>
            <w:rFonts w:cs="B Nazanin" w:hint="cs"/>
            <w:sz w:val="24"/>
            <w:szCs w:val="24"/>
            <w:rtl/>
          </w:rPr>
          <w:t>برخی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دیگر</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منابع</w:t>
        </w:r>
        <w:r w:rsidRPr="00EA65EA">
          <w:rPr>
            <w:rFonts w:cs="B Nazanin"/>
            <w:sz w:val="24"/>
            <w:szCs w:val="24"/>
            <w:rtl/>
          </w:rPr>
          <w:t xml:space="preserve"> </w:t>
        </w:r>
        <w:r w:rsidRPr="00EA65EA">
          <w:rPr>
            <w:rFonts w:cs="B Nazanin" w:hint="cs"/>
            <w:sz w:val="24"/>
            <w:szCs w:val="24"/>
            <w:rtl/>
          </w:rPr>
          <w:t>مرجع</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سازماندهی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سمت</w:t>
        </w:r>
        <w:r w:rsidRPr="00EA65EA">
          <w:rPr>
            <w:rFonts w:cs="B Nazanin"/>
            <w:sz w:val="24"/>
            <w:szCs w:val="24"/>
            <w:rtl/>
          </w:rPr>
          <w:t xml:space="preserve"> </w:t>
        </w:r>
        <w:r w:rsidRPr="00EA65EA">
          <w:rPr>
            <w:rFonts w:cs="B Nazanin" w:hint="cs"/>
            <w:sz w:val="24"/>
            <w:szCs w:val="24"/>
            <w:rtl/>
          </w:rPr>
          <w:t>افول</w:t>
        </w:r>
        <w:r w:rsidRPr="00EA65EA">
          <w:rPr>
            <w:rFonts w:cs="B Nazanin"/>
            <w:sz w:val="24"/>
            <w:szCs w:val="24"/>
            <w:rtl/>
          </w:rPr>
          <w:t xml:space="preserve"> </w:t>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ادبیات</w:t>
        </w:r>
        <w:r w:rsidRPr="00EA65EA">
          <w:rPr>
            <w:rFonts w:cs="B Nazanin"/>
            <w:sz w:val="24"/>
            <w:szCs w:val="24"/>
            <w:rtl/>
          </w:rPr>
          <w:t xml:space="preserve"> </w:t>
        </w:r>
        <w:r w:rsidRPr="00EA65EA">
          <w:rPr>
            <w:rFonts w:cs="B Nazanin" w:hint="cs"/>
            <w:sz w:val="24"/>
            <w:szCs w:val="24"/>
            <w:rtl/>
          </w:rPr>
          <w:t>کودک</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نوجوان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فناوری‌های</w:t>
        </w:r>
        <w:r w:rsidRPr="00EA65EA">
          <w:rPr>
            <w:rFonts w:cs="B Nazanin"/>
            <w:sz w:val="24"/>
            <w:szCs w:val="24"/>
            <w:rtl/>
          </w:rPr>
          <w:t xml:space="preserve"> </w:t>
        </w:r>
        <w:r w:rsidRPr="00EA65EA">
          <w:rPr>
            <w:rFonts w:cs="B Nazanin" w:hint="cs"/>
            <w:sz w:val="24"/>
            <w:szCs w:val="24"/>
            <w:rtl/>
          </w:rPr>
          <w:t>نوین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علم‌سنجی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نوع</w:t>
        </w:r>
        <w:r w:rsidRPr="00EA65EA">
          <w:rPr>
            <w:rFonts w:cs="B Nazanin"/>
            <w:sz w:val="24"/>
            <w:szCs w:val="24"/>
            <w:rtl/>
          </w:rPr>
          <w:t xml:space="preserve"> </w:t>
        </w:r>
        <w:r w:rsidRPr="00EA65EA">
          <w:rPr>
            <w:rFonts w:cs="B Nazanin" w:hint="cs"/>
            <w:sz w:val="24"/>
            <w:szCs w:val="24"/>
            <w:rtl/>
          </w:rPr>
          <w:t>صعودی</w:t>
        </w:r>
        <w:r w:rsidRPr="00EA65EA">
          <w:rPr>
            <w:rFonts w:cs="B Nazanin"/>
            <w:sz w:val="24"/>
            <w:szCs w:val="24"/>
            <w:rtl/>
          </w:rPr>
          <w:t xml:space="preserve"> </w:t>
        </w:r>
        <w:r w:rsidRPr="00EA65EA">
          <w:rPr>
            <w:rFonts w:cs="B Nazanin" w:hint="cs"/>
            <w:sz w:val="24"/>
            <w:szCs w:val="24"/>
            <w:rtl/>
          </w:rPr>
          <w:t>بوده‌اند</w:t>
        </w:r>
        <w:r w:rsidRPr="00EA65EA">
          <w:rPr>
            <w:rFonts w:cs="B Nazanin"/>
            <w:sz w:val="24"/>
            <w:szCs w:val="24"/>
          </w:rPr>
          <w:t>.</w:t>
        </w:r>
      </w:ins>
    </w:p>
    <w:p w14:paraId="07ACDD6A" w14:textId="77777777" w:rsidR="00E61291" w:rsidRPr="00EA65EA" w:rsidRDefault="00E61291" w:rsidP="00E61291">
      <w:pPr>
        <w:bidi/>
        <w:spacing w:line="276" w:lineRule="auto"/>
        <w:jc w:val="both"/>
        <w:rPr>
          <w:ins w:id="379" w:author="غزاله عرفانیان" w:date="2025-07-01T07:37:00Z" w16du:dateUtc="2025-07-01T04:07:00Z"/>
          <w:rFonts w:cs="B Nazanin"/>
          <w:sz w:val="24"/>
          <w:szCs w:val="24"/>
          <w:rtl/>
        </w:rPr>
      </w:pPr>
      <w:ins w:id="380" w:author="غزاله عرفانیان" w:date="2025-07-01T07:37:00Z" w16du:dateUtc="2025-07-01T04:07:00Z">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خوشه‌بندی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کشاورزیان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براردخت</w:t>
        </w:r>
        <w:r w:rsidRPr="00EA65EA">
          <w:rPr>
            <w:rFonts w:cs="B Nazanin"/>
            <w:sz w:val="24"/>
            <w:szCs w:val="24"/>
            <w:rtl/>
          </w:rPr>
          <w:t xml:space="preserve"> (1396) </w:t>
        </w:r>
        <w:r w:rsidRPr="00EA65EA">
          <w:rPr>
            <w:rFonts w:cs="B Nazanin" w:hint="cs"/>
            <w:sz w:val="24"/>
            <w:szCs w:val="24"/>
            <w:rtl/>
          </w:rPr>
          <w:t>سایت</w:t>
        </w:r>
        <w:r w:rsidRPr="00EA65EA">
          <w:rPr>
            <w:rFonts w:cs="B Nazanin"/>
            <w:sz w:val="24"/>
            <w:szCs w:val="24"/>
            <w:rtl/>
          </w:rPr>
          <w:t xml:space="preserve"> </w:t>
        </w:r>
        <w:r w:rsidRPr="00EA65EA">
          <w:rPr>
            <w:rFonts w:cs="B Nazanin" w:hint="cs"/>
            <w:sz w:val="24"/>
            <w:szCs w:val="24"/>
            <w:rtl/>
          </w:rPr>
          <w:t>موسسه</w:t>
        </w:r>
        <w:r w:rsidRPr="00EA65EA">
          <w:rPr>
            <w:rFonts w:cs="B Nazanin"/>
            <w:sz w:val="24"/>
            <w:szCs w:val="24"/>
            <w:rtl/>
          </w:rPr>
          <w:t xml:space="preserve"> </w:t>
        </w:r>
        <w:r w:rsidRPr="00EA65EA">
          <w:rPr>
            <w:rFonts w:cs="B Nazanin" w:hint="cs"/>
            <w:sz w:val="24"/>
            <w:szCs w:val="24"/>
            <w:rtl/>
          </w:rPr>
          <w:t>فرهنگی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اطلاع‌رسانی</w:t>
        </w:r>
        <w:r w:rsidRPr="00EA65EA">
          <w:rPr>
            <w:rFonts w:cs="B Nazanin"/>
            <w:sz w:val="24"/>
            <w:szCs w:val="24"/>
            <w:rtl/>
          </w:rPr>
          <w:t xml:space="preserve"> </w:t>
        </w:r>
        <w:r w:rsidRPr="00EA65EA">
          <w:rPr>
            <w:rFonts w:cs="B Nazanin" w:hint="cs"/>
            <w:sz w:val="24"/>
            <w:szCs w:val="24"/>
            <w:rtl/>
          </w:rPr>
          <w:t>تبیان</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دادند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علاوه</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مشخص</w:t>
        </w:r>
        <w:r w:rsidRPr="00EA65EA">
          <w:rPr>
            <w:rFonts w:cs="B Nazanin"/>
            <w:sz w:val="24"/>
            <w:szCs w:val="24"/>
            <w:rtl/>
          </w:rPr>
          <w:t xml:space="preserve"> </w:t>
        </w:r>
        <w:r w:rsidRPr="00EA65EA">
          <w:rPr>
            <w:rFonts w:cs="B Nazanin" w:hint="cs"/>
            <w:sz w:val="24"/>
            <w:szCs w:val="24"/>
            <w:rtl/>
          </w:rPr>
          <w:t>نمودن</w:t>
        </w:r>
        <w:r w:rsidRPr="00EA65EA">
          <w:rPr>
            <w:rFonts w:cs="B Nazanin"/>
            <w:sz w:val="24"/>
            <w:szCs w:val="24"/>
            <w:rtl/>
          </w:rPr>
          <w:t xml:space="preserve"> </w:t>
        </w:r>
        <w:r w:rsidRPr="00EA65EA">
          <w:rPr>
            <w:rFonts w:cs="B Nazanin" w:hint="cs"/>
            <w:sz w:val="24"/>
            <w:szCs w:val="24"/>
            <w:rtl/>
          </w:rPr>
          <w:t>خوشه‌های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برجسته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کم‌اهمیت،</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اهمیت</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میان</w:t>
        </w:r>
        <w:r w:rsidRPr="00EA65EA">
          <w:rPr>
            <w:rFonts w:cs="B Nazanin"/>
            <w:sz w:val="24"/>
            <w:szCs w:val="24"/>
            <w:rtl/>
          </w:rPr>
          <w:t xml:space="preserve"> </w:t>
        </w:r>
        <w:r w:rsidRPr="00EA65EA">
          <w:rPr>
            <w:rFonts w:cs="B Nazanin" w:hint="cs"/>
            <w:sz w:val="24"/>
            <w:szCs w:val="24"/>
            <w:rtl/>
          </w:rPr>
          <w:t>کاربران</w:t>
        </w:r>
        <w:r w:rsidRPr="00EA65EA">
          <w:rPr>
            <w:rFonts w:cs="B Nazanin"/>
            <w:sz w:val="24"/>
            <w:szCs w:val="24"/>
            <w:rtl/>
          </w:rPr>
          <w:t xml:space="preserve"> </w:t>
        </w:r>
        <w:r w:rsidRPr="00EA65EA">
          <w:rPr>
            <w:rFonts w:cs="B Nazanin" w:hint="cs"/>
            <w:sz w:val="24"/>
            <w:szCs w:val="24"/>
            <w:rtl/>
          </w:rPr>
          <w:t>شبکه</w:t>
        </w:r>
        <w:r w:rsidRPr="00EA65EA">
          <w:rPr>
            <w:rFonts w:cs="B Nazanin"/>
            <w:sz w:val="24"/>
            <w:szCs w:val="24"/>
            <w:rtl/>
          </w:rPr>
          <w:t xml:space="preserve"> </w:t>
        </w:r>
        <w:r w:rsidRPr="00EA65EA">
          <w:rPr>
            <w:rFonts w:cs="B Nazanin" w:hint="cs"/>
            <w:sz w:val="24"/>
            <w:szCs w:val="24"/>
            <w:rtl/>
          </w:rPr>
          <w:t>تبیان</w:t>
        </w:r>
        <w:r w:rsidRPr="00EA65EA">
          <w:rPr>
            <w:rFonts w:cs="B Nazanin"/>
            <w:sz w:val="24"/>
            <w:szCs w:val="24"/>
            <w:rtl/>
          </w:rPr>
          <w:t xml:space="preserve">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تمامی</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جستجوی</w:t>
        </w:r>
        <w:r w:rsidRPr="00EA65EA">
          <w:rPr>
            <w:rFonts w:cs="B Nazanin"/>
            <w:sz w:val="24"/>
            <w:szCs w:val="24"/>
            <w:rtl/>
          </w:rPr>
          <w:t xml:space="preserve"> </w:t>
        </w:r>
        <w:r w:rsidRPr="00EA65EA">
          <w:rPr>
            <w:rFonts w:cs="B Nazanin" w:hint="cs"/>
            <w:sz w:val="24"/>
            <w:szCs w:val="24"/>
            <w:rtl/>
          </w:rPr>
          <w:t>مرتبط،</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کلیه</w:t>
        </w:r>
        <w:r w:rsidRPr="00EA65EA">
          <w:rPr>
            <w:rFonts w:cs="B Nazanin"/>
            <w:sz w:val="24"/>
            <w:szCs w:val="24"/>
            <w:rtl/>
          </w:rPr>
          <w:t xml:space="preserve"> </w:t>
        </w:r>
        <w:r w:rsidRPr="00EA65EA">
          <w:rPr>
            <w:rFonts w:cs="B Nazanin" w:hint="cs"/>
            <w:sz w:val="24"/>
            <w:szCs w:val="24"/>
            <w:rtl/>
          </w:rPr>
          <w:t>طبقات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دسته‌های</w:t>
        </w:r>
        <w:r w:rsidRPr="00EA65EA">
          <w:rPr>
            <w:rFonts w:cs="B Nazanin"/>
            <w:sz w:val="24"/>
            <w:szCs w:val="24"/>
            <w:rtl/>
          </w:rPr>
          <w:t xml:space="preserve"> </w:t>
        </w:r>
        <w:r w:rsidRPr="00EA65EA">
          <w:rPr>
            <w:rFonts w:cs="B Nazanin" w:hint="cs"/>
            <w:sz w:val="24"/>
            <w:szCs w:val="24"/>
            <w:rtl/>
          </w:rPr>
          <w:t>ارائه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سایت،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قالب</w:t>
        </w:r>
        <w:r w:rsidRPr="00EA65EA">
          <w:rPr>
            <w:rFonts w:cs="B Nazanin"/>
            <w:sz w:val="24"/>
            <w:szCs w:val="24"/>
            <w:rtl/>
          </w:rPr>
          <w:t xml:space="preserve"> </w:t>
        </w:r>
        <w:r w:rsidRPr="00EA65EA">
          <w:rPr>
            <w:rFonts w:cs="B Nazanin" w:hint="cs"/>
            <w:sz w:val="24"/>
            <w:szCs w:val="24"/>
            <w:rtl/>
          </w:rPr>
          <w:t>جداول</w:t>
        </w:r>
        <w:r w:rsidRPr="00EA65EA">
          <w:rPr>
            <w:rFonts w:cs="B Nazanin"/>
            <w:sz w:val="24"/>
            <w:szCs w:val="24"/>
            <w:rtl/>
          </w:rPr>
          <w:t xml:space="preserve"> </w:t>
        </w:r>
        <w:r w:rsidRPr="00EA65EA">
          <w:rPr>
            <w:rFonts w:cs="B Nazanin" w:hint="cs"/>
            <w:sz w:val="24"/>
            <w:szCs w:val="24"/>
            <w:rtl/>
          </w:rPr>
          <w:t>اکسل</w:t>
        </w:r>
        <w:r w:rsidRPr="00EA65EA">
          <w:rPr>
            <w:rFonts w:cs="B Nazanin"/>
            <w:sz w:val="24"/>
            <w:szCs w:val="24"/>
            <w:rtl/>
          </w:rPr>
          <w:t xml:space="preserve"> </w:t>
        </w:r>
        <w:r w:rsidRPr="00EA65EA">
          <w:rPr>
            <w:rFonts w:cs="B Nazanin" w:hint="cs"/>
            <w:sz w:val="24"/>
            <w:szCs w:val="24"/>
            <w:rtl/>
          </w:rPr>
          <w:t>جمع‌آوری</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پس</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مرور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حذف</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نامرتبط</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الگوریتم‌های</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lastRenderedPageBreak/>
          <w:t>تحلیل</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گرفتند</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توجه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ماهیت</w:t>
        </w:r>
        <w:r w:rsidRPr="00EA65EA">
          <w:rPr>
            <w:rFonts w:cs="B Nazanin"/>
            <w:sz w:val="24"/>
            <w:szCs w:val="24"/>
            <w:rtl/>
          </w:rPr>
          <w:t xml:space="preserve"> </w:t>
        </w:r>
        <w:r w:rsidRPr="00EA65EA">
          <w:rPr>
            <w:rFonts w:cs="B Nazanin" w:hint="cs"/>
            <w:sz w:val="24"/>
            <w:szCs w:val="24"/>
            <w:rtl/>
          </w:rPr>
          <w:t>فرهنگی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موسسه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امر</w:t>
        </w:r>
        <w:r w:rsidRPr="00EA65EA">
          <w:rPr>
            <w:rFonts w:cs="B Nazanin"/>
            <w:sz w:val="24"/>
            <w:szCs w:val="24"/>
            <w:rtl/>
          </w:rPr>
          <w:t xml:space="preserve"> </w:t>
        </w:r>
        <w:r w:rsidRPr="00EA65EA">
          <w:rPr>
            <w:rFonts w:cs="B Nazanin" w:hint="cs"/>
            <w:sz w:val="24"/>
            <w:szCs w:val="24"/>
            <w:rtl/>
          </w:rPr>
          <w:t>خواندن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جستجوی</w:t>
        </w:r>
        <w:r w:rsidRPr="00EA65EA">
          <w:rPr>
            <w:rFonts w:cs="B Nazanin"/>
            <w:sz w:val="24"/>
            <w:szCs w:val="24"/>
            <w:rtl/>
          </w:rPr>
          <w:t xml:space="preserve"> </w:t>
        </w:r>
        <w:r w:rsidRPr="00EA65EA">
          <w:rPr>
            <w:rFonts w:cs="B Nazanin" w:hint="cs"/>
            <w:sz w:val="24"/>
            <w:szCs w:val="24"/>
            <w:rtl/>
          </w:rPr>
          <w:t>عبارات</w:t>
        </w:r>
        <w:r w:rsidRPr="00EA65EA">
          <w:rPr>
            <w:rFonts w:cs="B Nazanin"/>
            <w:sz w:val="24"/>
            <w:szCs w:val="24"/>
            <w:rtl/>
          </w:rPr>
          <w:t xml:space="preserve"> </w:t>
        </w:r>
        <w:r w:rsidRPr="00EA65EA">
          <w:rPr>
            <w:rFonts w:cs="B Nazanin" w:hint="cs"/>
            <w:sz w:val="24"/>
            <w:szCs w:val="24"/>
            <w:rtl/>
          </w:rPr>
          <w:t>کلیدی</w:t>
        </w:r>
        <w:r w:rsidRPr="00EA65EA">
          <w:rPr>
            <w:rFonts w:cs="B Nazanin"/>
            <w:sz w:val="24"/>
            <w:szCs w:val="24"/>
            <w:rtl/>
          </w:rPr>
          <w:t xml:space="preserve"> </w:t>
        </w:r>
        <w:r w:rsidRPr="00EA65EA">
          <w:rPr>
            <w:rFonts w:cs="B Nazanin" w:hint="cs"/>
            <w:sz w:val="24"/>
            <w:szCs w:val="24"/>
            <w:rtl/>
          </w:rPr>
          <w:t>مرتبط</w:t>
        </w:r>
        <w:r w:rsidRPr="00EA65EA">
          <w:rPr>
            <w:rFonts w:cs="B Nazanin"/>
            <w:sz w:val="24"/>
            <w:szCs w:val="24"/>
            <w:rtl/>
          </w:rPr>
          <w:t xml:space="preserve"> </w:t>
        </w:r>
        <w:r w:rsidRPr="00EA65EA">
          <w:rPr>
            <w:rFonts w:cs="B Nazanin" w:hint="cs"/>
            <w:sz w:val="24"/>
            <w:szCs w:val="24"/>
            <w:rtl/>
          </w:rPr>
          <w:t>بیشترین</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طبقه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فرهنگ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اختیار</w:t>
        </w:r>
        <w:r w:rsidRPr="00EA65EA">
          <w:rPr>
            <w:rFonts w:cs="B Nazanin"/>
            <w:sz w:val="24"/>
            <w:szCs w:val="24"/>
            <w:rtl/>
          </w:rPr>
          <w:t xml:space="preserve"> </w:t>
        </w:r>
        <w:r w:rsidRPr="00EA65EA">
          <w:rPr>
            <w:rFonts w:cs="B Nazanin" w:hint="cs"/>
            <w:sz w:val="24"/>
            <w:szCs w:val="24"/>
            <w:rtl/>
          </w:rPr>
          <w:t>کاربران</w:t>
        </w:r>
        <w:r w:rsidRPr="00EA65EA">
          <w:rPr>
            <w:rFonts w:cs="B Nazanin"/>
            <w:sz w:val="24"/>
            <w:szCs w:val="24"/>
            <w:rtl/>
          </w:rPr>
          <w:t xml:space="preserve"> </w:t>
        </w:r>
        <w:r w:rsidRPr="00EA65EA">
          <w:rPr>
            <w:rFonts w:cs="B Nazanin" w:hint="cs"/>
            <w:sz w:val="24"/>
            <w:szCs w:val="24"/>
            <w:rtl/>
          </w:rPr>
          <w:t>خواهد</w:t>
        </w:r>
        <w:r w:rsidRPr="00EA65EA">
          <w:rPr>
            <w:rFonts w:cs="B Nazanin"/>
            <w:sz w:val="24"/>
            <w:szCs w:val="24"/>
            <w:rtl/>
          </w:rPr>
          <w:t xml:space="preserve"> </w:t>
        </w:r>
        <w:r w:rsidRPr="00EA65EA">
          <w:rPr>
            <w:rFonts w:cs="B Nazanin" w:hint="cs"/>
            <w:sz w:val="24"/>
            <w:szCs w:val="24"/>
            <w:rtl/>
          </w:rPr>
          <w:t>گذاشت</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وجود</w:t>
        </w:r>
        <w:r w:rsidRPr="00EA65EA">
          <w:rPr>
            <w:rFonts w:cs="B Nazanin"/>
            <w:sz w:val="24"/>
            <w:szCs w:val="24"/>
            <w:rtl/>
          </w:rPr>
          <w:t xml:space="preserve"> </w:t>
        </w:r>
        <w:r w:rsidRPr="00EA65EA">
          <w:rPr>
            <w:rFonts w:cs="B Nazanin" w:hint="cs"/>
            <w:sz w:val="24"/>
            <w:szCs w:val="24"/>
            <w:rtl/>
          </w:rPr>
          <w:t>بالا</w:t>
        </w:r>
        <w:r w:rsidRPr="00EA65EA">
          <w:rPr>
            <w:rFonts w:cs="B Nazanin"/>
            <w:sz w:val="24"/>
            <w:szCs w:val="24"/>
            <w:rtl/>
          </w:rPr>
          <w:t xml:space="preserve"> </w:t>
        </w:r>
        <w:r w:rsidRPr="00EA65EA">
          <w:rPr>
            <w:rFonts w:cs="B Nazanin" w:hint="cs"/>
            <w:sz w:val="24"/>
            <w:szCs w:val="24"/>
            <w:rtl/>
          </w:rPr>
          <w:t>بودن</w:t>
        </w:r>
        <w:r w:rsidRPr="00EA65EA">
          <w:rPr>
            <w:rFonts w:cs="B Nazanin"/>
            <w:sz w:val="24"/>
            <w:szCs w:val="24"/>
            <w:rtl/>
          </w:rPr>
          <w:t xml:space="preserve"> </w:t>
        </w:r>
        <w:r w:rsidRPr="00EA65EA">
          <w:rPr>
            <w:rFonts w:cs="B Nazanin" w:hint="cs"/>
            <w:sz w:val="24"/>
            <w:szCs w:val="24"/>
            <w:rtl/>
          </w:rPr>
          <w:t>تعداد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حاصل</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طبقه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جامعه،</w:t>
        </w:r>
        <w:r w:rsidRPr="00EA65EA">
          <w:rPr>
            <w:rFonts w:cs="B Nazanin"/>
            <w:sz w:val="24"/>
            <w:szCs w:val="24"/>
            <w:rtl/>
          </w:rPr>
          <w:t xml:space="preserve"> </w:t>
        </w:r>
        <w:r w:rsidRPr="00EA65EA">
          <w:rPr>
            <w:rFonts w:cs="B Nazanin" w:hint="cs"/>
            <w:sz w:val="24"/>
            <w:szCs w:val="24"/>
            <w:rtl/>
          </w:rPr>
          <w:t>تعداد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حاصل</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کل</w:t>
        </w:r>
        <w:r w:rsidRPr="00EA65EA">
          <w:rPr>
            <w:rFonts w:cs="B Nazanin"/>
            <w:sz w:val="24"/>
            <w:szCs w:val="24"/>
            <w:rtl/>
          </w:rPr>
          <w:t xml:space="preserve"> </w:t>
        </w:r>
        <w:r w:rsidRPr="00EA65EA">
          <w:rPr>
            <w:rFonts w:cs="B Nazanin" w:hint="cs"/>
            <w:sz w:val="24"/>
            <w:szCs w:val="24"/>
            <w:rtl/>
          </w:rPr>
          <w:t>شبکه</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کتاب</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کتابخوانی</w:t>
        </w:r>
        <w:r w:rsidRPr="00EA65EA">
          <w:rPr>
            <w:rFonts w:cs="B Nazanin"/>
            <w:sz w:val="24"/>
            <w:szCs w:val="24"/>
            <w:rtl/>
          </w:rPr>
          <w:t xml:space="preserve"> </w:t>
        </w:r>
        <w:r w:rsidRPr="00EA65EA">
          <w:rPr>
            <w:rFonts w:cs="B Nazanin" w:hint="cs"/>
            <w:sz w:val="24"/>
            <w:szCs w:val="24"/>
            <w:rtl/>
          </w:rPr>
          <w:t>بسیار</w:t>
        </w:r>
        <w:r w:rsidRPr="00EA65EA">
          <w:rPr>
            <w:rFonts w:cs="B Nazanin"/>
            <w:sz w:val="24"/>
            <w:szCs w:val="24"/>
            <w:rtl/>
          </w:rPr>
          <w:t xml:space="preserve"> </w:t>
        </w:r>
        <w:r w:rsidRPr="00EA65EA">
          <w:rPr>
            <w:rFonts w:cs="B Nazanin" w:hint="cs"/>
            <w:sz w:val="24"/>
            <w:szCs w:val="24"/>
            <w:rtl/>
          </w:rPr>
          <w:t>اندک</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نظر</w:t>
        </w:r>
        <w:r w:rsidRPr="00EA65EA">
          <w:rPr>
            <w:rFonts w:cs="B Nazanin"/>
            <w:sz w:val="24"/>
            <w:szCs w:val="24"/>
            <w:rtl/>
          </w:rPr>
          <w:t xml:space="preserve"> </w:t>
        </w:r>
        <w:r w:rsidRPr="00EA65EA">
          <w:rPr>
            <w:rFonts w:cs="B Nazanin" w:hint="cs"/>
            <w:sz w:val="24"/>
            <w:szCs w:val="24"/>
            <w:rtl/>
          </w:rPr>
          <w:t>می‌رسید</w:t>
        </w:r>
        <w:r w:rsidRPr="00EA65EA">
          <w:rPr>
            <w:rFonts w:cs="B Nazanin"/>
            <w:sz w:val="24"/>
            <w:szCs w:val="24"/>
            <w:rtl/>
          </w:rPr>
          <w:t xml:space="preserve"> (</w:t>
        </w:r>
        <w:r w:rsidRPr="00EA65EA">
          <w:rPr>
            <w:rFonts w:cs="B Nazanin" w:hint="cs"/>
            <w:sz w:val="24"/>
            <w:szCs w:val="24"/>
            <w:rtl/>
          </w:rPr>
          <w:t>تنها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ترتیب</w:t>
        </w:r>
        <w:r w:rsidRPr="00EA65EA">
          <w:rPr>
            <w:rFonts w:cs="B Nazanin"/>
            <w:sz w:val="24"/>
            <w:szCs w:val="24"/>
            <w:rtl/>
          </w:rPr>
          <w:t xml:space="preserve"> 952 </w:t>
        </w:r>
        <w:r w:rsidRPr="00EA65EA">
          <w:rPr>
            <w:rFonts w:cs="B Nazanin" w:hint="cs"/>
            <w:sz w:val="24"/>
            <w:szCs w:val="24"/>
            <w:rtl/>
          </w:rPr>
          <w:t>و</w:t>
        </w:r>
        <w:r w:rsidRPr="00EA65EA">
          <w:rPr>
            <w:rFonts w:cs="B Nazanin"/>
            <w:sz w:val="24"/>
            <w:szCs w:val="24"/>
            <w:rtl/>
          </w:rPr>
          <w:t xml:space="preserve"> 1199 </w:t>
        </w:r>
        <w:r w:rsidRPr="00EA65EA">
          <w:rPr>
            <w:rFonts w:cs="B Nazanin" w:hint="cs"/>
            <w:sz w:val="24"/>
            <w:szCs w:val="24"/>
            <w:rtl/>
          </w:rPr>
          <w:t>نتیجه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جستجوی</w:t>
        </w:r>
        <w:r w:rsidRPr="00EA65EA">
          <w:rPr>
            <w:rFonts w:cs="B Nazanin"/>
            <w:sz w:val="24"/>
            <w:szCs w:val="24"/>
            <w:rtl/>
          </w:rPr>
          <w:t xml:space="preserve"> </w:t>
        </w:r>
        <w:r w:rsidRPr="00EA65EA">
          <w:rPr>
            <w:rFonts w:cs="B Nazanin" w:hint="cs"/>
            <w:sz w:val="24"/>
            <w:szCs w:val="24"/>
            <w:rtl/>
          </w:rPr>
          <w:t>عبارت</w:t>
        </w:r>
        <w:r w:rsidRPr="00EA65EA">
          <w:rPr>
            <w:rFonts w:cs="B Nazanin"/>
            <w:sz w:val="24"/>
            <w:szCs w:val="24"/>
            <w:rtl/>
          </w:rPr>
          <w:t xml:space="preserve"> </w:t>
        </w:r>
        <w:r w:rsidRPr="00EA65EA">
          <w:rPr>
            <w:rFonts w:cs="B Nazanin" w:hint="cs"/>
            <w:sz w:val="24"/>
            <w:szCs w:val="24"/>
            <w:rtl/>
          </w:rPr>
          <w:t>کلیدی</w:t>
        </w:r>
        <w:r w:rsidRPr="00EA65EA">
          <w:rPr>
            <w:rFonts w:cs="B Nazanin"/>
            <w:sz w:val="24"/>
            <w:szCs w:val="24"/>
            <w:rtl/>
          </w:rPr>
          <w:t xml:space="preserve"> "</w:t>
        </w:r>
        <w:r w:rsidRPr="00EA65EA">
          <w:rPr>
            <w:rFonts w:cs="B Nazanin" w:hint="cs"/>
            <w:sz w:val="24"/>
            <w:szCs w:val="24"/>
            <w:rtl/>
          </w:rPr>
          <w:t>خواندن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امر</w:t>
        </w:r>
        <w:r w:rsidRPr="00EA65EA">
          <w:rPr>
            <w:rFonts w:cs="B Nazanin"/>
            <w:sz w:val="24"/>
            <w:szCs w:val="24"/>
            <w:rtl/>
          </w:rPr>
          <w:t xml:space="preserve"> </w:t>
        </w:r>
        <w:r w:rsidRPr="00EA65EA">
          <w:rPr>
            <w:rFonts w:cs="B Nazanin" w:hint="cs"/>
            <w:sz w:val="24"/>
            <w:szCs w:val="24"/>
            <w:rtl/>
          </w:rPr>
          <w:t>نیاز</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فعالیت</w:t>
        </w:r>
        <w:r w:rsidRPr="00EA65EA">
          <w:rPr>
            <w:rFonts w:cs="B Nazanin"/>
            <w:sz w:val="24"/>
            <w:szCs w:val="24"/>
            <w:rtl/>
          </w:rPr>
          <w:t xml:space="preserve"> </w:t>
        </w:r>
        <w:r w:rsidRPr="00EA65EA">
          <w:rPr>
            <w:rFonts w:cs="B Nazanin" w:hint="cs"/>
            <w:sz w:val="24"/>
            <w:szCs w:val="24"/>
            <w:rtl/>
          </w:rPr>
          <w:t>بیشتر</w:t>
        </w:r>
        <w:r w:rsidRPr="00EA65EA">
          <w:rPr>
            <w:rFonts w:cs="B Nazanin"/>
            <w:sz w:val="24"/>
            <w:szCs w:val="24"/>
            <w:rtl/>
          </w:rPr>
          <w:t xml:space="preserve"> </w:t>
        </w:r>
        <w:r w:rsidRPr="00EA65EA">
          <w:rPr>
            <w:rFonts w:cs="B Nazanin" w:hint="cs"/>
            <w:sz w:val="24"/>
            <w:szCs w:val="24"/>
            <w:rtl/>
          </w:rPr>
          <w:t>شبکه</w:t>
        </w:r>
        <w:r w:rsidRPr="00EA65EA">
          <w:rPr>
            <w:rFonts w:cs="B Nazanin"/>
            <w:sz w:val="24"/>
            <w:szCs w:val="24"/>
            <w:rtl/>
          </w:rPr>
          <w:t xml:space="preserve"> </w:t>
        </w:r>
        <w:r w:rsidRPr="00EA65EA">
          <w:rPr>
            <w:rFonts w:cs="B Nazanin" w:hint="cs"/>
            <w:sz w:val="24"/>
            <w:szCs w:val="24"/>
            <w:rtl/>
          </w:rPr>
          <w:t>اجتماعی</w:t>
        </w:r>
        <w:r w:rsidRPr="00EA65EA">
          <w:rPr>
            <w:rFonts w:cs="B Nazanin"/>
            <w:sz w:val="24"/>
            <w:szCs w:val="24"/>
            <w:rtl/>
          </w:rPr>
          <w:t xml:space="preserve"> </w:t>
        </w:r>
        <w:r w:rsidRPr="00EA65EA">
          <w:rPr>
            <w:rFonts w:cs="B Nazanin" w:hint="cs"/>
            <w:sz w:val="24"/>
            <w:szCs w:val="24"/>
            <w:rtl/>
          </w:rPr>
          <w:t>تبیان</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راستای</w:t>
        </w:r>
        <w:r w:rsidRPr="00EA65EA">
          <w:rPr>
            <w:rFonts w:cs="B Nazanin"/>
            <w:sz w:val="24"/>
            <w:szCs w:val="24"/>
            <w:rtl/>
          </w:rPr>
          <w:t xml:space="preserve"> </w:t>
        </w:r>
        <w:r w:rsidRPr="00EA65EA">
          <w:rPr>
            <w:rFonts w:cs="B Nazanin" w:hint="cs"/>
            <w:sz w:val="24"/>
            <w:szCs w:val="24"/>
            <w:rtl/>
          </w:rPr>
          <w:t>تعالی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فرهنگ</w:t>
        </w:r>
        <w:r w:rsidRPr="00EA65EA">
          <w:rPr>
            <w:rFonts w:cs="B Nazanin"/>
            <w:sz w:val="24"/>
            <w:szCs w:val="24"/>
            <w:rtl/>
          </w:rPr>
          <w:t xml:space="preserve"> </w:t>
        </w:r>
        <w:r w:rsidRPr="00EA65EA">
          <w:rPr>
            <w:rFonts w:cs="B Nazanin" w:hint="cs"/>
            <w:sz w:val="24"/>
            <w:szCs w:val="24"/>
            <w:rtl/>
          </w:rPr>
          <w:t>مغفول</w:t>
        </w:r>
        <w:r w:rsidRPr="00EA65EA">
          <w:rPr>
            <w:rFonts w:cs="B Nazanin"/>
            <w:sz w:val="24"/>
            <w:szCs w:val="24"/>
            <w:rtl/>
          </w:rPr>
          <w:t xml:space="preserve"> </w:t>
        </w:r>
        <w:r w:rsidRPr="00EA65EA">
          <w:rPr>
            <w:rFonts w:cs="B Nazanin" w:hint="cs"/>
            <w:sz w:val="24"/>
            <w:szCs w:val="24"/>
            <w:rtl/>
          </w:rPr>
          <w:t>مانده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نمایان</w:t>
        </w:r>
        <w:r w:rsidRPr="00EA65EA">
          <w:rPr>
            <w:rFonts w:cs="B Nazanin"/>
            <w:sz w:val="24"/>
            <w:szCs w:val="24"/>
            <w:rtl/>
          </w:rPr>
          <w:t xml:space="preserve"> </w:t>
        </w:r>
        <w:r w:rsidRPr="00EA65EA">
          <w:rPr>
            <w:rFonts w:cs="B Nazanin" w:hint="cs"/>
            <w:sz w:val="24"/>
            <w:szCs w:val="24"/>
            <w:rtl/>
          </w:rPr>
          <w:t>می‌سازد</w:t>
        </w:r>
        <w:r w:rsidRPr="00EA65EA">
          <w:rPr>
            <w:rFonts w:cs="B Nazanin"/>
            <w:sz w:val="24"/>
            <w:szCs w:val="24"/>
          </w:rPr>
          <w:t>.</w:t>
        </w:r>
      </w:ins>
    </w:p>
    <w:p w14:paraId="0DB6CF07" w14:textId="77777777" w:rsidR="00E61291" w:rsidRPr="00EA65EA" w:rsidRDefault="00E61291" w:rsidP="00E61291">
      <w:pPr>
        <w:bidi/>
        <w:spacing w:line="276" w:lineRule="auto"/>
        <w:jc w:val="both"/>
        <w:rPr>
          <w:ins w:id="381" w:author="غزاله عرفانیان" w:date="2025-07-01T07:37:00Z" w16du:dateUtc="2025-07-01T04:07:00Z"/>
          <w:rFonts w:cs="B Nazanin"/>
          <w:sz w:val="24"/>
          <w:szCs w:val="24"/>
          <w:rtl/>
        </w:rPr>
      </w:pPr>
      <w:ins w:id="382"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 xml:space="preserve">پژوهشی حسن زاده و احمدی </w:t>
        </w:r>
        <w:r w:rsidRPr="00EA65EA">
          <w:rPr>
            <w:rFonts w:cs="B Nazanin"/>
            <w:sz w:val="24"/>
            <w:szCs w:val="24"/>
          </w:rPr>
          <w:t>(1396)</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محتوای</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استخراج</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6830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10 </w:t>
        </w:r>
        <w:r w:rsidRPr="00EA65EA">
          <w:rPr>
            <w:rFonts w:cs="B Nazanin" w:hint="cs"/>
            <w:sz w:val="24"/>
            <w:szCs w:val="24"/>
            <w:rtl/>
          </w:rPr>
          <w:t>نشریه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معتبر،</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ساختار</w:t>
        </w:r>
        <w:r w:rsidRPr="00EA65EA">
          <w:rPr>
            <w:rFonts w:cs="B Nazanin"/>
            <w:sz w:val="24"/>
            <w:szCs w:val="24"/>
            <w:rtl/>
          </w:rPr>
          <w:t xml:space="preserve"> </w:t>
        </w:r>
        <w:r w:rsidRPr="00EA65EA">
          <w:rPr>
            <w:rFonts w:cs="B Nazanin" w:hint="cs"/>
            <w:sz w:val="24"/>
            <w:szCs w:val="24"/>
            <w:rtl/>
          </w:rPr>
          <w:t>مفهومی</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گسترش</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طریق</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متون</w:t>
        </w:r>
        <w:r w:rsidRPr="00EA65EA">
          <w:rPr>
            <w:rFonts w:cs="B Nazanin"/>
            <w:sz w:val="24"/>
            <w:szCs w:val="24"/>
            <w:rtl/>
          </w:rPr>
          <w:t xml:space="preserve"> </w:t>
        </w:r>
        <w:r w:rsidRPr="00EA65EA">
          <w:rPr>
            <w:rFonts w:cs="B Nazanin" w:hint="cs"/>
            <w:sz w:val="24"/>
            <w:szCs w:val="24"/>
            <w:rtl/>
          </w:rPr>
          <w:t>هسته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مقایسه</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داخلی</w:t>
        </w:r>
        <w:r w:rsidRPr="00EA65EA">
          <w:rPr>
            <w:rFonts w:cs="B Nazanin"/>
            <w:sz w:val="24"/>
            <w:szCs w:val="24"/>
            <w:rtl/>
          </w:rPr>
          <w:t xml:space="preserve"> </w:t>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Pr>
          <w:t>.</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تحلیلی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خوشه‌بندی</w:t>
        </w:r>
        <w:r w:rsidRPr="00EA65EA">
          <w:rPr>
            <w:rFonts w:cs="B Nazanin"/>
            <w:sz w:val="24"/>
            <w:szCs w:val="24"/>
            <w:rtl/>
          </w:rPr>
          <w:t xml:space="preserve"> </w:t>
        </w:r>
        <w:r w:rsidRPr="00EA65EA">
          <w:rPr>
            <w:rFonts w:cs="B Nazanin" w:hint="cs"/>
            <w:sz w:val="24"/>
            <w:szCs w:val="24"/>
            <w:rtl/>
          </w:rPr>
          <w:t>واژگان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عبارات</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ماتریس</w:t>
        </w:r>
        <w:r w:rsidRPr="00EA65EA">
          <w:rPr>
            <w:rFonts w:cs="B Nazanin"/>
            <w:sz w:val="24"/>
            <w:szCs w:val="24"/>
            <w:rtl/>
          </w:rPr>
          <w:t xml:space="preserve"> </w:t>
        </w:r>
        <w:r w:rsidRPr="00EA65EA">
          <w:rPr>
            <w:rFonts w:cs="B Nazanin" w:hint="cs"/>
            <w:sz w:val="24"/>
            <w:szCs w:val="24"/>
            <w:rtl/>
          </w:rPr>
          <w:t>هم‌رخدادی</w:t>
        </w:r>
        <w:r w:rsidRPr="00EA65EA">
          <w:rPr>
            <w:rFonts w:cs="B Nazanin"/>
            <w:sz w:val="24"/>
            <w:szCs w:val="24"/>
            <w:rtl/>
          </w:rPr>
          <w:t xml:space="preserve"> </w:t>
        </w:r>
        <w:r w:rsidRPr="00EA65EA">
          <w:rPr>
            <w:rFonts w:cs="B Nazanin" w:hint="cs"/>
            <w:sz w:val="24"/>
            <w:szCs w:val="24"/>
            <w:rtl/>
          </w:rPr>
          <w:t>واژگان،</w:t>
        </w:r>
        <w:r w:rsidRPr="00EA65EA">
          <w:rPr>
            <w:rFonts w:cs="B Nazanin"/>
            <w:sz w:val="24"/>
            <w:szCs w:val="24"/>
            <w:rtl/>
          </w:rPr>
          <w:t xml:space="preserve"> </w:t>
        </w:r>
        <w:r w:rsidRPr="00EA65EA">
          <w:rPr>
            <w:rFonts w:cs="B Nazanin" w:hint="cs"/>
            <w:sz w:val="24"/>
            <w:szCs w:val="24"/>
            <w:rtl/>
          </w:rPr>
          <w:t>شاخص</w:t>
        </w:r>
        <w:r w:rsidRPr="00EA65EA">
          <w:rPr>
            <w:rFonts w:cs="B Nazanin"/>
            <w:sz w:val="24"/>
            <w:szCs w:val="24"/>
            <w:rtl/>
          </w:rPr>
          <w:t xml:space="preserve"> </w:t>
        </w:r>
        <w:r w:rsidRPr="00EA65EA">
          <w:rPr>
            <w:rFonts w:cs="B Nazanin" w:hint="cs"/>
            <w:sz w:val="24"/>
            <w:szCs w:val="24"/>
            <w:rtl/>
          </w:rPr>
          <w:t>کسینوس</w:t>
        </w:r>
        <w:r w:rsidRPr="00EA65EA">
          <w:rPr>
            <w:rFonts w:cs="B Nazanin"/>
            <w:sz w:val="24"/>
            <w:szCs w:val="24"/>
            <w:rtl/>
          </w:rPr>
          <w:t xml:space="preserve"> </w:t>
        </w:r>
        <w:r w:rsidRPr="00EA65EA">
          <w:rPr>
            <w:rFonts w:cs="B Nazanin" w:hint="cs"/>
            <w:sz w:val="24"/>
            <w:szCs w:val="24"/>
            <w:rtl/>
          </w:rPr>
          <w:t>تتا</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قرابت،</w:t>
        </w:r>
        <w:r w:rsidRPr="00EA65EA">
          <w:rPr>
            <w:rFonts w:cs="B Nazanin"/>
            <w:sz w:val="24"/>
            <w:szCs w:val="24"/>
            <w:rtl/>
          </w:rPr>
          <w:t xml:space="preserve"> </w:t>
        </w:r>
        <w:r w:rsidRPr="00EA65EA">
          <w:rPr>
            <w:rFonts w:cs="B Nazanin" w:hint="cs"/>
            <w:sz w:val="24"/>
            <w:szCs w:val="24"/>
            <w:rtl/>
          </w:rPr>
          <w:t>مرتبه</w:t>
        </w:r>
        <w:r w:rsidRPr="00EA65EA">
          <w:rPr>
            <w:rFonts w:cs="B Nazanin"/>
            <w:sz w:val="24"/>
            <w:szCs w:val="24"/>
            <w:rtl/>
          </w:rPr>
          <w:t xml:space="preserve"> </w:t>
        </w:r>
        <w:r w:rsidRPr="00EA65EA">
          <w:rPr>
            <w:rFonts w:cs="B Nazanin" w:hint="cs"/>
            <w:sz w:val="24"/>
            <w:szCs w:val="24"/>
            <w:rtl/>
          </w:rPr>
          <w:t>ثانویه،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الگوریتم</w:t>
        </w:r>
        <w:r w:rsidRPr="00EA65EA">
          <w:rPr>
            <w:rFonts w:cs="B Nazanin"/>
            <w:sz w:val="24"/>
            <w:szCs w:val="24"/>
          </w:rPr>
          <w:t xml:space="preserve"> </w:t>
        </w:r>
        <w:r w:rsidRPr="00EA65EA">
          <w:rPr>
            <w:rFonts w:cs="B Nazanin"/>
            <w:sz w:val="24"/>
            <w:szCs w:val="24"/>
            <w:rtl/>
          </w:rPr>
          <w:t>پیوند میانگین</w:t>
        </w:r>
        <w:r w:rsidRPr="00EA65EA">
          <w:rPr>
            <w:rFonts w:cs="B Nazanin" w:hint="cs"/>
            <w:sz w:val="24"/>
            <w:szCs w:val="24"/>
            <w:rtl/>
          </w:rPr>
          <w:t xml:space="preserve"> </w:t>
        </w:r>
        <w:r w:rsidRPr="00EA65EA">
          <w:rPr>
            <w:rStyle w:val="FootnoteReference"/>
            <w:rFonts w:cs="B Nazanin"/>
            <w:sz w:val="24"/>
            <w:szCs w:val="24"/>
            <w:rtl/>
          </w:rPr>
          <w:footnoteReference w:id="10"/>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فراوانی</w:t>
        </w:r>
        <w:r w:rsidRPr="00EA65EA">
          <w:rPr>
            <w:rFonts w:cs="B Nazanin"/>
            <w:sz w:val="24"/>
            <w:szCs w:val="24"/>
            <w:rtl/>
          </w:rPr>
          <w:t xml:space="preserve"> </w:t>
        </w:r>
        <w:r w:rsidRPr="00EA65EA">
          <w:rPr>
            <w:rFonts w:cs="B Nazanin" w:hint="cs"/>
            <w:sz w:val="24"/>
            <w:szCs w:val="24"/>
            <w:rtl/>
          </w:rPr>
          <w:t>نسبی</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منتخب</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تناظر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خوشه‌بندی</w:t>
        </w:r>
        <w:r w:rsidRPr="00EA65EA">
          <w:rPr>
            <w:rFonts w:cs="B Nazanin"/>
            <w:sz w:val="24"/>
            <w:szCs w:val="24"/>
            <w:rtl/>
          </w:rPr>
          <w:t xml:space="preserve"> </w:t>
        </w:r>
        <w:r w:rsidRPr="00EA65EA">
          <w:rPr>
            <w:rFonts w:cs="B Nazanin" w:hint="cs"/>
            <w:sz w:val="24"/>
            <w:szCs w:val="24"/>
            <w:rtl/>
          </w:rPr>
          <w:t>مجالت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دامنه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Pr>
          <w:t>.</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7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تقسیم‌بندی</w:t>
        </w:r>
        <w:r w:rsidRPr="00EA65EA">
          <w:rPr>
            <w:rFonts w:cs="B Nazanin"/>
            <w:sz w:val="24"/>
            <w:szCs w:val="24"/>
            <w:rtl/>
          </w:rPr>
          <w:t xml:space="preserve"> </w:t>
        </w:r>
        <w:r w:rsidRPr="00EA65EA">
          <w:rPr>
            <w:rFonts w:cs="B Nazanin" w:hint="cs"/>
            <w:sz w:val="24"/>
            <w:szCs w:val="24"/>
            <w:rtl/>
          </w:rPr>
          <w:t>شده‌اند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3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بالغ،</w:t>
        </w:r>
        <w:r w:rsidRPr="00EA65EA">
          <w:rPr>
            <w:rFonts w:cs="B Nazanin"/>
            <w:sz w:val="24"/>
            <w:szCs w:val="24"/>
            <w:rtl/>
          </w:rPr>
          <w:t xml:space="preserve"> 1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نیمه</w:t>
        </w:r>
        <w:r w:rsidRPr="00EA65EA">
          <w:rPr>
            <w:rFonts w:cs="B Nazanin"/>
            <w:sz w:val="24"/>
            <w:szCs w:val="24"/>
            <w:rtl/>
          </w:rPr>
          <w:t xml:space="preserve"> </w:t>
        </w:r>
        <w:r w:rsidRPr="00EA65EA">
          <w:rPr>
            <w:rFonts w:cs="B Nazanin" w:hint="cs"/>
            <w:sz w:val="24"/>
            <w:szCs w:val="24"/>
            <w:rtl/>
          </w:rPr>
          <w:t>بالغ</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3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نابالغ</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چهار</w:t>
        </w:r>
        <w:r w:rsidRPr="00EA65EA">
          <w:rPr>
            <w:rFonts w:cs="B Nazanin"/>
            <w:sz w:val="24"/>
            <w:szCs w:val="24"/>
            <w:rtl/>
          </w:rPr>
          <w:t xml:space="preserve">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دو</w:t>
        </w:r>
        <w:r w:rsidRPr="00EA65EA">
          <w:rPr>
            <w:rFonts w:cs="B Nazanin"/>
            <w:sz w:val="24"/>
            <w:szCs w:val="24"/>
            <w:rtl/>
          </w:rPr>
          <w:t xml:space="preserve"> </w:t>
        </w:r>
        <w:r w:rsidRPr="00EA65EA">
          <w:rPr>
            <w:rFonts w:cs="B Nazanin" w:hint="cs"/>
            <w:sz w:val="24"/>
            <w:szCs w:val="24"/>
            <w:rtl/>
          </w:rPr>
          <w:t>خوشه</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دارند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الگوی</w:t>
        </w:r>
        <w:r w:rsidRPr="00EA65EA">
          <w:rPr>
            <w:rFonts w:cs="B Nazanin"/>
            <w:sz w:val="24"/>
            <w:szCs w:val="24"/>
            <w:rtl/>
          </w:rPr>
          <w:t xml:space="preserve"> </w:t>
        </w:r>
        <w:r w:rsidRPr="00EA65EA">
          <w:rPr>
            <w:rFonts w:cs="B Nazanin" w:hint="cs"/>
            <w:sz w:val="24"/>
            <w:szCs w:val="24"/>
            <w:rtl/>
          </w:rPr>
          <w:t>حرکتی</w:t>
        </w:r>
        <w:r w:rsidRPr="00EA65EA">
          <w:rPr>
            <w:rFonts w:cs="B Nazanin"/>
            <w:sz w:val="24"/>
            <w:szCs w:val="24"/>
            <w:rtl/>
          </w:rPr>
          <w:t xml:space="preserve"> </w:t>
        </w:r>
        <w:r w:rsidRPr="00EA65EA">
          <w:rPr>
            <w:rFonts w:cs="B Nazanin" w:hint="cs"/>
            <w:sz w:val="24"/>
            <w:szCs w:val="24"/>
            <w:rtl/>
          </w:rPr>
          <w:t>ساعتگرد</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دنبال</w:t>
        </w:r>
        <w:r w:rsidRPr="00EA65EA">
          <w:rPr>
            <w:rFonts w:cs="B Nazanin"/>
            <w:sz w:val="24"/>
            <w:szCs w:val="24"/>
            <w:rtl/>
          </w:rPr>
          <w:t xml:space="preserve"> </w:t>
        </w:r>
        <w:r w:rsidRPr="00EA65EA">
          <w:rPr>
            <w:rFonts w:cs="B Nazanin" w:hint="cs"/>
            <w:sz w:val="24"/>
            <w:szCs w:val="24"/>
            <w:rtl/>
          </w:rPr>
          <w:t>می‌کنند</w:t>
        </w:r>
        <w:r w:rsidRPr="00EA65EA">
          <w:rPr>
            <w:rFonts w:cs="B Nazanin"/>
            <w:sz w:val="24"/>
            <w:szCs w:val="24"/>
          </w:rPr>
          <w:t>.</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طور</w:t>
        </w:r>
        <w:r w:rsidRPr="00EA65EA">
          <w:rPr>
            <w:rFonts w:cs="B Nazanin"/>
            <w:sz w:val="24"/>
            <w:szCs w:val="24"/>
            <w:rtl/>
          </w:rPr>
          <w:t xml:space="preserve"> </w:t>
        </w:r>
        <w:r w:rsidRPr="00EA65EA">
          <w:rPr>
            <w:rFonts w:cs="B Nazanin" w:hint="cs"/>
            <w:sz w:val="24"/>
            <w:szCs w:val="24"/>
            <w:rtl/>
          </w:rPr>
          <w:t>کلی،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تولیدات</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ثابت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تحت</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تغییر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پیشرفت</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فناوری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می‌گیرند،</w:t>
        </w:r>
        <w:r w:rsidRPr="00EA65EA">
          <w:rPr>
            <w:rFonts w:cs="B Nazanin"/>
            <w:sz w:val="24"/>
            <w:szCs w:val="24"/>
            <w:rtl/>
          </w:rPr>
          <w:t xml:space="preserve"> </w:t>
        </w:r>
        <w:r w:rsidRPr="00EA65EA">
          <w:rPr>
            <w:rFonts w:cs="B Nazanin" w:hint="cs"/>
            <w:sz w:val="24"/>
            <w:szCs w:val="24"/>
            <w:rtl/>
          </w:rPr>
          <w:t>هستند</w:t>
        </w:r>
        <w:r w:rsidRPr="00EA65EA">
          <w:rPr>
            <w:rFonts w:cs="B Nazanin"/>
            <w:sz w:val="24"/>
            <w:szCs w:val="24"/>
            <w:rtl/>
          </w:rPr>
          <w:t>.</w:t>
        </w:r>
      </w:ins>
    </w:p>
    <w:p w14:paraId="3930F6C4" w14:textId="77777777" w:rsidR="00E61291" w:rsidRPr="00EA65EA" w:rsidRDefault="00E61291" w:rsidP="00E61291">
      <w:pPr>
        <w:bidi/>
        <w:spacing w:line="276" w:lineRule="auto"/>
        <w:jc w:val="both"/>
        <w:rPr>
          <w:ins w:id="385" w:author="غزاله عرفانیان" w:date="2025-07-01T07:37:00Z" w16du:dateUtc="2025-07-01T04:07:00Z"/>
          <w:rFonts w:cs="B Nazanin"/>
          <w:sz w:val="24"/>
          <w:szCs w:val="24"/>
          <w:rtl/>
        </w:rPr>
      </w:pPr>
      <w:ins w:id="386" w:author="غزاله عرفانیان" w:date="2025-07-01T07:37:00Z" w16du:dateUtc="2025-07-01T04:07:00Z">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مکانیک،</w:t>
        </w:r>
        <w:r w:rsidRPr="00EA65EA">
          <w:rPr>
            <w:rFonts w:cs="B Nazanin"/>
            <w:sz w:val="24"/>
            <w:szCs w:val="24"/>
            <w:rtl/>
          </w:rPr>
          <w:t xml:space="preserve"> </w:t>
        </w:r>
        <w:r w:rsidRPr="00EA65EA">
          <w:rPr>
            <w:rFonts w:cs="B Nazanin" w:hint="cs"/>
            <w:sz w:val="24"/>
            <w:szCs w:val="24"/>
            <w:rtl/>
          </w:rPr>
          <w:t>خطیر،</w:t>
        </w:r>
        <w:r w:rsidRPr="00EA65EA">
          <w:rPr>
            <w:rFonts w:cs="B Nazanin"/>
            <w:sz w:val="24"/>
            <w:szCs w:val="24"/>
            <w:rtl/>
          </w:rPr>
          <w:t xml:space="preserve"> </w:t>
        </w:r>
        <w:r w:rsidRPr="00EA65EA">
          <w:rPr>
            <w:rFonts w:cs="B Nazanin" w:hint="cs"/>
            <w:sz w:val="24"/>
            <w:szCs w:val="24"/>
            <w:rtl/>
          </w:rPr>
          <w:t>محبی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گنجی</w:t>
        </w:r>
        <w:r w:rsidRPr="00EA65EA">
          <w:rPr>
            <w:rFonts w:cs="B Nazanin"/>
            <w:sz w:val="24"/>
            <w:szCs w:val="24"/>
            <w:rtl/>
          </w:rPr>
          <w:t xml:space="preserve"> (1397) </w:t>
        </w:r>
        <w:r w:rsidRPr="00EA65EA">
          <w:rPr>
            <w:rFonts w:cs="B Nazanin" w:hint="cs"/>
            <w:sz w:val="24"/>
            <w:szCs w:val="24"/>
            <w:rtl/>
          </w:rPr>
          <w:t>مجموعه</w:t>
        </w:r>
        <w:r w:rsidRPr="00EA65EA">
          <w:rPr>
            <w:rFonts w:cs="B Nazanin"/>
            <w:sz w:val="24"/>
            <w:szCs w:val="24"/>
            <w:rtl/>
          </w:rPr>
          <w:t xml:space="preserve"> </w:t>
        </w:r>
        <w:r w:rsidRPr="00EA65EA">
          <w:rPr>
            <w:rFonts w:cs="B Nazanin" w:hint="cs"/>
            <w:sz w:val="24"/>
            <w:szCs w:val="24"/>
            <w:rtl/>
          </w:rPr>
          <w:t>مقالات</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منتشر</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پایگاه</w:t>
        </w:r>
        <w:r w:rsidRPr="00EA65EA">
          <w:rPr>
            <w:rFonts w:cs="B Nazanin"/>
            <w:sz w:val="24"/>
            <w:szCs w:val="24"/>
          </w:rPr>
          <w:t xml:space="preserve"> WOS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بازه</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2012 </w:t>
        </w:r>
        <w:r w:rsidRPr="00EA65EA">
          <w:rPr>
            <w:rFonts w:cs="B Nazanin" w:hint="cs"/>
            <w:sz w:val="24"/>
            <w:szCs w:val="24"/>
            <w:rtl/>
          </w:rPr>
          <w:t>تا</w:t>
        </w:r>
        <w:r w:rsidRPr="00EA65EA">
          <w:rPr>
            <w:rFonts w:cs="B Nazanin"/>
            <w:sz w:val="24"/>
            <w:szCs w:val="24"/>
            <w:rtl/>
          </w:rPr>
          <w:t xml:space="preserve"> 2016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دادند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رویکرد</w:t>
        </w:r>
        <w:r w:rsidRPr="00EA65EA">
          <w:rPr>
            <w:rFonts w:cs="B Nazanin"/>
            <w:sz w:val="24"/>
            <w:szCs w:val="24"/>
            <w:rtl/>
          </w:rPr>
          <w:t xml:space="preserve"> </w:t>
        </w:r>
        <w:r w:rsidRPr="00EA65EA">
          <w:rPr>
            <w:rFonts w:cs="B Nazanin" w:hint="cs"/>
            <w:sz w:val="24"/>
            <w:szCs w:val="24"/>
            <w:rtl/>
          </w:rPr>
          <w:t>یکپارچه</w:t>
        </w:r>
        <w:r w:rsidRPr="00EA65EA">
          <w:rPr>
            <w:rFonts w:cs="B Nazanin"/>
            <w:sz w:val="24"/>
            <w:szCs w:val="24"/>
            <w:rtl/>
          </w:rPr>
          <w:t xml:space="preserve"> </w:t>
        </w:r>
        <w:r w:rsidRPr="00EA65EA">
          <w:rPr>
            <w:rFonts w:cs="B Nazanin" w:hint="cs"/>
            <w:sz w:val="24"/>
            <w:szCs w:val="24"/>
            <w:rtl/>
          </w:rPr>
          <w:t>بکار</w:t>
        </w:r>
        <w:r w:rsidRPr="00EA65EA">
          <w:rPr>
            <w:rFonts w:cs="B Nazanin"/>
            <w:sz w:val="24"/>
            <w:szCs w:val="24"/>
            <w:rtl/>
          </w:rPr>
          <w:t xml:space="preserve"> </w:t>
        </w:r>
        <w:r w:rsidRPr="00EA65EA">
          <w:rPr>
            <w:rFonts w:cs="B Nazanin" w:hint="cs"/>
            <w:sz w:val="24"/>
            <w:szCs w:val="24"/>
            <w:rtl/>
          </w:rPr>
          <w:t>گرفته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تا</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صورت</w:t>
        </w:r>
        <w:r w:rsidRPr="00EA65EA">
          <w:rPr>
            <w:rFonts w:cs="B Nazanin"/>
            <w:sz w:val="24"/>
            <w:szCs w:val="24"/>
            <w:rtl/>
          </w:rPr>
          <w:t xml:space="preserve"> </w:t>
        </w:r>
        <w:r w:rsidRPr="00EA65EA">
          <w:rPr>
            <w:rFonts w:cs="B Nazanin" w:hint="cs"/>
            <w:sz w:val="24"/>
            <w:szCs w:val="24"/>
            <w:rtl/>
          </w:rPr>
          <w:t>خودکار</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پیش‌بینی</w:t>
        </w:r>
        <w:r w:rsidRPr="00EA65EA">
          <w:rPr>
            <w:rFonts w:cs="B Nazanin"/>
            <w:sz w:val="24"/>
            <w:szCs w:val="24"/>
            <w:rtl/>
          </w:rPr>
          <w:t xml:space="preserve"> </w:t>
        </w:r>
        <w:r w:rsidRPr="00EA65EA">
          <w:rPr>
            <w:rFonts w:cs="B Nazanin" w:hint="cs"/>
            <w:sz w:val="24"/>
            <w:szCs w:val="24"/>
            <w:rtl/>
          </w:rPr>
          <w:t>شود</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ترکیبی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کتابشناختی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همراه</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جدیدی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محاسبه</w:t>
        </w:r>
        <w:r w:rsidRPr="00EA65EA">
          <w:rPr>
            <w:rFonts w:cs="B Nazanin"/>
            <w:sz w:val="24"/>
            <w:szCs w:val="24"/>
            <w:rtl/>
          </w:rPr>
          <w:t xml:space="preserve"> </w:t>
        </w:r>
        <w:r w:rsidRPr="00EA65EA">
          <w:rPr>
            <w:rFonts w:cs="B Nazanin" w:hint="cs"/>
            <w:sz w:val="24"/>
            <w:szCs w:val="24"/>
            <w:rtl/>
          </w:rPr>
          <w:t>شاخص‌های</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دقت</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افزایش</w:t>
        </w:r>
        <w:r w:rsidRPr="00EA65EA">
          <w:rPr>
            <w:rFonts w:cs="B Nazanin"/>
            <w:sz w:val="24"/>
            <w:szCs w:val="24"/>
            <w:rtl/>
          </w:rPr>
          <w:t xml:space="preserve"> </w:t>
        </w:r>
        <w:r w:rsidRPr="00EA65EA">
          <w:rPr>
            <w:rFonts w:cs="B Nazanin" w:hint="cs"/>
            <w:sz w:val="24"/>
            <w:szCs w:val="24"/>
            <w:rtl/>
          </w:rPr>
          <w:t>یافت</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ویژگی‌های</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پیشنهادی</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ارائه</w:t>
        </w:r>
        <w:r w:rsidRPr="00EA65EA">
          <w:rPr>
            <w:rFonts w:cs="B Nazanin"/>
            <w:sz w:val="24"/>
            <w:szCs w:val="24"/>
            <w:rtl/>
          </w:rPr>
          <w:t xml:space="preserve"> </w:t>
        </w:r>
        <w:r w:rsidRPr="00EA65EA">
          <w:rPr>
            <w:rFonts w:cs="B Nazanin" w:hint="cs"/>
            <w:sz w:val="24"/>
            <w:szCs w:val="24"/>
            <w:rtl/>
          </w:rPr>
          <w:t>شاخص</w:t>
        </w:r>
        <w:r w:rsidRPr="00EA65EA">
          <w:rPr>
            <w:rFonts w:cs="B Nazanin"/>
            <w:sz w:val="24"/>
            <w:szCs w:val="24"/>
            <w:rtl/>
          </w:rPr>
          <w:t xml:space="preserve"> </w:t>
        </w:r>
        <w:r w:rsidRPr="00EA65EA">
          <w:rPr>
            <w:rFonts w:cs="B Nazanin" w:hint="cs"/>
            <w:sz w:val="24"/>
            <w:szCs w:val="24"/>
            <w:rtl/>
          </w:rPr>
          <w:t>جدید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میزان</w:t>
        </w:r>
        <w:r w:rsidRPr="00EA65EA">
          <w:rPr>
            <w:rFonts w:cs="B Nazanin"/>
            <w:sz w:val="24"/>
            <w:szCs w:val="24"/>
            <w:rtl/>
          </w:rPr>
          <w:t xml:space="preserve"> </w:t>
        </w:r>
        <w:r w:rsidRPr="00EA65EA">
          <w:rPr>
            <w:rFonts w:cs="B Nazanin" w:hint="cs"/>
            <w:sz w:val="24"/>
            <w:szCs w:val="24"/>
            <w:rtl/>
          </w:rPr>
          <w:t>به‌دست</w:t>
        </w:r>
        <w:r w:rsidRPr="00EA65EA">
          <w:rPr>
            <w:rFonts w:cs="B Nazanin"/>
            <w:sz w:val="24"/>
            <w:szCs w:val="24"/>
            <w:rtl/>
          </w:rPr>
          <w:t xml:space="preserve"> </w:t>
        </w:r>
        <w:r w:rsidRPr="00EA65EA">
          <w:rPr>
            <w:rFonts w:cs="B Nazanin" w:hint="cs"/>
            <w:sz w:val="24"/>
            <w:szCs w:val="24"/>
            <w:rtl/>
          </w:rPr>
          <w:t>آوردن</w:t>
        </w:r>
        <w:r w:rsidRPr="00EA65EA">
          <w:rPr>
            <w:rFonts w:cs="B Nazanin"/>
            <w:sz w:val="24"/>
            <w:szCs w:val="24"/>
            <w:rtl/>
          </w:rPr>
          <w:t xml:space="preserve"> </w:t>
        </w:r>
        <w:r w:rsidRPr="00EA65EA">
          <w:rPr>
            <w:rFonts w:cs="B Nazanin" w:hint="cs"/>
            <w:sz w:val="24"/>
            <w:szCs w:val="24"/>
            <w:rtl/>
          </w:rPr>
          <w:t>بلوغ</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مرکزیت</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میزان</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اهمیت</w:t>
        </w:r>
        <w:r w:rsidRPr="00EA65EA">
          <w:rPr>
            <w:rFonts w:cs="B Nazanin"/>
            <w:sz w:val="24"/>
            <w:szCs w:val="24"/>
            <w:rtl/>
          </w:rPr>
          <w:t xml:space="preserve"> </w:t>
        </w:r>
        <w:r w:rsidRPr="00EA65EA">
          <w:rPr>
            <w:rFonts w:cs="B Nazanin" w:hint="cs"/>
            <w:sz w:val="24"/>
            <w:szCs w:val="24"/>
            <w:rtl/>
          </w:rPr>
          <w:t>کلیدواژه‌های</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تشخیص</w:t>
        </w:r>
        <w:r w:rsidRPr="00EA65EA">
          <w:rPr>
            <w:rFonts w:cs="B Nazanin"/>
            <w:sz w:val="24"/>
            <w:szCs w:val="24"/>
            <w:rtl/>
          </w:rPr>
          <w:t xml:space="preserve"> </w:t>
        </w:r>
        <w:r w:rsidRPr="00EA65EA">
          <w:rPr>
            <w:rFonts w:cs="B Nazanin" w:hint="cs"/>
            <w:sz w:val="24"/>
            <w:szCs w:val="24"/>
            <w:rtl/>
          </w:rPr>
          <w:t>حوزه‌های</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شاخص‌های</w:t>
        </w:r>
        <w:r w:rsidRPr="00EA65EA">
          <w:rPr>
            <w:rFonts w:cs="B Nazanin"/>
            <w:sz w:val="24"/>
            <w:szCs w:val="24"/>
            <w:rtl/>
          </w:rPr>
          <w:t xml:space="preserve"> </w:t>
        </w:r>
        <w:r w:rsidRPr="00EA65EA">
          <w:rPr>
            <w:rFonts w:cs="B Nazanin" w:hint="cs"/>
            <w:sz w:val="24"/>
            <w:szCs w:val="24"/>
            <w:rtl/>
          </w:rPr>
          <w:t>پیشنهادی،</w:t>
        </w:r>
        <w:r w:rsidRPr="00EA65EA">
          <w:rPr>
            <w:rFonts w:cs="B Nazanin"/>
            <w:sz w:val="24"/>
            <w:szCs w:val="24"/>
            <w:rtl/>
          </w:rPr>
          <w:t xml:space="preserve"> </w:t>
        </w:r>
        <w:r w:rsidRPr="00EA65EA">
          <w:rPr>
            <w:rFonts w:cs="B Nazanin" w:hint="cs"/>
            <w:sz w:val="24"/>
            <w:szCs w:val="24"/>
            <w:rtl/>
          </w:rPr>
          <w:t>می‌توان</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برخی</w:t>
        </w:r>
        <w:r w:rsidRPr="00EA65EA">
          <w:rPr>
            <w:rFonts w:cs="B Nazanin"/>
            <w:sz w:val="24"/>
            <w:szCs w:val="24"/>
            <w:rtl/>
          </w:rPr>
          <w:t xml:space="preserve"> </w:t>
        </w:r>
        <w:r w:rsidRPr="00EA65EA">
          <w:rPr>
            <w:rFonts w:cs="B Nazanin" w:hint="cs"/>
            <w:sz w:val="24"/>
            <w:szCs w:val="24"/>
            <w:rtl/>
          </w:rPr>
          <w:t>حوزه‌ها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بلوغ</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رسیده‌اند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دیگران</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رو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رشدی</w:t>
        </w:r>
        <w:r w:rsidRPr="00EA65EA">
          <w:rPr>
            <w:rFonts w:cs="B Nazanin"/>
            <w:sz w:val="24"/>
            <w:szCs w:val="24"/>
            <w:rtl/>
          </w:rPr>
          <w:t xml:space="preserve"> </w:t>
        </w:r>
        <w:r w:rsidRPr="00EA65EA">
          <w:rPr>
            <w:rFonts w:cs="B Nazanin" w:hint="cs"/>
            <w:sz w:val="24"/>
            <w:szCs w:val="24"/>
            <w:rtl/>
          </w:rPr>
          <w:t>ندارند</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طرفی</w:t>
        </w:r>
        <w:r w:rsidRPr="00EA65EA">
          <w:rPr>
            <w:rFonts w:cs="B Nazanin"/>
            <w:sz w:val="24"/>
            <w:szCs w:val="24"/>
            <w:rtl/>
          </w:rPr>
          <w:t xml:space="preserve"> </w:t>
        </w:r>
        <w:r w:rsidRPr="00EA65EA">
          <w:rPr>
            <w:rFonts w:cs="B Nazanin" w:hint="cs"/>
            <w:sz w:val="24"/>
            <w:szCs w:val="24"/>
            <w:rtl/>
          </w:rPr>
          <w:t>دیگر،</w:t>
        </w:r>
        <w:r w:rsidRPr="00EA65EA">
          <w:rPr>
            <w:rFonts w:cs="B Nazanin"/>
            <w:sz w:val="24"/>
            <w:szCs w:val="24"/>
            <w:rtl/>
          </w:rPr>
          <w:t xml:space="preserve"> </w:t>
        </w:r>
        <w:r w:rsidRPr="00EA65EA">
          <w:rPr>
            <w:rFonts w:cs="B Nazanin" w:hint="cs"/>
            <w:sz w:val="24"/>
            <w:szCs w:val="24"/>
            <w:rtl/>
          </w:rPr>
          <w:t>خوشه‌هایی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نرخ</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بالایی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هستند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هنوز</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نظر</w:t>
        </w:r>
        <w:r w:rsidRPr="00EA65EA">
          <w:rPr>
            <w:rFonts w:cs="B Nazanin"/>
            <w:sz w:val="24"/>
            <w:szCs w:val="24"/>
            <w:rtl/>
          </w:rPr>
          <w:t xml:space="preserve"> </w:t>
        </w:r>
        <w:r w:rsidRPr="00EA65EA">
          <w:rPr>
            <w:rFonts w:cs="B Nazanin" w:hint="cs"/>
            <w:sz w:val="24"/>
            <w:szCs w:val="24"/>
            <w:rtl/>
          </w:rPr>
          <w:t>میزان</w:t>
        </w:r>
        <w:r w:rsidRPr="00EA65EA">
          <w:rPr>
            <w:rFonts w:cs="B Nazanin"/>
            <w:sz w:val="24"/>
            <w:szCs w:val="24"/>
            <w:rtl/>
          </w:rPr>
          <w:t xml:space="preserve"> </w:t>
        </w:r>
        <w:r w:rsidRPr="00EA65EA">
          <w:rPr>
            <w:rFonts w:cs="B Nazanin" w:hint="cs"/>
            <w:sz w:val="24"/>
            <w:szCs w:val="24"/>
            <w:rtl/>
          </w:rPr>
          <w:t>بلوغ</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میانه‌ی</w:t>
        </w:r>
        <w:r w:rsidRPr="00EA65EA">
          <w:rPr>
            <w:rFonts w:cs="B Nazanin"/>
            <w:sz w:val="24"/>
            <w:szCs w:val="24"/>
            <w:rtl/>
          </w:rPr>
          <w:t xml:space="preserve"> </w:t>
        </w:r>
        <w:r w:rsidRPr="00EA65EA">
          <w:rPr>
            <w:rFonts w:cs="B Nazanin" w:hint="cs"/>
            <w:sz w:val="24"/>
            <w:szCs w:val="24"/>
            <w:rtl/>
          </w:rPr>
          <w:t>راه</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دارند،</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دهنده</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w:t>
        </w:r>
        <w:r w:rsidRPr="00EA65EA">
          <w:rPr>
            <w:rFonts w:cs="B Nazanin"/>
            <w:sz w:val="24"/>
            <w:szCs w:val="24"/>
            <w:rtl/>
          </w:rPr>
          <w:t xml:space="preserve"> </w:t>
        </w:r>
        <w:r w:rsidRPr="00EA65EA">
          <w:rPr>
            <w:rFonts w:cs="B Nazanin" w:hint="cs"/>
            <w:sz w:val="24"/>
            <w:szCs w:val="24"/>
            <w:rtl/>
          </w:rPr>
          <w:t>تکامل</w:t>
        </w:r>
        <w:r w:rsidRPr="00EA65EA">
          <w:rPr>
            <w:rFonts w:cs="B Nazanin"/>
            <w:sz w:val="24"/>
            <w:szCs w:val="24"/>
            <w:rtl/>
          </w:rPr>
          <w:t xml:space="preserve"> </w:t>
        </w:r>
        <w:r w:rsidRPr="00EA65EA">
          <w:rPr>
            <w:rFonts w:cs="B Nazanin" w:hint="cs"/>
            <w:sz w:val="24"/>
            <w:szCs w:val="24"/>
            <w:rtl/>
          </w:rPr>
          <w:t>هستند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بازه‌های</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بهترین</w:t>
        </w:r>
        <w:r w:rsidRPr="00EA65EA">
          <w:rPr>
            <w:rFonts w:cs="B Nazanin"/>
            <w:sz w:val="24"/>
            <w:szCs w:val="24"/>
            <w:rtl/>
          </w:rPr>
          <w:t xml:space="preserve"> </w:t>
        </w:r>
        <w:r w:rsidRPr="00EA65EA">
          <w:rPr>
            <w:rFonts w:cs="B Nazanin" w:hint="cs"/>
            <w:sz w:val="24"/>
            <w:szCs w:val="24"/>
            <w:rtl/>
          </w:rPr>
          <w:t>درک</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محققین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سیاست‌گذاران</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ایجاد</w:t>
        </w:r>
        <w:r w:rsidRPr="00EA65EA">
          <w:rPr>
            <w:rFonts w:cs="B Nazanin"/>
            <w:sz w:val="24"/>
            <w:szCs w:val="24"/>
            <w:rtl/>
          </w:rPr>
          <w:t xml:space="preserve"> </w:t>
        </w:r>
        <w:r w:rsidRPr="00EA65EA">
          <w:rPr>
            <w:rFonts w:cs="B Nazanin" w:hint="cs"/>
            <w:sz w:val="24"/>
            <w:szCs w:val="24"/>
            <w:rtl/>
          </w:rPr>
          <w:t>کند</w:t>
        </w:r>
        <w:r w:rsidRPr="00EA65EA">
          <w:rPr>
            <w:rFonts w:cs="B Nazanin"/>
            <w:sz w:val="24"/>
            <w:szCs w:val="24"/>
            <w:rtl/>
          </w:rPr>
          <w:t xml:space="preserve"> </w:t>
        </w:r>
        <w:r w:rsidRPr="00EA65EA">
          <w:rPr>
            <w:rFonts w:cs="B Nazanin" w:hint="cs"/>
            <w:sz w:val="24"/>
            <w:szCs w:val="24"/>
            <w:rtl/>
          </w:rPr>
          <w:t>تا</w:t>
        </w:r>
        <w:r w:rsidRPr="00EA65EA">
          <w:rPr>
            <w:rFonts w:cs="B Nazanin"/>
            <w:sz w:val="24"/>
            <w:szCs w:val="24"/>
            <w:rtl/>
          </w:rPr>
          <w:t xml:space="preserve"> </w:t>
        </w:r>
        <w:r w:rsidRPr="00EA65EA">
          <w:rPr>
            <w:rFonts w:cs="B Nazanin" w:hint="cs"/>
            <w:sz w:val="24"/>
            <w:szCs w:val="24"/>
            <w:rtl/>
          </w:rPr>
          <w:t>بتوانند</w:t>
        </w:r>
        <w:r w:rsidRPr="00EA65EA">
          <w:rPr>
            <w:rFonts w:cs="B Nazanin"/>
            <w:sz w:val="24"/>
            <w:szCs w:val="24"/>
            <w:rtl/>
          </w:rPr>
          <w:t xml:space="preserve"> </w:t>
        </w:r>
        <w:r w:rsidRPr="00EA65EA">
          <w:rPr>
            <w:rFonts w:cs="B Nazanin" w:hint="cs"/>
            <w:sz w:val="24"/>
            <w:szCs w:val="24"/>
            <w:rtl/>
          </w:rPr>
          <w:t>برنامه‌ریزی</w:t>
        </w:r>
        <w:r w:rsidRPr="00EA65EA">
          <w:rPr>
            <w:rFonts w:cs="B Nazanin"/>
            <w:sz w:val="24"/>
            <w:szCs w:val="24"/>
            <w:rtl/>
          </w:rPr>
          <w:t xml:space="preserve"> </w:t>
        </w:r>
        <w:r w:rsidRPr="00EA65EA">
          <w:rPr>
            <w:rFonts w:cs="B Nazanin" w:hint="cs"/>
            <w:sz w:val="24"/>
            <w:szCs w:val="24"/>
            <w:rtl/>
          </w:rPr>
          <w:t>مناسبی</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آتی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تخصیص</w:t>
        </w:r>
        <w:r w:rsidRPr="00EA65EA">
          <w:rPr>
            <w:rFonts w:cs="B Nazanin"/>
            <w:sz w:val="24"/>
            <w:szCs w:val="24"/>
            <w:rtl/>
          </w:rPr>
          <w:t xml:space="preserve"> </w:t>
        </w:r>
        <w:r w:rsidRPr="00EA65EA">
          <w:rPr>
            <w:rFonts w:cs="B Nazanin" w:hint="cs"/>
            <w:sz w:val="24"/>
            <w:szCs w:val="24"/>
            <w:rtl/>
          </w:rPr>
          <w:t>منابع</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داشته</w:t>
        </w:r>
        <w:r w:rsidRPr="00EA65EA">
          <w:rPr>
            <w:rFonts w:cs="B Nazanin"/>
            <w:sz w:val="24"/>
            <w:szCs w:val="24"/>
            <w:rtl/>
          </w:rPr>
          <w:t xml:space="preserve"> </w:t>
        </w:r>
        <w:r w:rsidRPr="00EA65EA">
          <w:rPr>
            <w:rFonts w:cs="B Nazanin" w:hint="cs"/>
            <w:sz w:val="24"/>
            <w:szCs w:val="24"/>
            <w:rtl/>
          </w:rPr>
          <w:t>باشند</w:t>
        </w:r>
        <w:r w:rsidRPr="00EA65EA">
          <w:rPr>
            <w:rFonts w:cs="B Nazanin"/>
            <w:sz w:val="24"/>
            <w:szCs w:val="24"/>
          </w:rPr>
          <w:t>.</w:t>
        </w:r>
      </w:ins>
    </w:p>
    <w:p w14:paraId="36482815" w14:textId="5FECF2F6" w:rsidR="00666C21" w:rsidRPr="00666C21" w:rsidRDefault="00666C21" w:rsidP="00666C21">
      <w:pPr>
        <w:bidi/>
        <w:spacing w:line="276" w:lineRule="auto"/>
        <w:jc w:val="both"/>
        <w:rPr>
          <w:ins w:id="387" w:author="غزاله عرفانیان" w:date="2025-07-17T08:26:00Z"/>
          <w:rFonts w:cs="B Nazanin"/>
          <w:sz w:val="24"/>
          <w:szCs w:val="24"/>
        </w:rPr>
      </w:pPr>
      <w:ins w:id="388" w:author="غزاله عرفانیان" w:date="2025-07-17T08:26:00Z">
        <w:r w:rsidRPr="00666C21">
          <w:rPr>
            <w:rFonts w:cs="B Nazanin"/>
            <w:sz w:val="24"/>
            <w:szCs w:val="24"/>
            <w:rtl/>
          </w:rPr>
          <w:t xml:space="preserve">رئیسی وانانی و جلالی (1397) در پژوهشی با هدف بررسی روند علمی گردشگری در کشورهای خاورمیانه، به شناسایی حوزه‌های علمی در حال ظهور در صنعت گردشگری پرداختند. آن‌ها برای دستیابی به این هدف، تغییرات موجود در این حوزه را از طریق استخراج کلمات پرتکرار در عنوان، چکیده و کلمات کلیدی مقالات بررسی کردند. در این تحقیق، از الگوریتم متن‌کاوی اکتشاف </w:t>
        </w:r>
        <w:r w:rsidRPr="00666C21">
          <w:rPr>
            <w:rFonts w:cs="B Nazanin"/>
            <w:sz w:val="24"/>
            <w:szCs w:val="24"/>
            <w:rtl/>
          </w:rPr>
          <w:lastRenderedPageBreak/>
          <w:t>توالی که یکی از ابزارهای مؤثر در شناسایی حوزه‌های در حال ظهور است، بهره گرفته شد</w:t>
        </w:r>
        <w:r w:rsidRPr="00666C21">
          <w:rPr>
            <w:rFonts w:cs="B Nazanin"/>
            <w:sz w:val="24"/>
            <w:szCs w:val="24"/>
          </w:rPr>
          <w:t>.</w:t>
        </w:r>
        <w:r w:rsidRPr="00666C21">
          <w:rPr>
            <w:rFonts w:cs="B Nazanin"/>
            <w:sz w:val="24"/>
            <w:szCs w:val="24"/>
            <w:rtl/>
          </w:rPr>
          <w:t>پایگاه داده وب آو ساینس به عنوان منبع استخراج داده‌ها انتخاب شد و در مجموع 1141 مقاله که با جستجوی واژه "توریسم" و با تمرکز بر کشورهای خاورمیانه به دست آمد، مورد تحلیل قرار گرفت. در میان روش‌های مختلفی که برای تحلیل و شناسایی روندهای علمی به کار می‌رود، روش متن‌کاوی مبتنی بر الگوریتم اکتشاف توالی به عنوان روشی معتبر و کارآمد برای تحلیل این مقالات انتخاب گردید</w:t>
        </w:r>
        <w:r w:rsidRPr="00666C21">
          <w:rPr>
            <w:rFonts w:cs="B Nazanin"/>
            <w:sz w:val="24"/>
            <w:szCs w:val="24"/>
          </w:rPr>
          <w:t>.</w:t>
        </w:r>
        <w:r w:rsidRPr="00666C21">
          <w:rPr>
            <w:rFonts w:cs="B Nazanin"/>
            <w:sz w:val="24"/>
            <w:szCs w:val="24"/>
            <w:rtl/>
          </w:rPr>
          <w:t>یافته‌های پژوهش نشان داد که در میان کلمات کلیدی، واژه</w:t>
        </w:r>
        <w:r w:rsidRPr="00666C21">
          <w:rPr>
            <w:rFonts w:cs="B Nazanin"/>
            <w:sz w:val="24"/>
            <w:szCs w:val="24"/>
          </w:rPr>
          <w:t xml:space="preserve"> "Impact" </w:t>
        </w:r>
        <w:r w:rsidRPr="00666C21">
          <w:rPr>
            <w:rFonts w:cs="B Nazanin"/>
            <w:sz w:val="24"/>
            <w:szCs w:val="24"/>
            <w:rtl/>
          </w:rPr>
          <w:t>بالاترین تکرار و بیشترین وزن را داشته است. همچنین در میان واژگان به کار رفته در عنوان مقالات، کلمه</w:t>
        </w:r>
        <w:r w:rsidRPr="00666C21">
          <w:rPr>
            <w:rFonts w:cs="B Nazanin"/>
            <w:sz w:val="24"/>
            <w:szCs w:val="24"/>
          </w:rPr>
          <w:t xml:space="preserve"> "Water" </w:t>
        </w:r>
        <w:r w:rsidRPr="00666C21">
          <w:rPr>
            <w:rFonts w:cs="B Nazanin"/>
            <w:sz w:val="24"/>
            <w:szCs w:val="24"/>
            <w:rtl/>
          </w:rPr>
          <w:t>بیشترین بسامد و وزن را به خود اختصاص داده است. نتایج تحلیل نشان داد که برخی از حوزه‌های علمی در عنوان، چکیده و کلمات کلیدی مقالات بین‌المللی با تکرار بیشتری ظاهر شده‌اند که این امر بیانگر اهمیت بالاتر این حوزه‌ها در صنعت گردشگری و لزوم توجه بیشتر پژوهشگران به آن‌ها است</w:t>
        </w:r>
        <w:r w:rsidRPr="00666C21">
          <w:rPr>
            <w:rFonts w:cs="B Nazanin"/>
            <w:sz w:val="24"/>
            <w:szCs w:val="24"/>
          </w:rPr>
          <w:t>.</w:t>
        </w:r>
      </w:ins>
    </w:p>
    <w:p w14:paraId="60048CD6" w14:textId="45979CFC" w:rsidR="00E61291" w:rsidRPr="00EA65EA" w:rsidRDefault="00E61291" w:rsidP="00446B00">
      <w:pPr>
        <w:bidi/>
        <w:spacing w:line="276" w:lineRule="auto"/>
        <w:jc w:val="both"/>
        <w:rPr>
          <w:ins w:id="389" w:author="غزاله عرفانیان" w:date="2025-07-01T07:37:00Z" w16du:dateUtc="2025-07-01T04:07:00Z"/>
          <w:rFonts w:cs="B Nazanin"/>
          <w:sz w:val="24"/>
          <w:szCs w:val="24"/>
          <w:rtl/>
        </w:rPr>
      </w:pPr>
      <w:ins w:id="390"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lang w:bidi="fa-IR"/>
          </w:rPr>
          <w:t xml:space="preserve">دیگر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باغمحمد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(1399)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مقالات</w:t>
        </w:r>
        <w:r w:rsidRPr="00EA65EA">
          <w:rPr>
            <w:rFonts w:cs="B Nazanin"/>
            <w:sz w:val="24"/>
            <w:szCs w:val="24"/>
            <w:rtl/>
          </w:rPr>
          <w:t xml:space="preserve"> </w:t>
        </w:r>
        <w:r w:rsidRPr="00EA65EA">
          <w:rPr>
            <w:rFonts w:cs="B Nazanin" w:hint="cs"/>
            <w:sz w:val="24"/>
            <w:szCs w:val="24"/>
            <w:rtl/>
          </w:rPr>
          <w:t>ایرانیان</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مقالات</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جامعه</w:t>
        </w:r>
        <w:r w:rsidRPr="00EA65EA">
          <w:rPr>
            <w:rFonts w:cs="B Nazanin"/>
            <w:sz w:val="24"/>
            <w:szCs w:val="24"/>
            <w:rtl/>
          </w:rPr>
          <w:t xml:space="preserve"> </w:t>
        </w:r>
        <w:r w:rsidRPr="00EA65EA">
          <w:rPr>
            <w:rFonts w:cs="B Nazanin" w:hint="cs"/>
            <w:sz w:val="24"/>
            <w:szCs w:val="24"/>
            <w:rtl/>
          </w:rPr>
          <w:t>آماری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709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دارای</w:t>
        </w:r>
        <w:r w:rsidRPr="00EA65EA">
          <w:rPr>
            <w:rFonts w:cs="B Nazanin"/>
            <w:sz w:val="24"/>
            <w:szCs w:val="24"/>
            <w:rtl/>
          </w:rPr>
          <w:t xml:space="preserve"> </w:t>
        </w:r>
        <w:r w:rsidRPr="00EA65EA">
          <w:rPr>
            <w:rFonts w:cs="B Nazanin" w:hint="cs"/>
            <w:sz w:val="24"/>
            <w:szCs w:val="24"/>
            <w:rtl/>
          </w:rPr>
          <w:t>چکیده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نمایه</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پایگاه</w:t>
        </w:r>
        <w:r w:rsidRPr="00EA65EA">
          <w:rPr>
            <w:rFonts w:cs="B Nazanin"/>
            <w:sz w:val="24"/>
            <w:szCs w:val="24"/>
            <w:rtl/>
          </w:rPr>
          <w:t xml:space="preserve"> </w:t>
        </w:r>
        <w:r w:rsidRPr="00EA65EA">
          <w:rPr>
            <w:rFonts w:cs="B Nazanin" w:hint="cs"/>
            <w:sz w:val="24"/>
            <w:szCs w:val="24"/>
            <w:rtl/>
          </w:rPr>
          <w:t>اسکوپوس</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بازه</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2008-2019 </w:t>
        </w:r>
        <w:r w:rsidRPr="00EA65EA">
          <w:rPr>
            <w:rFonts w:cs="B Nazanin" w:hint="cs"/>
            <w:sz w:val="24"/>
            <w:szCs w:val="24"/>
            <w:rtl/>
          </w:rPr>
          <w:t>بود</w:t>
        </w:r>
        <w:r w:rsidRPr="00EA65EA">
          <w:rPr>
            <w:rFonts w:cs="B Nazanin"/>
            <w:sz w:val="24"/>
            <w:szCs w:val="24"/>
          </w:rPr>
          <w:t>.</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داده‌ها،</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الگوریتم‌های</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طور</w:t>
        </w:r>
        <w:r w:rsidRPr="00EA65EA">
          <w:rPr>
            <w:rFonts w:cs="B Nazanin"/>
            <w:sz w:val="24"/>
            <w:szCs w:val="24"/>
            <w:rtl/>
          </w:rPr>
          <w:t xml:space="preserve"> </w:t>
        </w:r>
        <w:r w:rsidRPr="00EA65EA">
          <w:rPr>
            <w:rFonts w:cs="B Nazanin" w:hint="cs"/>
            <w:sz w:val="24"/>
            <w:szCs w:val="24"/>
            <w:rtl/>
          </w:rPr>
          <w:t>خاص</w:t>
        </w:r>
        <w:r w:rsidRPr="00EA65EA">
          <w:rPr>
            <w:rFonts w:cs="B Nazanin"/>
            <w:sz w:val="24"/>
            <w:szCs w:val="24"/>
            <w:rtl/>
          </w:rPr>
          <w:t xml:space="preserve"> </w:t>
        </w:r>
        <w:r w:rsidRPr="00EA65EA">
          <w:rPr>
            <w:rFonts w:cs="B Nazanin" w:hint="cs"/>
            <w:sz w:val="24"/>
            <w:szCs w:val="24"/>
            <w:rtl/>
          </w:rPr>
          <w:t>الگوریتم‌های</w:t>
        </w:r>
        <w:r w:rsidRPr="00EA65EA">
          <w:rPr>
            <w:rFonts w:cs="B Nazanin"/>
            <w:sz w:val="24"/>
            <w:szCs w:val="24"/>
            <w:rtl/>
          </w:rPr>
          <w:t xml:space="preserve"> </w:t>
        </w:r>
        <w:r w:rsidRPr="00EA65EA">
          <w:rPr>
            <w:rFonts w:cs="B Nazanin" w:hint="cs"/>
            <w:sz w:val="24"/>
            <w:szCs w:val="24"/>
            <w:rtl/>
          </w:rPr>
          <w:t>مدل‌سازی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Pr>
          <w:t xml:space="preserve"> LDA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نرم‌افزار</w:t>
        </w:r>
        <w:r w:rsidRPr="00EA65EA">
          <w:rPr>
            <w:rFonts w:cs="B Nazanin"/>
            <w:sz w:val="24"/>
            <w:szCs w:val="24"/>
          </w:rPr>
          <w:t xml:space="preserve"> R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حاکی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بین</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استخراج</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مواردی</w:t>
        </w:r>
        <w:r w:rsidRPr="00EA65EA">
          <w:rPr>
            <w:rFonts w:cs="B Nazanin"/>
            <w:sz w:val="24"/>
            <w:szCs w:val="24"/>
            <w:rtl/>
          </w:rPr>
          <w:t xml:space="preserve"> </w:t>
        </w:r>
        <w:r w:rsidRPr="00EA65EA">
          <w:rPr>
            <w:rFonts w:cs="B Nazanin" w:hint="cs"/>
            <w:sz w:val="24"/>
            <w:szCs w:val="24"/>
            <w:rtl/>
          </w:rPr>
          <w:t>وجود</w:t>
        </w:r>
        <w:r w:rsidRPr="00EA65EA">
          <w:rPr>
            <w:rFonts w:cs="B Nazanin"/>
            <w:sz w:val="24"/>
            <w:szCs w:val="24"/>
            <w:rtl/>
          </w:rPr>
          <w:t xml:space="preserve"> </w:t>
        </w:r>
        <w:r w:rsidRPr="00EA65EA">
          <w:rPr>
            <w:rFonts w:cs="B Nazanin" w:hint="cs"/>
            <w:sz w:val="24"/>
            <w:szCs w:val="24"/>
            <w:rtl/>
          </w:rPr>
          <w:t>داشتند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محبوبیت</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بالایی</w:t>
        </w:r>
        <w:r w:rsidRPr="00EA65EA">
          <w:rPr>
            <w:rFonts w:cs="B Nazanin"/>
            <w:sz w:val="24"/>
            <w:szCs w:val="24"/>
            <w:rtl/>
          </w:rPr>
          <w:t xml:space="preserve"> </w:t>
        </w:r>
        <w:r w:rsidRPr="00EA65EA">
          <w:rPr>
            <w:rFonts w:cs="B Nazanin" w:hint="cs"/>
            <w:sz w:val="24"/>
            <w:szCs w:val="24"/>
            <w:rtl/>
          </w:rPr>
          <w:t>برخوردار</w:t>
        </w:r>
        <w:r w:rsidRPr="00EA65EA">
          <w:rPr>
            <w:rFonts w:cs="B Nazanin"/>
            <w:sz w:val="24"/>
            <w:szCs w:val="24"/>
            <w:rtl/>
          </w:rPr>
          <w:t xml:space="preserve"> </w:t>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جزء</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داغ</w:t>
        </w:r>
        <w:r w:rsidRPr="00EA65EA">
          <w:rPr>
            <w:rFonts w:cs="B Nazanin"/>
            <w:sz w:val="24"/>
            <w:szCs w:val="24"/>
            <w:rtl/>
          </w:rPr>
          <w:t xml:space="preserve"> </w:t>
        </w:r>
        <w:r w:rsidRPr="00EA65EA">
          <w:rPr>
            <w:rFonts w:cs="B Nazanin" w:hint="cs"/>
            <w:sz w:val="24"/>
            <w:szCs w:val="24"/>
            <w:rtl/>
          </w:rPr>
          <w:t>محسوب</w:t>
        </w:r>
        <w:r w:rsidRPr="00EA65EA">
          <w:rPr>
            <w:rFonts w:cs="B Nazanin"/>
            <w:sz w:val="24"/>
            <w:szCs w:val="24"/>
            <w:rtl/>
          </w:rPr>
          <w:t xml:space="preserve"> </w:t>
        </w:r>
        <w:r w:rsidRPr="00EA65EA">
          <w:rPr>
            <w:rFonts w:cs="B Nazanin" w:hint="cs"/>
            <w:sz w:val="24"/>
            <w:szCs w:val="24"/>
            <w:rtl/>
          </w:rPr>
          <w:t>شدند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خدمات</w:t>
        </w:r>
        <w:r w:rsidRPr="00EA65EA">
          <w:rPr>
            <w:rFonts w:cs="B Nazanin"/>
            <w:sz w:val="24"/>
            <w:szCs w:val="24"/>
            <w:rtl/>
          </w:rPr>
          <w:t xml:space="preserve"> </w:t>
        </w:r>
        <w:r w:rsidRPr="00EA65EA">
          <w:rPr>
            <w:rFonts w:cs="B Nazanin" w:hint="cs"/>
            <w:sz w:val="24"/>
            <w:szCs w:val="24"/>
            <w:rtl/>
          </w:rPr>
          <w:t>کتابخانه‌ای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شبکه‌های</w:t>
        </w:r>
        <w:r w:rsidRPr="00EA65EA">
          <w:rPr>
            <w:rFonts w:cs="B Nazanin"/>
            <w:sz w:val="24"/>
            <w:szCs w:val="24"/>
            <w:rtl/>
          </w:rPr>
          <w:t xml:space="preserve"> </w:t>
        </w:r>
        <w:r w:rsidRPr="00EA65EA">
          <w:rPr>
            <w:rFonts w:cs="B Nazanin" w:hint="cs"/>
            <w:sz w:val="24"/>
            <w:szCs w:val="24"/>
            <w:rtl/>
          </w:rPr>
          <w:t>اجتماعی،</w:t>
        </w:r>
        <w:r w:rsidRPr="00EA65EA">
          <w:rPr>
            <w:rFonts w:cs="B Nazanin"/>
            <w:sz w:val="24"/>
            <w:szCs w:val="24"/>
            <w:rtl/>
          </w:rPr>
          <w:t xml:space="preserve"> </w:t>
        </w:r>
        <w:r w:rsidRPr="00EA65EA">
          <w:rPr>
            <w:rFonts w:cs="B Nazanin" w:hint="cs"/>
            <w:sz w:val="24"/>
            <w:szCs w:val="24"/>
            <w:rtl/>
          </w:rPr>
          <w:t>مدل‌های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سرمایه</w:t>
        </w:r>
        <w:r w:rsidRPr="00EA65EA">
          <w:rPr>
            <w:rFonts w:cs="B Nazanin"/>
            <w:sz w:val="24"/>
            <w:szCs w:val="24"/>
            <w:rtl/>
          </w:rPr>
          <w:t xml:space="preserve"> </w:t>
        </w:r>
        <w:r w:rsidRPr="00EA65EA">
          <w:rPr>
            <w:rFonts w:cs="B Nazanin" w:hint="cs"/>
            <w:sz w:val="24"/>
            <w:szCs w:val="24"/>
            <w:rtl/>
          </w:rPr>
          <w:t>اجتماعی،</w:t>
        </w:r>
        <w:r w:rsidRPr="00EA65EA">
          <w:rPr>
            <w:rFonts w:cs="B Nazanin"/>
            <w:sz w:val="24"/>
            <w:szCs w:val="24"/>
            <w:rtl/>
          </w:rPr>
          <w:t xml:space="preserve"> </w:t>
        </w:r>
        <w:r w:rsidRPr="00EA65EA">
          <w:rPr>
            <w:rFonts w:cs="B Nazanin" w:hint="cs"/>
            <w:sz w:val="24"/>
            <w:szCs w:val="24"/>
            <w:rtl/>
          </w:rPr>
          <w:t>پایگاه‌های</w:t>
        </w:r>
        <w:r w:rsidRPr="00EA65EA">
          <w:rPr>
            <w:rFonts w:cs="B Nazanin"/>
            <w:sz w:val="24"/>
            <w:szCs w:val="24"/>
            <w:rtl/>
          </w:rPr>
          <w:t xml:space="preserve"> </w:t>
        </w:r>
        <w:r w:rsidRPr="00EA65EA">
          <w:rPr>
            <w:rFonts w:cs="B Nazanin" w:hint="cs"/>
            <w:sz w:val="24"/>
            <w:szCs w:val="24"/>
            <w:rtl/>
          </w:rPr>
          <w:t>اطلاعاتی</w:t>
        </w:r>
        <w:r w:rsidRPr="00EA65EA">
          <w:rPr>
            <w:rFonts w:cs="B Nazanin"/>
            <w:sz w:val="24"/>
            <w:szCs w:val="24"/>
            <w:rtl/>
          </w:rPr>
          <w:t xml:space="preserve"> </w:t>
        </w:r>
        <w:r w:rsidRPr="00EA65EA">
          <w:rPr>
            <w:rFonts w:cs="B Nazanin" w:hint="cs"/>
            <w:sz w:val="24"/>
            <w:szCs w:val="24"/>
            <w:rtl/>
          </w:rPr>
          <w:t>پزشکی،</w:t>
        </w:r>
        <w:r w:rsidRPr="00EA65EA">
          <w:rPr>
            <w:rFonts w:cs="B Nazanin"/>
            <w:sz w:val="24"/>
            <w:szCs w:val="24"/>
            <w:rtl/>
          </w:rPr>
          <w:t xml:space="preserve"> </w:t>
        </w:r>
        <w:r w:rsidRPr="00EA65EA">
          <w:rPr>
            <w:rFonts w:cs="B Nazanin" w:hint="cs"/>
            <w:sz w:val="24"/>
            <w:szCs w:val="24"/>
            <w:rtl/>
          </w:rPr>
          <w:t>داده‌کاوی،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تولید</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 </w:t>
        </w:r>
        <w:r w:rsidRPr="00EA65EA">
          <w:rPr>
            <w:rFonts w:cs="B Nazanin" w:hint="cs"/>
            <w:sz w:val="24"/>
            <w:szCs w:val="24"/>
            <w:rtl/>
          </w:rPr>
          <w:t>بودند</w:t>
        </w:r>
        <w:r w:rsidRPr="00EA65EA">
          <w:rPr>
            <w:rFonts w:cs="B Nazanin"/>
            <w:sz w:val="24"/>
            <w:szCs w:val="24"/>
          </w:rPr>
          <w:t>.</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محبوبیت</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کمتری</w:t>
        </w:r>
        <w:r w:rsidRPr="00EA65EA">
          <w:rPr>
            <w:rFonts w:cs="B Nazanin"/>
            <w:sz w:val="24"/>
            <w:szCs w:val="24"/>
            <w:rtl/>
          </w:rPr>
          <w:t xml:space="preserve"> </w:t>
        </w:r>
        <w:r w:rsidRPr="00EA65EA">
          <w:rPr>
            <w:rFonts w:cs="B Nazanin" w:hint="cs"/>
            <w:sz w:val="24"/>
            <w:szCs w:val="24"/>
            <w:rtl/>
          </w:rPr>
          <w:t>برخوردار</w:t>
        </w:r>
        <w:r w:rsidRPr="00EA65EA">
          <w:rPr>
            <w:rFonts w:cs="B Nazanin"/>
            <w:sz w:val="24"/>
            <w:szCs w:val="24"/>
            <w:rtl/>
          </w:rPr>
          <w:t xml:space="preserve"> </w:t>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جزء</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سرد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کم</w:t>
        </w:r>
        <w:r w:rsidRPr="00EA65EA">
          <w:rPr>
            <w:rFonts w:cs="B Nazanin"/>
            <w:sz w:val="24"/>
            <w:szCs w:val="24"/>
            <w:rtl/>
          </w:rPr>
          <w:t xml:space="preserve"> </w:t>
        </w:r>
        <w:r w:rsidRPr="00EA65EA">
          <w:rPr>
            <w:rFonts w:cs="B Nazanin" w:hint="cs"/>
            <w:sz w:val="24"/>
            <w:szCs w:val="24"/>
            <w:rtl/>
          </w:rPr>
          <w:t>طرفدار</w:t>
        </w:r>
        <w:r w:rsidRPr="00EA65EA">
          <w:rPr>
            <w:rFonts w:cs="B Nazanin"/>
            <w:sz w:val="24"/>
            <w:szCs w:val="24"/>
            <w:rtl/>
          </w:rPr>
          <w:t xml:space="preserve"> </w:t>
        </w:r>
        <w:r w:rsidRPr="00EA65EA">
          <w:rPr>
            <w:rFonts w:cs="B Nazanin" w:hint="cs"/>
            <w:sz w:val="24"/>
            <w:szCs w:val="24"/>
            <w:rtl/>
          </w:rPr>
          <w:t>قلمداد</w:t>
        </w:r>
        <w:r w:rsidRPr="00EA65EA">
          <w:rPr>
            <w:rFonts w:cs="B Nazanin"/>
            <w:sz w:val="24"/>
            <w:szCs w:val="24"/>
            <w:rtl/>
          </w:rPr>
          <w:t xml:space="preserve"> </w:t>
        </w:r>
        <w:r w:rsidRPr="00EA65EA">
          <w:rPr>
            <w:rFonts w:cs="B Nazanin" w:hint="cs"/>
            <w:sz w:val="24"/>
            <w:szCs w:val="24"/>
            <w:rtl/>
          </w:rPr>
          <w:t>می‌شوند،</w:t>
        </w:r>
        <w:r w:rsidRPr="00EA65EA">
          <w:rPr>
            <w:rFonts w:cs="B Nazanin"/>
            <w:sz w:val="24"/>
            <w:szCs w:val="24"/>
            <w:rtl/>
          </w:rPr>
          <w:t xml:space="preserve"> </w:t>
        </w:r>
        <w:r w:rsidRPr="00EA65EA">
          <w:rPr>
            <w:rFonts w:cs="B Nazanin" w:hint="cs"/>
            <w:sz w:val="24"/>
            <w:szCs w:val="24"/>
            <w:rtl/>
          </w:rPr>
          <w:t>شامل</w:t>
        </w:r>
        <w:r w:rsidRPr="00EA65EA">
          <w:rPr>
            <w:rFonts w:cs="B Nazanin"/>
            <w:sz w:val="24"/>
            <w:szCs w:val="24"/>
            <w:rtl/>
          </w:rPr>
          <w:t xml:space="preserve"> </w:t>
        </w:r>
        <w:r w:rsidRPr="00EA65EA">
          <w:rPr>
            <w:rFonts w:cs="B Nazanin" w:hint="cs"/>
            <w:sz w:val="24"/>
            <w:szCs w:val="24"/>
            <w:rtl/>
          </w:rPr>
          <w:t>حوزه‌های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منابع</w:t>
        </w:r>
        <w:r w:rsidRPr="00EA65EA">
          <w:rPr>
            <w:rFonts w:cs="B Nazanin"/>
            <w:sz w:val="24"/>
            <w:szCs w:val="24"/>
            <w:rtl/>
          </w:rPr>
          <w:t xml:space="preserve"> </w:t>
        </w:r>
        <w:r w:rsidRPr="00EA65EA">
          <w:rPr>
            <w:rFonts w:cs="B Nazanin" w:hint="cs"/>
            <w:sz w:val="24"/>
            <w:szCs w:val="24"/>
            <w:rtl/>
          </w:rPr>
          <w:t>الکترونیکی،</w:t>
        </w:r>
        <w:r w:rsidRPr="00EA65EA">
          <w:rPr>
            <w:rFonts w:cs="B Nazanin"/>
            <w:sz w:val="24"/>
            <w:szCs w:val="24"/>
            <w:rtl/>
          </w:rPr>
          <w:t xml:space="preserve"> </w:t>
        </w:r>
        <w:r w:rsidRPr="00EA65EA">
          <w:rPr>
            <w:rFonts w:cs="B Nazanin" w:hint="cs"/>
            <w:sz w:val="24"/>
            <w:szCs w:val="24"/>
            <w:rtl/>
          </w:rPr>
          <w:t>سیستم</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موتورهای</w:t>
        </w:r>
        <w:r w:rsidRPr="00EA65EA">
          <w:rPr>
            <w:rFonts w:cs="B Nazanin"/>
            <w:sz w:val="24"/>
            <w:szCs w:val="24"/>
            <w:rtl/>
          </w:rPr>
          <w:t xml:space="preserve"> </w:t>
        </w:r>
        <w:r w:rsidRPr="00EA65EA">
          <w:rPr>
            <w:rFonts w:cs="B Nazanin" w:hint="cs"/>
            <w:sz w:val="24"/>
            <w:szCs w:val="24"/>
            <w:rtl/>
          </w:rPr>
          <w:t>جستجو،</w:t>
        </w:r>
        <w:r w:rsidRPr="00EA65EA">
          <w:rPr>
            <w:rFonts w:cs="B Nazanin"/>
            <w:sz w:val="24"/>
            <w:szCs w:val="24"/>
            <w:rtl/>
          </w:rPr>
          <w:t xml:space="preserve"> </w:t>
        </w:r>
        <w:r w:rsidRPr="00EA65EA">
          <w:rPr>
            <w:rFonts w:cs="B Nazanin" w:hint="cs"/>
            <w:sz w:val="24"/>
            <w:szCs w:val="24"/>
            <w:rtl/>
          </w:rPr>
          <w:t>خدمات</w:t>
        </w:r>
        <w:r w:rsidRPr="00EA65EA">
          <w:rPr>
            <w:rFonts w:cs="B Nazanin"/>
            <w:sz w:val="24"/>
            <w:szCs w:val="24"/>
            <w:rtl/>
          </w:rPr>
          <w:t xml:space="preserve"> </w:t>
        </w:r>
        <w:r w:rsidRPr="00EA65EA">
          <w:rPr>
            <w:rFonts w:cs="B Nazanin" w:hint="cs"/>
            <w:sz w:val="24"/>
            <w:szCs w:val="24"/>
            <w:rtl/>
          </w:rPr>
          <w:t>امانت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 </w:t>
        </w:r>
        <w:r w:rsidRPr="00EA65EA">
          <w:rPr>
            <w:rFonts w:cs="B Nazanin" w:hint="cs"/>
            <w:sz w:val="24"/>
            <w:szCs w:val="24"/>
            <w:rtl/>
          </w:rPr>
          <w:t>بودند</w:t>
        </w:r>
        <w:r w:rsidRPr="00EA65EA">
          <w:rPr>
            <w:rFonts w:cs="B Nazanin"/>
            <w:sz w:val="24"/>
            <w:szCs w:val="24"/>
          </w:rPr>
          <w:t>.</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ایران</w:t>
        </w:r>
        <w:r w:rsidRPr="00EA65EA">
          <w:rPr>
            <w:rFonts w:cs="B Nazanin"/>
            <w:sz w:val="24"/>
            <w:szCs w:val="24"/>
            <w:rtl/>
          </w:rPr>
          <w:t xml:space="preserve"> </w:t>
        </w:r>
        <w:r w:rsidRPr="00EA65EA">
          <w:rPr>
            <w:rFonts w:cs="B Nazanin" w:hint="cs"/>
            <w:sz w:val="24"/>
            <w:szCs w:val="24"/>
            <w:rtl/>
          </w:rPr>
          <w:t>همگام</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رشد</w:t>
        </w:r>
        <w:r w:rsidRPr="00EA65EA">
          <w:rPr>
            <w:rFonts w:cs="B Nazanin"/>
            <w:sz w:val="24"/>
            <w:szCs w:val="24"/>
            <w:rtl/>
          </w:rPr>
          <w:t xml:space="preserve"> </w:t>
        </w:r>
        <w:r w:rsidRPr="00EA65EA">
          <w:rPr>
            <w:rFonts w:cs="B Nazanin" w:hint="cs"/>
            <w:sz w:val="24"/>
            <w:szCs w:val="24"/>
            <w:rtl/>
          </w:rPr>
          <w:t>فناوری‌ها</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جهانی</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یافته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ارتباط</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زمینه‌های</w:t>
        </w:r>
        <w:r w:rsidRPr="00EA65EA">
          <w:rPr>
            <w:rFonts w:cs="B Nazanin"/>
            <w:sz w:val="24"/>
            <w:szCs w:val="24"/>
            <w:rtl/>
          </w:rPr>
          <w:t xml:space="preserve"> </w:t>
        </w:r>
        <w:r w:rsidRPr="00EA65EA">
          <w:rPr>
            <w:rFonts w:cs="B Nazanin" w:hint="cs"/>
            <w:sz w:val="24"/>
            <w:szCs w:val="24"/>
            <w:rtl/>
          </w:rPr>
          <w:t>نوین</w:t>
        </w:r>
        <w:r w:rsidRPr="00EA65EA">
          <w:rPr>
            <w:rFonts w:cs="B Nazanin"/>
            <w:sz w:val="24"/>
            <w:szCs w:val="24"/>
            <w:rtl/>
          </w:rPr>
          <w:t xml:space="preserve"> </w:t>
        </w:r>
        <w:r w:rsidRPr="00EA65EA">
          <w:rPr>
            <w:rFonts w:cs="B Nazanin" w:hint="cs"/>
            <w:sz w:val="24"/>
            <w:szCs w:val="24"/>
            <w:rtl/>
          </w:rPr>
          <w:t>داده‌کاوی،</w:t>
        </w:r>
        <w:r w:rsidRPr="00EA65EA">
          <w:rPr>
            <w:rFonts w:cs="B Nazanin"/>
            <w:sz w:val="24"/>
            <w:szCs w:val="24"/>
            <w:rtl/>
          </w:rPr>
          <w:t xml:space="preserve"> </w:t>
        </w:r>
        <w:r w:rsidRPr="00EA65EA">
          <w:rPr>
            <w:rFonts w:cs="B Nazanin" w:hint="cs"/>
            <w:sz w:val="24"/>
            <w:szCs w:val="24"/>
            <w:rtl/>
          </w:rPr>
          <w:t>هوش</w:t>
        </w:r>
        <w:r w:rsidRPr="00EA65EA">
          <w:rPr>
            <w:rFonts w:cs="B Nazanin"/>
            <w:sz w:val="24"/>
            <w:szCs w:val="24"/>
            <w:rtl/>
          </w:rPr>
          <w:t xml:space="preserve"> </w:t>
        </w:r>
        <w:r w:rsidRPr="00EA65EA">
          <w:rPr>
            <w:rFonts w:cs="B Nazanin" w:hint="cs"/>
            <w:sz w:val="24"/>
            <w:szCs w:val="24"/>
            <w:rtl/>
          </w:rPr>
          <w:t>مصنوعی،</w:t>
        </w:r>
        <w:r w:rsidRPr="00EA65EA">
          <w:rPr>
            <w:rFonts w:cs="B Nazanin"/>
            <w:sz w:val="24"/>
            <w:szCs w:val="24"/>
            <w:rtl/>
          </w:rPr>
          <w:t xml:space="preserve"> </w:t>
        </w:r>
        <w:r w:rsidRPr="00EA65EA">
          <w:rPr>
            <w:rFonts w:cs="B Nazanin" w:hint="cs"/>
            <w:sz w:val="24"/>
            <w:szCs w:val="24"/>
            <w:rtl/>
          </w:rPr>
          <w:t>بازیابی</w:t>
        </w:r>
        <w:r w:rsidRPr="00EA65EA">
          <w:rPr>
            <w:rFonts w:cs="B Nazanin"/>
            <w:sz w:val="24"/>
            <w:szCs w:val="24"/>
            <w:rtl/>
          </w:rPr>
          <w:t xml:space="preserve"> </w:t>
        </w:r>
        <w:r w:rsidRPr="00EA65EA">
          <w:rPr>
            <w:rFonts w:cs="B Nazanin" w:hint="cs"/>
            <w:sz w:val="24"/>
            <w:szCs w:val="24"/>
            <w:rtl/>
          </w:rPr>
          <w:t>معنایی،</w:t>
        </w:r>
        <w:r w:rsidRPr="00EA65EA">
          <w:rPr>
            <w:rFonts w:cs="B Nazanin"/>
            <w:sz w:val="24"/>
            <w:szCs w:val="24"/>
            <w:rtl/>
          </w:rPr>
          <w:t xml:space="preserve"> </w:t>
        </w:r>
        <w:r w:rsidRPr="00EA65EA">
          <w:rPr>
            <w:rFonts w:cs="B Nazanin" w:hint="cs"/>
            <w:sz w:val="24"/>
            <w:szCs w:val="24"/>
            <w:rtl/>
          </w:rPr>
          <w:t>هستی‌شناسی،</w:t>
        </w:r>
        <w:r w:rsidRPr="00EA65EA">
          <w:rPr>
            <w:rFonts w:cs="B Nazanin"/>
            <w:sz w:val="24"/>
            <w:szCs w:val="24"/>
            <w:rtl/>
          </w:rPr>
          <w:t xml:space="preserve"> </w:t>
        </w:r>
        <w:r w:rsidRPr="00EA65EA">
          <w:rPr>
            <w:rFonts w:cs="B Nazanin" w:hint="cs"/>
            <w:sz w:val="24"/>
            <w:szCs w:val="24"/>
            <w:rtl/>
          </w:rPr>
          <w:t>معماری</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نشر</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شبکه‌های</w:t>
        </w:r>
        <w:r w:rsidRPr="00EA65EA">
          <w:rPr>
            <w:rFonts w:cs="B Nazanin"/>
            <w:sz w:val="24"/>
            <w:szCs w:val="24"/>
            <w:rtl/>
          </w:rPr>
          <w:t xml:space="preserve"> </w:t>
        </w:r>
        <w:r w:rsidRPr="00EA65EA">
          <w:rPr>
            <w:rFonts w:cs="B Nazanin" w:hint="cs"/>
            <w:sz w:val="24"/>
            <w:szCs w:val="24"/>
            <w:rtl/>
          </w:rPr>
          <w:t>اجتماعی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پایگاه‌های</w:t>
        </w:r>
        <w:r w:rsidRPr="00EA65EA">
          <w:rPr>
            <w:rFonts w:cs="B Nazanin"/>
            <w:sz w:val="24"/>
            <w:szCs w:val="24"/>
            <w:rtl/>
          </w:rPr>
          <w:t xml:space="preserve"> </w:t>
        </w:r>
        <w:r w:rsidRPr="00EA65EA">
          <w:rPr>
            <w:rFonts w:cs="B Nazanin" w:hint="cs"/>
            <w:sz w:val="24"/>
            <w:szCs w:val="24"/>
            <w:rtl/>
          </w:rPr>
          <w:t>اطلاعاتی</w:t>
        </w:r>
        <w:r w:rsidRPr="00EA65EA">
          <w:rPr>
            <w:rFonts w:cs="B Nazanin"/>
            <w:sz w:val="24"/>
            <w:szCs w:val="24"/>
            <w:rtl/>
          </w:rPr>
          <w:t xml:space="preserve"> </w:t>
        </w:r>
        <w:r w:rsidRPr="00EA65EA">
          <w:rPr>
            <w:rFonts w:cs="B Nazanin" w:hint="cs"/>
            <w:sz w:val="24"/>
            <w:szCs w:val="24"/>
            <w:rtl/>
          </w:rPr>
          <w:t>برقرار</w:t>
        </w:r>
        <w:r w:rsidRPr="00EA65EA">
          <w:rPr>
            <w:rFonts w:cs="B Nazanin"/>
            <w:sz w:val="24"/>
            <w:szCs w:val="24"/>
            <w:rtl/>
          </w:rPr>
          <w:t xml:space="preserve"> </w:t>
        </w:r>
        <w:r w:rsidRPr="00EA65EA">
          <w:rPr>
            <w:rFonts w:cs="B Nazanin" w:hint="cs"/>
            <w:sz w:val="24"/>
            <w:szCs w:val="24"/>
            <w:rtl/>
          </w:rPr>
          <w:t>نموده‌اند</w:t>
        </w:r>
        <w:r w:rsidRPr="00EA65EA">
          <w:rPr>
            <w:rFonts w:cs="B Nazanin"/>
            <w:sz w:val="24"/>
            <w:szCs w:val="24"/>
            <w:rtl/>
          </w:rPr>
          <w:t>.</w:t>
        </w:r>
      </w:ins>
    </w:p>
    <w:p w14:paraId="291698AD" w14:textId="68FA039F" w:rsidR="00666C21" w:rsidRPr="00666C21" w:rsidRDefault="00666C21" w:rsidP="00666C21">
      <w:pPr>
        <w:bidi/>
        <w:spacing w:line="276" w:lineRule="auto"/>
        <w:jc w:val="both"/>
        <w:rPr>
          <w:ins w:id="391" w:author="غزاله عرفانیان" w:date="2025-07-17T08:27:00Z"/>
          <w:rFonts w:cs="B Nazanin"/>
          <w:sz w:val="24"/>
          <w:szCs w:val="24"/>
        </w:rPr>
      </w:pPr>
      <w:ins w:id="392" w:author="غزاله عرفانیان" w:date="2025-07-17T08:27:00Z" w16du:dateUtc="2025-07-17T04:57:00Z">
        <w:r>
          <w:rPr>
            <w:rFonts w:cs="B Nazanin" w:hint="cs"/>
            <w:sz w:val="24"/>
            <w:szCs w:val="24"/>
            <w:rtl/>
          </w:rPr>
          <w:t>همچنین</w:t>
        </w:r>
      </w:ins>
      <w:ins w:id="393" w:author="غزاله عرفانیان" w:date="2025-07-17T08:28:00Z" w16du:dateUtc="2025-07-17T04:58:00Z">
        <w:r>
          <w:rPr>
            <w:rFonts w:cs="B Nazanin" w:hint="cs"/>
            <w:sz w:val="24"/>
            <w:szCs w:val="24"/>
            <w:rtl/>
          </w:rPr>
          <w:t xml:space="preserve"> </w:t>
        </w:r>
      </w:ins>
      <w:ins w:id="394" w:author="غزاله عرفانیان" w:date="2025-07-17T08:27:00Z">
        <w:r w:rsidRPr="00666C21">
          <w:rPr>
            <w:rFonts w:cs="B Nazanin"/>
            <w:sz w:val="24"/>
            <w:szCs w:val="24"/>
            <w:rtl/>
          </w:rPr>
          <w:t>یکی از پژوهش‌های قابل توجه در حوزه کتابداری پزشکی ایران، مطالعه‌ای است که داستانی و همکارانش در سال 1399 با هدف شناسایی و تحلیل موضوعات مطرح در مقالات این حوزه انجام دادند. در این تحقیق، 982 مقاله منتشرشده در زمینه کتابداری و اطلاع‌رسانی پزشکی که از میان 16 مجله تخصصی گردآوری شده بود، مورد بررسی قرار گرفت. پژوهشگران برای شناسایی مهم‌ترین واژگان به کار رفته در مقالات، از الگوریتم وزن‌دهی</w:t>
        </w:r>
        <w:r w:rsidRPr="00666C21">
          <w:rPr>
            <w:rFonts w:cs="B Nazanin"/>
            <w:sz w:val="24"/>
            <w:szCs w:val="24"/>
          </w:rPr>
          <w:t xml:space="preserve"> TF-IDF </w:t>
        </w:r>
        <w:r w:rsidRPr="00666C21">
          <w:rPr>
            <w:rFonts w:cs="B Nazanin"/>
            <w:sz w:val="24"/>
            <w:szCs w:val="24"/>
            <w:rtl/>
          </w:rPr>
          <w:t>و برای استخراج موضوعات اصلی، از الگوریتم مدل‌سازی موضوعی</w:t>
        </w:r>
        <w:r w:rsidRPr="00666C21">
          <w:rPr>
            <w:rFonts w:cs="B Nazanin"/>
            <w:sz w:val="24"/>
            <w:szCs w:val="24"/>
          </w:rPr>
          <w:t xml:space="preserve"> LDA </w:t>
        </w:r>
        <w:r w:rsidRPr="00666C21">
          <w:rPr>
            <w:rFonts w:cs="B Nazanin"/>
            <w:sz w:val="24"/>
            <w:szCs w:val="24"/>
            <w:rtl/>
          </w:rPr>
          <w:t>بهره بردند. همچنین اجرای این الگوریتم‌های متن‌کاوی با استفاده از زبان برنامه‌نویسی پایتون صورت گرفت</w:t>
        </w:r>
        <w:r w:rsidRPr="00666C21">
          <w:rPr>
            <w:rFonts w:cs="B Nazanin"/>
            <w:sz w:val="24"/>
            <w:szCs w:val="24"/>
          </w:rPr>
          <w:t>.</w:t>
        </w:r>
        <w:r w:rsidRPr="00666C21">
          <w:rPr>
            <w:rFonts w:cs="B Nazanin"/>
            <w:sz w:val="24"/>
            <w:szCs w:val="24"/>
            <w:rtl/>
          </w:rPr>
          <w:t>نتایج این مطالعه نشان داد که در پنج سال اخیر، سه موضوع علم‌سنجی، سواد اطلاعاتی و اطلاعات سلامت بیشترین میزان توجه و انتشار را در میان مقالات به خود اختصاص داده‌اند. در مقابل، موضوعاتی همچون مدیریت دانش، وب‌سنجی و کیفیت وب‌سایت‌ها و نیز سیستم‌های اطلاعات بیمارستانی، نسبت به گذشته با کاهش میزان انتشار روبه‌رو بوده و کمتر مورد توجه پژوهشگران قرار گرفته‌اند</w:t>
        </w:r>
        <w:r w:rsidRPr="00666C21">
          <w:rPr>
            <w:rFonts w:cs="B Nazanin"/>
            <w:sz w:val="24"/>
            <w:szCs w:val="24"/>
          </w:rPr>
          <w:t>.</w:t>
        </w:r>
      </w:ins>
    </w:p>
    <w:p w14:paraId="1224C5FB" w14:textId="38F80D9D" w:rsidR="005009D9" w:rsidRPr="005009D9" w:rsidRDefault="005009D9" w:rsidP="005009D9">
      <w:pPr>
        <w:bidi/>
        <w:spacing w:line="276" w:lineRule="auto"/>
        <w:jc w:val="both"/>
        <w:rPr>
          <w:ins w:id="395" w:author="غزاله عرفانیان" w:date="2025-07-17T08:25:00Z"/>
          <w:rFonts w:cs="B Nazanin"/>
          <w:sz w:val="24"/>
          <w:szCs w:val="24"/>
        </w:rPr>
      </w:pPr>
      <w:ins w:id="396" w:author="غزاله عرفانیان" w:date="2025-07-17T08:25:00Z">
        <w:r w:rsidRPr="005009D9">
          <w:rPr>
            <w:rFonts w:cs="B Nazanin"/>
            <w:sz w:val="24"/>
            <w:szCs w:val="24"/>
            <w:rtl/>
          </w:rPr>
          <w:t xml:space="preserve">در مطالعه‌ای که قنادی‌نژاد، عصاره و قانع در سال 1401 انجام داده‌اند، تلاش شده است تا با بهره‌گیری از شبکه‌های عصبی عمیق، روند موضوعی پژوهش‌های حوزه علم اطلاعات و دانش‌شناسی در ایران پیش‌بینی شود. این پژوهش بر تحلیل 4136 مقاله فارسی و انگلیسی که در مجلات معتبر داخلی منتشر شده و در پایگاه استنادی جهان اسلام نمایه شده‌اند، متمرکز بوده است. همچنین 528 </w:t>
        </w:r>
        <w:r w:rsidRPr="005009D9">
          <w:rPr>
            <w:rFonts w:cs="B Nazanin"/>
            <w:sz w:val="24"/>
            <w:szCs w:val="24"/>
            <w:rtl/>
          </w:rPr>
          <w:lastRenderedPageBreak/>
          <w:t>مقاله از مجلات نمایه شده در پایگاه «جی سی آر» که توسط نویسندگان ایرانی نگاشته شده‌اند، در این بررسی گنجانده شده است</w:t>
        </w:r>
        <w:r w:rsidRPr="005009D9">
          <w:rPr>
            <w:rFonts w:cs="B Nazanin"/>
            <w:sz w:val="24"/>
            <w:szCs w:val="24"/>
          </w:rPr>
          <w:t>.</w:t>
        </w:r>
      </w:ins>
      <w:ins w:id="397" w:author="غزاله عرفانیان" w:date="2025-07-17T08:25:00Z" w16du:dateUtc="2025-07-17T04:55:00Z">
        <w:r>
          <w:rPr>
            <w:rFonts w:cs="B Nazanin" w:hint="cs"/>
            <w:sz w:val="24"/>
            <w:szCs w:val="24"/>
            <w:rtl/>
          </w:rPr>
          <w:t xml:space="preserve"> </w:t>
        </w:r>
      </w:ins>
      <w:ins w:id="398" w:author="غزاله عرفانیان" w:date="2025-07-17T08:25:00Z">
        <w:r w:rsidRPr="005009D9">
          <w:rPr>
            <w:rFonts w:cs="B Nazanin"/>
            <w:sz w:val="24"/>
            <w:szCs w:val="24"/>
            <w:rtl/>
          </w:rPr>
          <w:t>در این تحقیق، الگوریتم‌های شبکه‌های عصبی عمیق به منظور مدل‌سازی روند موضوعی پژوهش‌های گذشته و پیش‌بینی این روند در آینده مورد استفاده قرار گرفته است. به این صورت که ابتدا داده‌های پیشین به شبکه ارائه شده و شبکه از طریق این داده‌ها آموزش دیده است. سپس مدل و الگوهای نهفته در داده‌ها استخراج شده و بر اساس آن‌ها پیش‌بینی آینده صورت گرفته است</w:t>
        </w:r>
        <w:r w:rsidRPr="005009D9">
          <w:rPr>
            <w:rFonts w:cs="B Nazanin"/>
            <w:sz w:val="24"/>
            <w:szCs w:val="24"/>
          </w:rPr>
          <w:t>.</w:t>
        </w:r>
      </w:ins>
      <w:ins w:id="399" w:author="غزاله عرفانیان" w:date="2025-07-17T08:25:00Z" w16du:dateUtc="2025-07-17T04:55:00Z">
        <w:r>
          <w:rPr>
            <w:rFonts w:cs="B Nazanin" w:hint="cs"/>
            <w:sz w:val="24"/>
            <w:szCs w:val="24"/>
            <w:rtl/>
          </w:rPr>
          <w:t xml:space="preserve"> </w:t>
        </w:r>
      </w:ins>
      <w:ins w:id="400" w:author="غزاله عرفانیان" w:date="2025-07-17T08:25:00Z">
        <w:r w:rsidRPr="005009D9">
          <w:rPr>
            <w:rFonts w:cs="B Nazanin"/>
            <w:sz w:val="24"/>
            <w:szCs w:val="24"/>
            <w:rtl/>
          </w:rPr>
          <w:t>یافته‌های این پژوهش نشان می‌دهد که در آینده، بیشترین تعداد پژوهش‌های ایران در حوزه‌های اینترنت و مطالعات وب با 812 مقاله، مدیریت دانش با 417 مقاله، فناوری اطلاعات و ارتباطات با 417 مقاله، و علم‌سنجی و اطلاع‌سنجی با 410 مقاله خواهد بود.</w:t>
        </w:r>
      </w:ins>
      <w:ins w:id="401" w:author="غزاله عرفانیان" w:date="2025-07-17T08:25:00Z" w16du:dateUtc="2025-07-17T04:55:00Z">
        <w:r>
          <w:rPr>
            <w:rFonts w:cs="B Nazanin" w:hint="cs"/>
            <w:sz w:val="24"/>
            <w:szCs w:val="24"/>
            <w:rtl/>
          </w:rPr>
          <w:t xml:space="preserve"> </w:t>
        </w:r>
      </w:ins>
      <w:ins w:id="402" w:author="غزاله عرفانیان" w:date="2025-07-17T08:25:00Z">
        <w:r w:rsidRPr="005009D9">
          <w:rPr>
            <w:rFonts w:cs="B Nazanin"/>
            <w:sz w:val="24"/>
            <w:szCs w:val="24"/>
            <w:rtl/>
          </w:rPr>
          <w:t>در مقابل، حوزه‌هایی مانند مدیریت سازمانی با 56 مقاله، مبانی نظری با 79 مقاله، مدیریت منابع اطلاعاتی با 91 مقاله، و پردازش و مدیریت اطلاعات با 95 مقاله، محبوبیت کمتری در میان پژوهشگران آینده خواهند داشت</w:t>
        </w:r>
        <w:r w:rsidRPr="005009D9">
          <w:rPr>
            <w:rFonts w:cs="B Nazanin"/>
            <w:sz w:val="24"/>
            <w:szCs w:val="24"/>
          </w:rPr>
          <w:t>.</w:t>
        </w:r>
        <w:r w:rsidRPr="005009D9">
          <w:rPr>
            <w:rFonts w:cs="B Nazanin"/>
            <w:sz w:val="24"/>
            <w:szCs w:val="24"/>
            <w:rtl/>
          </w:rPr>
          <w:t>همچنین نتایج نشان می‌دهد که حوزه اینترنت و مطالعات وب با رشد 12.93 درصدی، بالاترین میزان رشد را در میان موضوعات پژوهشی آینده خواهد داشت و در مقابل، مدیریت سازمانی با رشد تنها 1.01 درصد، کمترین روند رشد را تجربه خواهد کرد</w:t>
        </w:r>
        <w:r w:rsidRPr="005009D9">
          <w:rPr>
            <w:rFonts w:cs="B Nazanin"/>
            <w:sz w:val="24"/>
            <w:szCs w:val="24"/>
          </w:rPr>
          <w:t>.</w:t>
        </w:r>
      </w:ins>
    </w:p>
    <w:p w14:paraId="0CC1B477" w14:textId="77777777" w:rsidR="00E61291" w:rsidRPr="00EA65EA" w:rsidRDefault="00E61291" w:rsidP="00E61291">
      <w:pPr>
        <w:bidi/>
        <w:spacing w:line="276" w:lineRule="auto"/>
        <w:jc w:val="both"/>
        <w:rPr>
          <w:ins w:id="403" w:author="غزاله عرفانیان" w:date="2025-07-01T07:37:00Z" w16du:dateUtc="2025-07-01T04:07:00Z"/>
          <w:rFonts w:cs="B Nazanin"/>
          <w:sz w:val="24"/>
          <w:szCs w:val="24"/>
          <w:rtl/>
        </w:rPr>
      </w:pPr>
      <w:ins w:id="404" w:author="غزاله عرفانیان" w:date="2025-07-01T07:37:00Z" w16du:dateUtc="2025-07-01T04:07:00Z">
        <w:r w:rsidRPr="00EA65EA">
          <w:rPr>
            <w:rFonts w:cs="B Nazanin"/>
            <w:sz w:val="24"/>
            <w:szCs w:val="24"/>
            <w:rtl/>
          </w:rPr>
          <w:t>پژوهش قنادی‌نژاد و همکاران (202</w:t>
        </w:r>
        <w:r w:rsidRPr="00EA65EA">
          <w:rPr>
            <w:rFonts w:cs="B Nazanin" w:hint="cs"/>
            <w:sz w:val="24"/>
            <w:szCs w:val="24"/>
            <w:rtl/>
          </w:rPr>
          <w:t>3</w:t>
        </w:r>
        <w:r w:rsidRPr="00EA65EA">
          <w:rPr>
            <w:rFonts w:cs="B Nazanin"/>
            <w:sz w:val="24"/>
            <w:szCs w:val="24"/>
            <w:rtl/>
          </w:rPr>
          <w:t xml:space="preserve">) به مقایسه و تحلیل گرایش‌های موضوعی پژوهش‌های علم اطلاعات و دانش‌شناسی در سطح ملی و بین‌المللی پرداخته است. این مطالعه به منظور بررسی تفاوت‌ها و شباهت‌های پژوهش‌های ملی ایران و پژوهش‌های بین‌المللی، مقالات نمایه‌شده در دو پایگاه </w:t>
        </w:r>
        <w:r w:rsidRPr="00EA65EA">
          <w:rPr>
            <w:rFonts w:cs="B Nazanin"/>
            <w:b/>
            <w:bCs/>
            <w:sz w:val="24"/>
            <w:szCs w:val="24"/>
            <w:rtl/>
          </w:rPr>
          <w:t>کالریویت آنالیتیکس</w:t>
        </w:r>
        <w:r w:rsidRPr="00EA65EA">
          <w:rPr>
            <w:rFonts w:cs="B Nazanin"/>
            <w:sz w:val="24"/>
            <w:szCs w:val="24"/>
            <w:rtl/>
          </w:rPr>
          <w:t xml:space="preserve"> (برای مقالات بین‌المللی) و </w:t>
        </w:r>
        <w:r w:rsidRPr="00EA65EA">
          <w:rPr>
            <w:rFonts w:cs="B Nazanin"/>
            <w:b/>
            <w:bCs/>
            <w:sz w:val="24"/>
            <w:szCs w:val="24"/>
            <w:rtl/>
          </w:rPr>
          <w:t>آی.اس.سی</w:t>
        </w:r>
        <w:r w:rsidRPr="00EA65EA">
          <w:rPr>
            <w:rFonts w:cs="B Nazanin"/>
            <w:sz w:val="24"/>
            <w:szCs w:val="24"/>
            <w:rtl/>
          </w:rPr>
          <w:t xml:space="preserve"> (برای مقالات ایرانی) را مورد تجزیه و تحلیل قرار داده است. جامعه مورد مطالعه شامل 84875 مقاله بین‌المللی در بازه زمانی 1945-2019 و 4664 مقاله ایرانی در بازه زمانی 1351-1398 بوده است. برای استخراج داده‌ها، از </w:t>
        </w:r>
        <w:r w:rsidRPr="00EA65EA">
          <w:rPr>
            <w:rFonts w:cs="B Nazanin"/>
            <w:b/>
            <w:bCs/>
            <w:sz w:val="24"/>
            <w:szCs w:val="24"/>
            <w:rtl/>
          </w:rPr>
          <w:t>روش مرور منابع</w:t>
        </w:r>
        <w:r w:rsidRPr="00EA65EA">
          <w:rPr>
            <w:rFonts w:cs="B Nazanin"/>
            <w:sz w:val="24"/>
            <w:szCs w:val="24"/>
            <w:rtl/>
          </w:rPr>
          <w:t xml:space="preserve"> و برای طبقه‌بندی مقالات به رده‌های موضوعی از </w:t>
        </w:r>
        <w:r w:rsidRPr="00EA65EA">
          <w:rPr>
            <w:rFonts w:cs="B Nazanin"/>
            <w:b/>
            <w:bCs/>
            <w:sz w:val="24"/>
            <w:szCs w:val="24"/>
            <w:rtl/>
          </w:rPr>
          <w:t>روش طبقه‌بندی خودکار</w:t>
        </w:r>
        <w:r w:rsidRPr="00EA65EA">
          <w:rPr>
            <w:rFonts w:cs="B Nazanin"/>
            <w:sz w:val="24"/>
            <w:szCs w:val="24"/>
            <w:rtl/>
          </w:rPr>
          <w:t xml:space="preserve"> (یک کاربرد از متن‌کاوی) استفاده شد. تجزیه و تحلیل داده‌ها با استفاده از </w:t>
        </w:r>
        <w:r w:rsidRPr="00EA65EA">
          <w:rPr>
            <w:rFonts w:cs="B Nazanin"/>
            <w:b/>
            <w:bCs/>
            <w:sz w:val="24"/>
            <w:szCs w:val="24"/>
            <w:rtl/>
          </w:rPr>
          <w:t>آزمون کای اسکوئر</w:t>
        </w:r>
        <w:r w:rsidRPr="00EA65EA">
          <w:rPr>
            <w:rFonts w:cs="B Nazanin"/>
            <w:sz w:val="24"/>
            <w:szCs w:val="24"/>
            <w:rtl/>
          </w:rPr>
          <w:t xml:space="preserve"> و نرم‌افزار </w:t>
        </w:r>
        <w:r w:rsidRPr="00EA65EA">
          <w:rPr>
            <w:rFonts w:cs="B Nazanin"/>
            <w:b/>
            <w:bCs/>
            <w:sz w:val="24"/>
            <w:szCs w:val="24"/>
          </w:rPr>
          <w:t xml:space="preserve">SPSS </w:t>
        </w:r>
        <w:r w:rsidRPr="00EA65EA">
          <w:rPr>
            <w:rFonts w:cs="B Nazanin"/>
            <w:b/>
            <w:bCs/>
            <w:sz w:val="24"/>
            <w:szCs w:val="24"/>
            <w:rtl/>
          </w:rPr>
          <w:t>نسخه 22</w:t>
        </w:r>
        <w:r w:rsidRPr="00EA65EA">
          <w:rPr>
            <w:rFonts w:cs="B Nazanin"/>
            <w:sz w:val="24"/>
            <w:szCs w:val="24"/>
            <w:rtl/>
          </w:rPr>
          <w:t xml:space="preserve"> انجام گرفت. نتایج نشان داد که در میان پژوهش‌های علم اطلاعات و دانش‌شناسی در سطح ملی و بین‌المللی، اختلافات معناداری وجود دارد. حوزه‌هایی مانند </w:t>
        </w:r>
        <w:r w:rsidRPr="00EA65EA">
          <w:rPr>
            <w:rFonts w:cs="B Nazanin"/>
            <w:b/>
            <w:bCs/>
            <w:sz w:val="24"/>
            <w:szCs w:val="24"/>
            <w:rtl/>
          </w:rPr>
          <w:t>مبانی نظری، کتابخانه‌ها و مراکز اطلاعاتی، اشتغال و کارآفرینی، پژوهش و نشر، مدیریت دانش، بازیابی اطلاعات و علم‌سنجی</w:t>
        </w:r>
        <w:r w:rsidRPr="00EA65EA">
          <w:rPr>
            <w:rFonts w:cs="B Nazanin"/>
            <w:sz w:val="24"/>
            <w:szCs w:val="24"/>
            <w:rtl/>
          </w:rPr>
          <w:t xml:space="preserve"> بیشتر در پژوهش‌های ایرانی مورد توجه قرار گرفته‌اند، در حالی که حوزه‌هایی همچون </w:t>
        </w:r>
        <w:r w:rsidRPr="00EA65EA">
          <w:rPr>
            <w:rFonts w:cs="B Nazanin"/>
            <w:b/>
            <w:bCs/>
            <w:sz w:val="24"/>
            <w:szCs w:val="24"/>
            <w:rtl/>
          </w:rPr>
          <w:t>فناوری اطلاعات، مطالعات وب، اقتصاد اطلاعات، هوش مصنوعی، داده‌کاوی، نظام‌های اطلاعاتی، موتورهای جستجو و پایگاه‌های اطلاعاتی</w:t>
        </w:r>
        <w:r w:rsidRPr="00EA65EA">
          <w:rPr>
            <w:rFonts w:cs="B Nazanin"/>
            <w:sz w:val="24"/>
            <w:szCs w:val="24"/>
            <w:rtl/>
          </w:rPr>
          <w:t xml:space="preserve"> در پژوهش‌های بین‌المللی گرایش بیشتری داشته‌اند</w:t>
        </w:r>
        <w:r w:rsidRPr="00EA65EA">
          <w:rPr>
            <w:rFonts w:cs="B Nazanin"/>
            <w:sz w:val="24"/>
            <w:szCs w:val="24"/>
          </w:rPr>
          <w:t>.</w:t>
        </w:r>
      </w:ins>
    </w:p>
    <w:p w14:paraId="7E34E5E2" w14:textId="77777777" w:rsidR="00E61291" w:rsidRPr="00EA65EA" w:rsidRDefault="00E61291" w:rsidP="00E61291">
      <w:pPr>
        <w:bidi/>
        <w:spacing w:line="276" w:lineRule="auto"/>
        <w:jc w:val="both"/>
        <w:rPr>
          <w:ins w:id="405" w:author="غزاله عرفانیان" w:date="2025-07-01T07:37:00Z" w16du:dateUtc="2025-07-01T04:07:00Z"/>
          <w:rFonts w:cs="B Nazanin"/>
          <w:sz w:val="24"/>
          <w:szCs w:val="24"/>
          <w:rtl/>
        </w:rPr>
      </w:pPr>
    </w:p>
    <w:p w14:paraId="4E641932" w14:textId="77777777" w:rsidR="00E61291" w:rsidRPr="00EA65EA" w:rsidRDefault="00E61291" w:rsidP="00E61291">
      <w:pPr>
        <w:pStyle w:val="Heading1"/>
        <w:bidi/>
        <w:jc w:val="both"/>
        <w:rPr>
          <w:ins w:id="406" w:author="غزاله عرفانیان" w:date="2025-07-01T07:37:00Z" w16du:dateUtc="2025-07-01T04:07:00Z"/>
          <w:rFonts w:cs="B Nazanin"/>
          <w:b/>
          <w:bCs/>
          <w:color w:val="0D0D0D" w:themeColor="text1" w:themeTint="F2"/>
          <w:sz w:val="24"/>
          <w:szCs w:val="24"/>
          <w:rtl/>
        </w:rPr>
      </w:pPr>
      <w:ins w:id="407" w:author="غزاله عرفانیان" w:date="2025-07-01T07:37:00Z" w16du:dateUtc="2025-07-01T04:07:00Z">
        <w:r w:rsidRPr="00EA65EA">
          <w:rPr>
            <w:rFonts w:cs="B Nazanin" w:hint="cs"/>
            <w:b/>
            <w:bCs/>
            <w:color w:val="0D0D0D" w:themeColor="text1" w:themeTint="F2"/>
            <w:sz w:val="24"/>
            <w:szCs w:val="24"/>
            <w:rtl/>
          </w:rPr>
          <w:t>مروری بر پژوهش‏های خارج کشور</w:t>
        </w:r>
        <w:r w:rsidRPr="00EA65EA">
          <w:rPr>
            <w:rFonts w:cs="B Nazanin"/>
            <w:b/>
            <w:bCs/>
            <w:color w:val="0D0D0D" w:themeColor="text1" w:themeTint="F2"/>
            <w:sz w:val="24"/>
            <w:szCs w:val="24"/>
          </w:rPr>
          <w:t>:</w:t>
        </w:r>
      </w:ins>
    </w:p>
    <w:p w14:paraId="71276402" w14:textId="77777777" w:rsidR="00E61291" w:rsidRPr="00EA65EA" w:rsidRDefault="00E61291" w:rsidP="00E61291">
      <w:pPr>
        <w:bidi/>
        <w:spacing w:line="276" w:lineRule="auto"/>
        <w:jc w:val="both"/>
        <w:rPr>
          <w:ins w:id="408" w:author="غزاله عرفانیان" w:date="2025-07-01T07:37:00Z" w16du:dateUtc="2025-07-01T04:07:00Z"/>
          <w:rFonts w:cs="B Nazanin"/>
          <w:sz w:val="24"/>
          <w:szCs w:val="24"/>
        </w:rPr>
      </w:pPr>
      <w:ins w:id="409"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مقاله‌ای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عبدو</w:t>
        </w:r>
        <w:r w:rsidRPr="00EA65EA">
          <w:rPr>
            <w:rFonts w:cs="B Nazanin"/>
            <w:sz w:val="24"/>
            <w:szCs w:val="24"/>
            <w:rtl/>
          </w:rPr>
          <w:t xml:space="preserve"> </w:t>
        </w:r>
        <w:r w:rsidRPr="00EA65EA">
          <w:rPr>
            <w:rFonts w:cs="B Nazanin" w:hint="cs"/>
            <w:sz w:val="24"/>
            <w:szCs w:val="24"/>
            <w:rtl/>
          </w:rPr>
          <w:t>لایه</w:t>
        </w:r>
        <w:r w:rsidRPr="00EA65EA">
          <w:rPr>
            <w:rFonts w:cs="B Nazanin"/>
            <w:sz w:val="24"/>
            <w:szCs w:val="24"/>
            <w:rtl/>
          </w:rPr>
          <w:t xml:space="preserve"> </w:t>
        </w:r>
        <w:r w:rsidRPr="00EA65EA">
          <w:rPr>
            <w:rStyle w:val="FootnoteReference"/>
            <w:rFonts w:cs="B Nazanin"/>
            <w:sz w:val="24"/>
            <w:szCs w:val="24"/>
            <w:rtl/>
          </w:rPr>
          <w:footnoteReference w:id="11"/>
        </w:r>
        <w:r w:rsidRPr="00EA65EA">
          <w:rPr>
            <w:rFonts w:cs="B Nazanin"/>
            <w:sz w:val="24"/>
            <w:szCs w:val="24"/>
          </w:rPr>
          <w:t>)</w:t>
        </w:r>
        <w:r w:rsidRPr="00EA65EA">
          <w:rPr>
            <w:rFonts w:cs="B Nazanin"/>
            <w:sz w:val="24"/>
            <w:szCs w:val="24"/>
            <w:rtl/>
          </w:rPr>
          <w:t xml:space="preserve"> 2002</w:t>
        </w:r>
        <w:r w:rsidRPr="00EA65EA">
          <w:rPr>
            <w:rFonts w:cs="B Nazanin"/>
            <w:sz w:val="24"/>
            <w:szCs w:val="24"/>
          </w:rPr>
          <w:t>(</w:t>
        </w:r>
        <w:r w:rsidRPr="00EA65EA">
          <w:rPr>
            <w:rFonts w:cs="B Nazanin"/>
            <w:sz w:val="24"/>
            <w:szCs w:val="24"/>
            <w:rtl/>
          </w:rPr>
          <w:t xml:space="preserve"> </w:t>
        </w:r>
        <w:r w:rsidRPr="00EA65EA">
          <w:rPr>
            <w:rFonts w:cs="B Nazanin" w:hint="cs"/>
            <w:sz w:val="24"/>
            <w:szCs w:val="24"/>
            <w:rtl/>
          </w:rPr>
          <w:t>منتشر</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گرایش‌های</w:t>
        </w:r>
        <w:r w:rsidRPr="00EA65EA">
          <w:rPr>
            <w:rFonts w:cs="B Nazanin"/>
            <w:sz w:val="24"/>
            <w:szCs w:val="24"/>
            <w:rtl/>
          </w:rPr>
          <w:t xml:space="preserve"> </w:t>
        </w:r>
        <w:r w:rsidRPr="00EA65EA">
          <w:rPr>
            <w:rFonts w:cs="B Nazanin" w:hint="cs"/>
            <w:sz w:val="24"/>
            <w:szCs w:val="24"/>
            <w:rtl/>
          </w:rPr>
          <w:t>پایان‌نامه‌ها</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رساله‌های</w:t>
        </w:r>
        <w:r w:rsidRPr="00EA65EA">
          <w:rPr>
            <w:rFonts w:cs="B Nazanin"/>
            <w:sz w:val="24"/>
            <w:szCs w:val="24"/>
            <w:rtl/>
          </w:rPr>
          <w:t xml:space="preserve">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دانشگاه</w:t>
        </w:r>
        <w:r w:rsidRPr="00EA65EA">
          <w:rPr>
            <w:rFonts w:cs="B Nazanin"/>
            <w:sz w:val="24"/>
            <w:szCs w:val="24"/>
            <w:rtl/>
          </w:rPr>
          <w:t xml:space="preserve"> </w:t>
        </w:r>
        <w:r w:rsidRPr="00EA65EA">
          <w:rPr>
            <w:rFonts w:cs="B Nazanin" w:hint="cs"/>
            <w:sz w:val="24"/>
            <w:szCs w:val="24"/>
            <w:rtl/>
          </w:rPr>
          <w:t>بین‌المللی</w:t>
        </w:r>
        <w:r w:rsidRPr="00EA65EA">
          <w:rPr>
            <w:rFonts w:cs="B Nazanin"/>
            <w:sz w:val="24"/>
            <w:szCs w:val="24"/>
            <w:rtl/>
          </w:rPr>
          <w:t xml:space="preserve"> </w:t>
        </w:r>
        <w:r w:rsidRPr="00EA65EA">
          <w:rPr>
            <w:rFonts w:cs="B Nazanin" w:hint="cs"/>
            <w:sz w:val="24"/>
            <w:szCs w:val="24"/>
            <w:rtl/>
          </w:rPr>
          <w:t>مالزی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بازه</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1994 </w:t>
        </w:r>
        <w:r w:rsidRPr="00EA65EA">
          <w:rPr>
            <w:rFonts w:cs="B Nazanin" w:hint="cs"/>
            <w:sz w:val="24"/>
            <w:szCs w:val="24"/>
            <w:rtl/>
          </w:rPr>
          <w:t>تا</w:t>
        </w:r>
        <w:r w:rsidRPr="00EA65EA">
          <w:rPr>
            <w:rFonts w:cs="B Nazanin"/>
            <w:sz w:val="24"/>
            <w:szCs w:val="24"/>
            <w:rtl/>
          </w:rPr>
          <w:t xml:space="preserve"> 2000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این مطالعه به بررسی و شناسایی روندهای تحقیقاتی پایان نامه های دانشجویان</w:t>
        </w:r>
        <w:r w:rsidRPr="00EA65EA">
          <w:rPr>
            <w:rFonts w:cs="B Nazanin"/>
            <w:sz w:val="24"/>
            <w:szCs w:val="24"/>
          </w:rPr>
          <w:t xml:space="preserve"> MLIS </w:t>
        </w:r>
        <w:r w:rsidRPr="00EA65EA">
          <w:rPr>
            <w:rFonts w:cs="B Nazanin"/>
            <w:sz w:val="24"/>
            <w:szCs w:val="24"/>
            <w:rtl/>
          </w:rPr>
          <w:t>در نه سال گذشته در</w:t>
        </w:r>
        <w:r w:rsidRPr="00EA65EA">
          <w:rPr>
            <w:rFonts w:cs="B Nazanin"/>
            <w:sz w:val="24"/>
            <w:szCs w:val="24"/>
          </w:rPr>
          <w:t xml:space="preserve"> IIUM </w:t>
        </w:r>
        <w:r w:rsidRPr="00EA65EA">
          <w:rPr>
            <w:rFonts w:cs="B Nazanin"/>
            <w:sz w:val="24"/>
            <w:szCs w:val="24"/>
            <w:rtl/>
          </w:rPr>
          <w:t>می پردا</w:t>
        </w:r>
        <w:r w:rsidRPr="00EA65EA">
          <w:rPr>
            <w:rFonts w:cs="B Nazanin" w:hint="cs"/>
            <w:sz w:val="24"/>
            <w:szCs w:val="24"/>
            <w:rtl/>
          </w:rPr>
          <w:t>ز</w:t>
        </w:r>
        <w:r w:rsidRPr="00EA65EA">
          <w:rPr>
            <w:rFonts w:cs="B Nazanin"/>
            <w:sz w:val="24"/>
            <w:szCs w:val="24"/>
            <w:rtl/>
          </w:rPr>
          <w:t>د</w:t>
        </w:r>
        <w:r w:rsidRPr="00EA65EA">
          <w:rPr>
            <w:rFonts w:cs="B Nazanin"/>
            <w:sz w:val="24"/>
            <w:szCs w:val="24"/>
          </w:rPr>
          <w:t>.</w:t>
        </w:r>
        <w:r w:rsidRPr="00EA65EA">
          <w:rPr>
            <w:rFonts w:cs="B Nazanin"/>
            <w:sz w:val="24"/>
            <w:szCs w:val="24"/>
            <w:rtl/>
          </w:rPr>
          <w:t xml:space="preserve"> روش پژوهش تحلیل اسنادی بوده</w:t>
        </w:r>
        <w:r w:rsidRPr="00EA65EA">
          <w:rPr>
            <w:rFonts w:cs="B Nazanin" w:hint="cs"/>
            <w:sz w:val="24"/>
            <w:szCs w:val="24"/>
            <w:rtl/>
          </w:rPr>
          <w:t xml:space="preserve"> است</w:t>
        </w:r>
        <w:r w:rsidRPr="00EA65EA">
          <w:rPr>
            <w:rFonts w:cs="B Nazanin"/>
            <w:sz w:val="24"/>
            <w:szCs w:val="24"/>
            <w:rtl/>
          </w:rPr>
          <w:t xml:space="preserve"> </w:t>
        </w:r>
        <w:r w:rsidRPr="00EA65EA">
          <w:rPr>
            <w:rFonts w:cs="B Nazanin" w:hint="cs"/>
            <w:sz w:val="24"/>
            <w:szCs w:val="24"/>
            <w:rtl/>
          </w:rPr>
          <w:t>و 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داغ‌ترین</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بین</w:t>
        </w:r>
        <w:r w:rsidRPr="00EA65EA">
          <w:rPr>
            <w:rFonts w:cs="B Nazanin"/>
            <w:sz w:val="24"/>
            <w:szCs w:val="24"/>
            <w:rtl/>
          </w:rPr>
          <w:t xml:space="preserve"> </w:t>
        </w:r>
        <w:r w:rsidRPr="00EA65EA">
          <w:rPr>
            <w:rFonts w:cs="B Nazanin" w:hint="cs"/>
            <w:sz w:val="24"/>
            <w:szCs w:val="24"/>
            <w:rtl/>
          </w:rPr>
          <w:t>دانشجویان</w:t>
        </w:r>
        <w:r w:rsidRPr="00EA65EA">
          <w:rPr>
            <w:rFonts w:cs="B Nazanin"/>
            <w:sz w:val="24"/>
            <w:szCs w:val="24"/>
            <w:rtl/>
          </w:rPr>
          <w:t xml:space="preserve"> </w:t>
        </w:r>
        <w:r w:rsidRPr="00EA65EA">
          <w:rPr>
            <w:rFonts w:cs="B Nazanin" w:hint="cs"/>
            <w:sz w:val="24"/>
            <w:szCs w:val="24"/>
            <w:rtl/>
          </w:rPr>
          <w:t>تحصیلات</w:t>
        </w:r>
        <w:r w:rsidRPr="00EA65EA">
          <w:rPr>
            <w:rFonts w:cs="B Nazanin"/>
            <w:sz w:val="24"/>
            <w:szCs w:val="24"/>
            <w:rtl/>
          </w:rPr>
          <w:t xml:space="preserve"> </w:t>
        </w:r>
        <w:r w:rsidRPr="00EA65EA">
          <w:rPr>
            <w:rFonts w:cs="B Nazanin" w:hint="cs"/>
            <w:sz w:val="24"/>
            <w:szCs w:val="24"/>
            <w:rtl/>
          </w:rPr>
          <w:t>تکمیلی</w:t>
        </w:r>
        <w:r w:rsidRPr="00EA65EA">
          <w:rPr>
            <w:rFonts w:cs="B Nazanin"/>
            <w:sz w:val="24"/>
            <w:szCs w:val="24"/>
            <w:rtl/>
          </w:rPr>
          <w:t xml:space="preserve"> </w:t>
        </w:r>
        <w:r w:rsidRPr="00EA65EA">
          <w:rPr>
            <w:rFonts w:cs="B Nazanin" w:hint="cs"/>
            <w:sz w:val="24"/>
            <w:szCs w:val="24"/>
            <w:rtl/>
          </w:rPr>
          <w:t>فناوری</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بوده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تاریخ</w:t>
        </w:r>
        <w:r w:rsidRPr="00EA65EA">
          <w:rPr>
            <w:rFonts w:cs="B Nazanin"/>
            <w:sz w:val="24"/>
            <w:szCs w:val="24"/>
            <w:rtl/>
          </w:rPr>
          <w:t xml:space="preserve"> </w:t>
        </w:r>
        <w:r w:rsidRPr="00EA65EA">
          <w:rPr>
            <w:rFonts w:cs="B Nazanin" w:hint="cs"/>
            <w:sz w:val="24"/>
            <w:szCs w:val="24"/>
            <w:rtl/>
          </w:rPr>
          <w:t>کتابخانه‌ها،</w:t>
        </w:r>
        <w:r w:rsidRPr="00EA65EA">
          <w:rPr>
            <w:rFonts w:cs="B Nazanin"/>
            <w:sz w:val="24"/>
            <w:szCs w:val="24"/>
            <w:rtl/>
          </w:rPr>
          <w:t xml:space="preserve"> </w:t>
        </w:r>
        <w:r w:rsidRPr="00EA65EA">
          <w:rPr>
            <w:rFonts w:cs="B Nazanin" w:hint="cs"/>
            <w:sz w:val="24"/>
            <w:szCs w:val="24"/>
            <w:rtl/>
          </w:rPr>
          <w:lastRenderedPageBreak/>
          <w:t>فهرست‌نویسی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رده‌بندی،</w:t>
        </w:r>
        <w:r w:rsidRPr="00EA65EA">
          <w:rPr>
            <w:rFonts w:cs="B Nazanin"/>
            <w:sz w:val="24"/>
            <w:szCs w:val="24"/>
            <w:rtl/>
          </w:rPr>
          <w:t xml:space="preserve"> </w:t>
        </w:r>
        <w:r w:rsidRPr="00EA65EA">
          <w:rPr>
            <w:rFonts w:cs="B Nazanin" w:hint="cs"/>
            <w:sz w:val="24"/>
            <w:szCs w:val="24"/>
            <w:rtl/>
          </w:rPr>
          <w:t>نمایه‌سازی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چکیده‌نویسی</w:t>
        </w:r>
        <w:r w:rsidRPr="00EA65EA">
          <w:rPr>
            <w:rFonts w:cs="B Nazanin"/>
            <w:sz w:val="24"/>
            <w:szCs w:val="24"/>
            <w:rtl/>
          </w:rPr>
          <w:t xml:space="preserve"> </w:t>
        </w:r>
        <w:r w:rsidRPr="00EA65EA">
          <w:rPr>
            <w:rFonts w:cs="B Nazanin" w:hint="cs"/>
            <w:sz w:val="24"/>
            <w:szCs w:val="24"/>
            <w:rtl/>
          </w:rPr>
          <w:t>رو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منسوخ</w:t>
        </w:r>
        <w:r w:rsidRPr="00EA65EA">
          <w:rPr>
            <w:rFonts w:cs="B Nazanin"/>
            <w:sz w:val="24"/>
            <w:szCs w:val="24"/>
            <w:rtl/>
          </w:rPr>
          <w:t xml:space="preserve"> </w:t>
        </w:r>
        <w:r w:rsidRPr="00EA65EA">
          <w:rPr>
            <w:rFonts w:cs="B Nazanin" w:hint="cs"/>
            <w:sz w:val="24"/>
            <w:szCs w:val="24"/>
            <w:rtl/>
          </w:rPr>
          <w:t>شدن</w:t>
        </w:r>
        <w:r w:rsidRPr="00EA65EA">
          <w:rPr>
            <w:rFonts w:cs="B Nazanin"/>
            <w:sz w:val="24"/>
            <w:szCs w:val="24"/>
            <w:rtl/>
          </w:rPr>
          <w:t xml:space="preserve"> </w:t>
        </w:r>
        <w:r w:rsidRPr="00EA65EA">
          <w:rPr>
            <w:rFonts w:cs="B Nazanin" w:hint="cs"/>
            <w:sz w:val="24"/>
            <w:szCs w:val="24"/>
            <w:rtl/>
          </w:rPr>
          <w:t>هستند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آنها</w:t>
        </w:r>
        <w:r w:rsidRPr="00EA65EA">
          <w:rPr>
            <w:rFonts w:cs="B Nazanin"/>
            <w:sz w:val="24"/>
            <w:szCs w:val="24"/>
            <w:rtl/>
          </w:rPr>
          <w:t xml:space="preserve"> </w:t>
        </w:r>
        <w:r w:rsidRPr="00EA65EA">
          <w:rPr>
            <w:rFonts w:cs="B Nazanin" w:hint="cs"/>
            <w:sz w:val="24"/>
            <w:szCs w:val="24"/>
            <w:rtl/>
          </w:rPr>
          <w:t>پرداخته</w:t>
        </w:r>
        <w:r w:rsidRPr="00EA65EA">
          <w:rPr>
            <w:rFonts w:cs="B Nazanin"/>
            <w:sz w:val="24"/>
            <w:szCs w:val="24"/>
            <w:rtl/>
          </w:rPr>
          <w:t xml:space="preserve"> </w:t>
        </w:r>
        <w:r w:rsidRPr="00EA65EA">
          <w:rPr>
            <w:rFonts w:cs="B Nazanin" w:hint="cs"/>
            <w:sz w:val="24"/>
            <w:szCs w:val="24"/>
            <w:rtl/>
          </w:rPr>
          <w:t>نشده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Pr>
          <w:t>.{Abdoulaye, 2002 #78}</w:t>
        </w:r>
      </w:ins>
    </w:p>
    <w:p w14:paraId="0F34A08F" w14:textId="3D55C9AF" w:rsidR="00E61291" w:rsidRPr="00EA65EA" w:rsidRDefault="00E61291" w:rsidP="00E61291">
      <w:pPr>
        <w:bidi/>
        <w:spacing w:line="276" w:lineRule="auto"/>
        <w:jc w:val="both"/>
        <w:rPr>
          <w:ins w:id="412" w:author="غزاله عرفانیان" w:date="2025-07-01T07:37:00Z" w16du:dateUtc="2025-07-01T04:07:00Z"/>
          <w:rFonts w:cs="B Nazanin"/>
          <w:sz w:val="24"/>
          <w:szCs w:val="24"/>
          <w:rtl/>
        </w:rPr>
      </w:pPr>
      <w:ins w:id="413" w:author="غزاله عرفانیان" w:date="2025-07-01T07:37:00Z" w16du:dateUtc="2025-07-01T04:07:00Z">
        <w:r w:rsidRPr="00EA65EA">
          <w:rPr>
            <w:rFonts w:cs="B Nazanin"/>
            <w:sz w:val="24"/>
            <w:szCs w:val="24"/>
            <w:rtl/>
          </w:rPr>
          <w:t xml:space="preserve">کوفوگیاناکیس، سالتر و کرملی (2004) پژوهشی با هدف تجزیه و تحلیل محتوای متون کتابخانه‌ای و علم اطلاعات انجام دادند که در سال 2001 منتشر شده بودند. این پژوهش با استفاده از </w:t>
        </w:r>
        <w:r w:rsidRPr="00EA65EA">
          <w:rPr>
            <w:rFonts w:cs="B Nazanin"/>
            <w:b/>
            <w:bCs/>
            <w:sz w:val="24"/>
            <w:szCs w:val="24"/>
            <w:rtl/>
          </w:rPr>
          <w:t>روش تحلیل محتوای کمی</w:t>
        </w:r>
        <w:r w:rsidRPr="00EA65EA">
          <w:rPr>
            <w:rFonts w:cs="B Nazanin"/>
            <w:sz w:val="24"/>
            <w:szCs w:val="24"/>
            <w:rtl/>
          </w:rPr>
          <w:t xml:space="preserve"> انجام شده و جامعه آماری شامل 2664 مقاله بود که داده‌های آن از 91 مجله تخصصی گردآوری شد. یافته‌های این تحقیق نشان داد که حوزه </w:t>
        </w:r>
        <w:r w:rsidRPr="00EA65EA">
          <w:rPr>
            <w:rFonts w:cs="B Nazanin"/>
            <w:b/>
            <w:bCs/>
            <w:sz w:val="24"/>
            <w:szCs w:val="24"/>
            <w:rtl/>
          </w:rPr>
          <w:t>دسترسی و بازیابی اطلاعات</w:t>
        </w:r>
        <w:r w:rsidRPr="00EA65EA">
          <w:rPr>
            <w:rFonts w:cs="B Nazanin"/>
            <w:sz w:val="24"/>
            <w:szCs w:val="24"/>
            <w:rtl/>
          </w:rPr>
          <w:t xml:space="preserve"> دارای بیشترین مقالات تحقیقاتی بوده است. پس از آن، موضوعاتی مانند </w:t>
        </w:r>
        <w:r w:rsidRPr="00EA65EA">
          <w:rPr>
            <w:rFonts w:cs="B Nazanin"/>
            <w:b/>
            <w:bCs/>
            <w:sz w:val="24"/>
            <w:szCs w:val="24"/>
            <w:rtl/>
          </w:rPr>
          <w:t>مجموعه‌ها، مدیریت، آموزش و مرجع</w:t>
        </w:r>
        <w:r w:rsidRPr="00EA65EA">
          <w:rPr>
            <w:rFonts w:cs="B Nazanin"/>
            <w:sz w:val="24"/>
            <w:szCs w:val="24"/>
            <w:rtl/>
          </w:rPr>
          <w:t xml:space="preserve"> بیشترین توجه پژوهشگران را به خود جلب کرده‌اند. علاوه بر این، دو حوزه احتمالی جدید شامل </w:t>
        </w:r>
        <w:r w:rsidRPr="00EA65EA">
          <w:rPr>
            <w:rFonts w:cs="B Nazanin"/>
            <w:b/>
            <w:bCs/>
            <w:sz w:val="24"/>
            <w:szCs w:val="24"/>
            <w:rtl/>
          </w:rPr>
          <w:t>تاریخچه کتابخانه‌ها</w:t>
        </w:r>
        <w:r w:rsidRPr="00EA65EA">
          <w:rPr>
            <w:rFonts w:cs="B Nazanin"/>
            <w:sz w:val="24"/>
            <w:szCs w:val="24"/>
            <w:rtl/>
          </w:rPr>
          <w:t xml:space="preserve"> و </w:t>
        </w:r>
        <w:r w:rsidRPr="00EA65EA">
          <w:rPr>
            <w:rFonts w:cs="B Nazanin"/>
            <w:b/>
            <w:bCs/>
            <w:sz w:val="24"/>
            <w:szCs w:val="24"/>
            <w:rtl/>
          </w:rPr>
          <w:t>مسائل حرفه‌ای</w:t>
        </w:r>
        <w:r w:rsidRPr="00EA65EA">
          <w:rPr>
            <w:rFonts w:cs="B Nazanin"/>
            <w:sz w:val="24"/>
            <w:szCs w:val="24"/>
            <w:rtl/>
          </w:rPr>
          <w:t xml:space="preserve"> نیز شناسایی شدند</w:t>
        </w:r>
      </w:ins>
      <w:ins w:id="414" w:author="غزاله عرفانیان" w:date="2025-07-17T08:29:00Z" w16du:dateUtc="2025-07-17T04:59:00Z">
        <w:r w:rsidR="00666C21">
          <w:rPr>
            <w:rFonts w:cs="B Nazanin" w:hint="cs"/>
            <w:sz w:val="24"/>
            <w:szCs w:val="24"/>
            <w:rtl/>
          </w:rPr>
          <w:t>.</w:t>
        </w:r>
      </w:ins>
    </w:p>
    <w:p w14:paraId="71003CED" w14:textId="77777777" w:rsidR="00E61291" w:rsidRPr="00EA65EA" w:rsidRDefault="00E61291" w:rsidP="00E61291">
      <w:pPr>
        <w:bidi/>
        <w:spacing w:line="276" w:lineRule="auto"/>
        <w:jc w:val="both"/>
        <w:rPr>
          <w:ins w:id="415" w:author="غزاله عرفانیان" w:date="2025-07-01T07:37:00Z" w16du:dateUtc="2025-07-01T04:07:00Z"/>
          <w:rFonts w:cs="B Nazanin"/>
          <w:sz w:val="24"/>
          <w:szCs w:val="24"/>
          <w:rtl/>
          <w:lang w:bidi="fa-IR"/>
        </w:rPr>
      </w:pPr>
      <w:ins w:id="416" w:author="غزاله عرفانیان" w:date="2025-07-01T07:37:00Z" w16du:dateUtc="2025-07-01T04:07:00Z">
        <w:r w:rsidRPr="00EA65EA">
          <w:rPr>
            <w:rFonts w:cs="B Nazanin" w:hint="cs"/>
            <w:sz w:val="24"/>
            <w:szCs w:val="24"/>
            <w:rtl/>
          </w:rPr>
          <w:t>لی</w:t>
        </w:r>
        <w:r w:rsidRPr="00EA65EA">
          <w:rPr>
            <w:rFonts w:cs="B Nazanin"/>
            <w:sz w:val="24"/>
            <w:szCs w:val="24"/>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(2010)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کاوش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ویژگی‌های</w:t>
        </w:r>
        <w:r w:rsidRPr="00EA65EA">
          <w:rPr>
            <w:rFonts w:cs="B Nazanin"/>
            <w:sz w:val="24"/>
            <w:szCs w:val="24"/>
            <w:rtl/>
          </w:rPr>
          <w:t xml:space="preserve"> </w:t>
        </w:r>
        <w:r w:rsidRPr="00EA65EA">
          <w:rPr>
            <w:rFonts w:cs="B Nazanin" w:hint="cs"/>
            <w:sz w:val="24"/>
            <w:szCs w:val="24"/>
            <w:rtl/>
          </w:rPr>
          <w:t>حوزه‌های</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کتابخانه‌های</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منظر</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کتابداری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اطلاع‌رسانی</w:t>
        </w:r>
        <w:r w:rsidRPr="00EA65EA">
          <w:rPr>
            <w:rFonts w:cs="B Nazanin"/>
            <w:sz w:val="24"/>
            <w:szCs w:val="24"/>
            <w:rtl/>
          </w:rPr>
          <w:t>"</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دامنه</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پرداختند</w:t>
        </w:r>
        <w:r w:rsidRPr="00EA65EA">
          <w:rPr>
            <w:rFonts w:cs="B Nazanin"/>
            <w:sz w:val="24"/>
            <w:szCs w:val="24"/>
            <w:rtl/>
          </w:rPr>
          <w:t xml:space="preserve">. </w:t>
        </w:r>
        <w:r w:rsidRPr="00EA65EA">
          <w:rPr>
            <w:rFonts w:cs="B Nazanin" w:hint="cs"/>
            <w:sz w:val="24"/>
            <w:szCs w:val="24"/>
            <w:rtl/>
          </w:rPr>
          <w:t>آن‌ها</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1994 </w:t>
        </w:r>
        <w:r w:rsidRPr="00EA65EA">
          <w:rPr>
            <w:rFonts w:cs="B Nazanin" w:hint="cs"/>
            <w:sz w:val="24"/>
            <w:szCs w:val="24"/>
            <w:rtl/>
          </w:rPr>
          <w:t>تا</w:t>
        </w:r>
        <w:r w:rsidRPr="00EA65EA">
          <w:rPr>
            <w:rFonts w:cs="B Nazanin"/>
            <w:sz w:val="24"/>
            <w:szCs w:val="24"/>
            <w:rtl/>
          </w:rPr>
          <w:t xml:space="preserve"> 2008 </w:t>
        </w:r>
        <w:r w:rsidRPr="00EA65EA">
          <w:rPr>
            <w:rFonts w:cs="B Nazanin" w:hint="cs"/>
            <w:sz w:val="24"/>
            <w:szCs w:val="24"/>
            <w:rtl/>
          </w:rPr>
          <w:t>کلمات</w:t>
        </w:r>
        <w:r w:rsidRPr="00EA65EA">
          <w:rPr>
            <w:rFonts w:cs="B Nazanin"/>
            <w:sz w:val="24"/>
            <w:szCs w:val="24"/>
            <w:rtl/>
          </w:rPr>
          <w:t xml:space="preserve"> </w:t>
        </w:r>
        <w:r w:rsidRPr="00EA65EA">
          <w:rPr>
            <w:rFonts w:cs="B Nazanin" w:hint="cs"/>
            <w:sz w:val="24"/>
            <w:szCs w:val="24"/>
            <w:rtl/>
          </w:rPr>
          <w:t>کلیدی</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کتابخانه‌های</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پایگاه</w:t>
        </w:r>
        <w:r w:rsidRPr="00EA65EA">
          <w:rPr>
            <w:rFonts w:cs="B Nazanin"/>
            <w:sz w:val="24"/>
            <w:szCs w:val="24"/>
            <w:rtl/>
          </w:rPr>
          <w:t xml:space="preserve"> </w:t>
        </w:r>
        <w:r w:rsidRPr="00EA65EA">
          <w:rPr>
            <w:rFonts w:cs="B Nazanin" w:hint="cs"/>
            <w:sz w:val="24"/>
            <w:szCs w:val="24"/>
            <w:rtl/>
          </w:rPr>
          <w:t>داده</w:t>
        </w:r>
        <w:r w:rsidRPr="00EA65EA">
          <w:rPr>
            <w:rFonts w:cs="B Nazanin"/>
            <w:sz w:val="24"/>
            <w:szCs w:val="24"/>
            <w:rtl/>
          </w:rPr>
          <w:t xml:space="preserve"> </w:t>
        </w:r>
        <w:r w:rsidRPr="00EA65EA">
          <w:rPr>
            <w:rFonts w:cs="B Nazanin" w:hint="cs"/>
            <w:sz w:val="24"/>
            <w:szCs w:val="24"/>
            <w:rtl/>
          </w:rPr>
          <w:t>لیزا</w:t>
        </w:r>
        <w:r w:rsidRPr="00EA65EA">
          <w:rPr>
            <w:rFonts w:cs="B Nazanin"/>
            <w:sz w:val="24"/>
            <w:szCs w:val="24"/>
            <w:rtl/>
          </w:rPr>
          <w:t xml:space="preserve"> </w:t>
        </w:r>
        <w:r w:rsidRPr="00EA65EA">
          <w:rPr>
            <w:rFonts w:cs="B Nazanin" w:hint="cs"/>
            <w:sz w:val="24"/>
            <w:szCs w:val="24"/>
            <w:rtl/>
          </w:rPr>
          <w:t>جستجو</w:t>
        </w:r>
        <w:r w:rsidRPr="00EA65EA">
          <w:rPr>
            <w:rFonts w:cs="B Nazanin"/>
            <w:sz w:val="24"/>
            <w:szCs w:val="24"/>
            <w:rtl/>
          </w:rPr>
          <w:t xml:space="preserve"> </w:t>
        </w:r>
        <w:r w:rsidRPr="00EA65EA">
          <w:rPr>
            <w:rFonts w:cs="B Nazanin" w:hint="cs"/>
            <w:sz w:val="24"/>
            <w:szCs w:val="24"/>
            <w:rtl/>
          </w:rPr>
          <w:t>کردند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انتخاب</w:t>
        </w:r>
        <w:r w:rsidRPr="00EA65EA">
          <w:rPr>
            <w:rFonts w:cs="B Nazanin"/>
            <w:sz w:val="24"/>
            <w:szCs w:val="24"/>
            <w:rtl/>
          </w:rPr>
          <w:t xml:space="preserve"> 54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120 </w:t>
        </w:r>
        <w:r w:rsidRPr="00EA65EA">
          <w:rPr>
            <w:rFonts w:cs="B Nazanin" w:hint="cs"/>
            <w:sz w:val="24"/>
            <w:szCs w:val="24"/>
            <w:rtl/>
          </w:rPr>
          <w:t>توصیفگر،</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خوشه‌بندی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شبکه</w:t>
        </w:r>
        <w:r w:rsidRPr="00EA65EA">
          <w:rPr>
            <w:rFonts w:cs="B Nazanin"/>
            <w:sz w:val="24"/>
            <w:szCs w:val="24"/>
            <w:rtl/>
          </w:rPr>
          <w:t xml:space="preserve"> </w:t>
        </w:r>
        <w:r w:rsidRPr="00EA65EA">
          <w:rPr>
            <w:rFonts w:cs="B Nazanin" w:hint="cs"/>
            <w:sz w:val="24"/>
            <w:szCs w:val="24"/>
            <w:rtl/>
          </w:rPr>
          <w:t>مبتنی</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خوشه</w:t>
        </w:r>
        <w:r w:rsidRPr="00EA65EA">
          <w:rPr>
            <w:rFonts w:cs="B Nazanin"/>
            <w:sz w:val="24"/>
            <w:szCs w:val="24"/>
            <w:rtl/>
          </w:rPr>
          <w:t xml:space="preserve"> (</w:t>
        </w:r>
        <w:r w:rsidRPr="00EA65EA">
          <w:rPr>
            <w:rFonts w:cs="B Nazanin"/>
            <w:sz w:val="24"/>
            <w:szCs w:val="24"/>
          </w:rPr>
          <w:t>CBNet</w:t>
        </w:r>
        <w:r w:rsidRPr="00EA65EA">
          <w:rPr>
            <w:rStyle w:val="FootnoteReference"/>
            <w:rFonts w:cs="B Nazanin"/>
            <w:sz w:val="24"/>
            <w:szCs w:val="24"/>
            <w:rtl/>
          </w:rPr>
          <w:footnoteReference w:id="12"/>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کردند</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مفاهیم</w:t>
        </w:r>
        <w:r w:rsidRPr="00EA65EA">
          <w:rPr>
            <w:rFonts w:cs="B Nazanin"/>
            <w:sz w:val="24"/>
            <w:szCs w:val="24"/>
            <w:rtl/>
          </w:rPr>
          <w:t xml:space="preserve"> </w:t>
        </w:r>
        <w:r w:rsidRPr="00EA65EA">
          <w:rPr>
            <w:rFonts w:cs="B Nazanin" w:hint="cs"/>
            <w:sz w:val="24"/>
            <w:szCs w:val="24"/>
            <w:rtl/>
          </w:rPr>
          <w:t>جامعی</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درباره</w:t>
        </w:r>
        <w:r w:rsidRPr="00EA65EA">
          <w:rPr>
            <w:rFonts w:cs="B Nazanin"/>
            <w:sz w:val="24"/>
            <w:szCs w:val="24"/>
            <w:rtl/>
          </w:rPr>
          <w:t xml:space="preserve"> </w:t>
        </w:r>
        <w:r w:rsidRPr="00EA65EA">
          <w:rPr>
            <w:rFonts w:cs="B Nazanin" w:hint="cs"/>
            <w:sz w:val="24"/>
            <w:szCs w:val="24"/>
            <w:rtl/>
          </w:rPr>
          <w:t>تکامل</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کتابخانه‌های</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ارائه</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پژوهشگران</w:t>
        </w:r>
        <w:r w:rsidRPr="00EA65EA">
          <w:rPr>
            <w:rFonts w:cs="B Nazanin"/>
            <w:sz w:val="24"/>
            <w:szCs w:val="24"/>
            <w:rtl/>
          </w:rPr>
          <w:t xml:space="preserve"> </w:t>
        </w:r>
        <w:r w:rsidRPr="00EA65EA">
          <w:rPr>
            <w:rFonts w:cs="B Nazanin" w:hint="cs"/>
            <w:sz w:val="24"/>
            <w:szCs w:val="24"/>
            <w:rtl/>
          </w:rPr>
          <w:t>علاقه‌مند</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مفید</w:t>
        </w:r>
        <w:r w:rsidRPr="00EA65EA">
          <w:rPr>
            <w:rFonts w:cs="B Nazanin"/>
            <w:sz w:val="24"/>
            <w:szCs w:val="24"/>
            <w:rtl/>
          </w:rPr>
          <w:t xml:space="preserve"> </w:t>
        </w:r>
        <w:r w:rsidRPr="00EA65EA">
          <w:rPr>
            <w:rFonts w:cs="B Nazanin" w:hint="cs"/>
            <w:sz w:val="24"/>
            <w:szCs w:val="24"/>
            <w:rtl/>
          </w:rPr>
          <w:t>باشد</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تجسم</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دامنه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طور</w:t>
        </w:r>
        <w:r w:rsidRPr="00EA65EA">
          <w:rPr>
            <w:rFonts w:cs="B Nazanin"/>
            <w:sz w:val="24"/>
            <w:szCs w:val="24"/>
            <w:rtl/>
          </w:rPr>
          <w:t xml:space="preserve"> </w:t>
        </w:r>
        <w:r w:rsidRPr="00EA65EA">
          <w:rPr>
            <w:rFonts w:cs="B Nazanin" w:hint="cs"/>
            <w:sz w:val="24"/>
            <w:szCs w:val="24"/>
            <w:rtl/>
          </w:rPr>
          <w:t>کارآمد</w:t>
        </w:r>
        <w:r w:rsidRPr="00EA65EA">
          <w:rPr>
            <w:rFonts w:cs="B Nazanin"/>
            <w:sz w:val="24"/>
            <w:szCs w:val="24"/>
            <w:rtl/>
          </w:rPr>
          <w:t xml:space="preserve"> </w:t>
        </w:r>
        <w:r w:rsidRPr="00EA65EA">
          <w:rPr>
            <w:rFonts w:cs="B Nazanin" w:hint="cs"/>
            <w:sz w:val="24"/>
            <w:szCs w:val="24"/>
            <w:rtl/>
          </w:rPr>
          <w:t>می‌توان</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کرد</w:t>
        </w:r>
        <w:r w:rsidRPr="00EA65EA">
          <w:rPr>
            <w:rFonts w:cs="B Nazanin"/>
            <w:sz w:val="24"/>
            <w:szCs w:val="24"/>
            <w:rtl/>
          </w:rPr>
          <w:t>.</w:t>
        </w:r>
      </w:ins>
    </w:p>
    <w:p w14:paraId="312E4C08" w14:textId="77777777" w:rsidR="00E61291" w:rsidRPr="00EA65EA" w:rsidRDefault="00E61291" w:rsidP="00E61291">
      <w:pPr>
        <w:bidi/>
        <w:spacing w:line="276" w:lineRule="auto"/>
        <w:jc w:val="both"/>
        <w:rPr>
          <w:ins w:id="419" w:author="غزاله عرفانیان" w:date="2025-07-01T07:37:00Z" w16du:dateUtc="2025-07-01T04:07:00Z"/>
          <w:rFonts w:cs="B Nazanin"/>
          <w:sz w:val="24"/>
          <w:szCs w:val="24"/>
          <w:rtl/>
        </w:rPr>
      </w:pPr>
      <w:ins w:id="420" w:author="غزاله عرفانیان" w:date="2025-07-01T07:37:00Z" w16du:dateUtc="2025-07-01T04:07:00Z">
        <w:r w:rsidRPr="00EA65EA">
          <w:rPr>
            <w:rFonts w:cs="B Nazanin" w:hint="cs"/>
            <w:sz w:val="24"/>
            <w:szCs w:val="24"/>
            <w:rtl/>
          </w:rPr>
          <w:t>رانا</w:t>
        </w:r>
        <w:r w:rsidRPr="00EA65EA">
          <w:rPr>
            <w:rFonts w:cs="B Nazanin"/>
            <w:sz w:val="24"/>
            <w:szCs w:val="24"/>
            <w:rtl/>
          </w:rPr>
          <w:t xml:space="preserve"> </w:t>
        </w:r>
        <w:r w:rsidRPr="00EA65EA">
          <w:rPr>
            <w:rFonts w:cs="B Nazanin" w:hint="cs"/>
            <w:sz w:val="24"/>
            <w:szCs w:val="24"/>
            <w:rtl/>
          </w:rPr>
          <w:t>رشما</w:t>
        </w:r>
        <w:r w:rsidRPr="00EA65EA">
          <w:rPr>
            <w:rFonts w:cs="B Nazanin"/>
            <w:sz w:val="24"/>
            <w:szCs w:val="24"/>
            <w:rtl/>
          </w:rPr>
          <w:t xml:space="preserve"> </w:t>
        </w:r>
        <w:r w:rsidRPr="00EA65EA">
          <w:rPr>
            <w:rStyle w:val="FootnoteReference"/>
            <w:rFonts w:cs="B Nazanin"/>
            <w:sz w:val="24"/>
            <w:szCs w:val="24"/>
            <w:rtl/>
          </w:rPr>
          <w:footnoteReference w:id="13"/>
        </w:r>
        <w:r w:rsidRPr="00EA65EA">
          <w:rPr>
            <w:rFonts w:cs="B Nazanin"/>
            <w:sz w:val="24"/>
            <w:szCs w:val="24"/>
            <w:rtl/>
          </w:rPr>
          <w:t xml:space="preserve">(2011)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 xml:space="preserve">پژوهشی با استفاده از روش </w:t>
        </w:r>
        <w:r w:rsidRPr="00EA65EA">
          <w:rPr>
            <w:rFonts w:cs="B Nazanin"/>
            <w:sz w:val="24"/>
            <w:szCs w:val="24"/>
            <w:rtl/>
          </w:rPr>
          <w:t xml:space="preserve">تحلیل محتوای اسنادی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بین</w:t>
        </w:r>
        <w:r w:rsidRPr="00EA65EA">
          <w:rPr>
            <w:rFonts w:cs="B Nazanin"/>
            <w:sz w:val="24"/>
            <w:szCs w:val="24"/>
            <w:rtl/>
          </w:rPr>
          <w:t xml:space="preserve"> </w:t>
        </w:r>
        <w:r w:rsidRPr="00EA65EA">
          <w:rPr>
            <w:rFonts w:cs="B Nazanin" w:hint="cs"/>
            <w:sz w:val="24"/>
            <w:szCs w:val="24"/>
            <w:rtl/>
          </w:rPr>
          <w:t>دانشجویان</w:t>
        </w:r>
        <w:r w:rsidRPr="00EA65EA">
          <w:rPr>
            <w:rFonts w:cs="B Nazanin"/>
            <w:sz w:val="24"/>
            <w:szCs w:val="24"/>
            <w:rtl/>
          </w:rPr>
          <w:t xml:space="preserve"> </w:t>
        </w:r>
        <w:r w:rsidRPr="00EA65EA">
          <w:rPr>
            <w:rFonts w:cs="B Nazanin" w:hint="cs"/>
            <w:sz w:val="24"/>
            <w:szCs w:val="24"/>
            <w:rtl/>
          </w:rPr>
          <w:t>مقطع</w:t>
        </w:r>
        <w:r w:rsidRPr="00EA65EA">
          <w:rPr>
            <w:rFonts w:cs="B Nazanin"/>
            <w:sz w:val="24"/>
            <w:szCs w:val="24"/>
            <w:rtl/>
          </w:rPr>
          <w:t xml:space="preserve"> </w:t>
        </w:r>
        <w:r w:rsidRPr="00EA65EA">
          <w:rPr>
            <w:rFonts w:cs="B Nazanin" w:hint="cs"/>
            <w:sz w:val="24"/>
            <w:szCs w:val="24"/>
            <w:rtl/>
          </w:rPr>
          <w:t>دکتری</w:t>
        </w:r>
        <w:r w:rsidRPr="00EA65EA">
          <w:rPr>
            <w:rFonts w:cs="B Nazanin"/>
            <w:sz w:val="24"/>
            <w:szCs w:val="24"/>
            <w:rtl/>
          </w:rPr>
          <w:t xml:space="preserve">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دانشگاه</w:t>
        </w:r>
        <w:r w:rsidRPr="00EA65EA">
          <w:rPr>
            <w:rFonts w:cs="B Nazanin"/>
            <w:sz w:val="24"/>
            <w:szCs w:val="24"/>
            <w:rtl/>
          </w:rPr>
          <w:t xml:space="preserve"> </w:t>
        </w:r>
        <w:r w:rsidRPr="00EA65EA">
          <w:rPr>
            <w:rFonts w:cs="B Nazanin" w:hint="cs"/>
            <w:sz w:val="24"/>
            <w:szCs w:val="24"/>
            <w:rtl/>
          </w:rPr>
          <w:t>چندیگارا</w:t>
        </w:r>
        <w:r w:rsidRPr="00EA65EA">
          <w:rPr>
            <w:rFonts w:cs="B Nazanin"/>
            <w:sz w:val="24"/>
            <w:szCs w:val="24"/>
            <w:rtl/>
          </w:rPr>
          <w:t xml:space="preserve"> </w:t>
        </w:r>
        <w:r w:rsidRPr="00EA65EA">
          <w:rPr>
            <w:rFonts w:cs="B Nazanin" w:hint="cs"/>
            <w:sz w:val="24"/>
            <w:szCs w:val="24"/>
            <w:rtl/>
          </w:rPr>
          <w:t>بین</w:t>
        </w:r>
        <w:r w:rsidRPr="00EA65EA">
          <w:rPr>
            <w:rFonts w:cs="B Nazanin"/>
            <w:sz w:val="24"/>
            <w:szCs w:val="24"/>
            <w:rtl/>
          </w:rPr>
          <w:t xml:space="preserve"> </w:t>
        </w:r>
        <w:r w:rsidRPr="00EA65EA">
          <w:rPr>
            <w:rFonts w:cs="B Nazanin" w:hint="cs"/>
            <w:sz w:val="24"/>
            <w:szCs w:val="24"/>
            <w:rtl/>
          </w:rPr>
          <w:t>سال‌های</w:t>
        </w:r>
        <w:r w:rsidRPr="00EA65EA">
          <w:rPr>
            <w:rFonts w:cs="B Nazanin"/>
            <w:sz w:val="24"/>
            <w:szCs w:val="24"/>
            <w:rtl/>
          </w:rPr>
          <w:t xml:space="preserve"> 1957 </w:t>
        </w:r>
        <w:r w:rsidRPr="00EA65EA">
          <w:rPr>
            <w:rFonts w:cs="B Nazanin" w:hint="cs"/>
            <w:sz w:val="24"/>
            <w:szCs w:val="24"/>
            <w:rtl/>
          </w:rPr>
          <w:t>تا</w:t>
        </w:r>
        <w:r w:rsidRPr="00EA65EA">
          <w:rPr>
            <w:rFonts w:cs="B Nazanin"/>
            <w:sz w:val="24"/>
            <w:szCs w:val="24"/>
            <w:rtl/>
          </w:rPr>
          <w:t xml:space="preserve"> 2009 </w:t>
        </w:r>
        <w:r w:rsidRPr="00EA65EA">
          <w:rPr>
            <w:rFonts w:cs="B Nazanin" w:hint="cs"/>
            <w:sz w:val="24"/>
            <w:szCs w:val="24"/>
            <w:rtl/>
          </w:rPr>
          <w:t>پرداخت</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کاربران،</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نیازهای</w:t>
        </w:r>
        <w:r w:rsidRPr="00EA65EA">
          <w:rPr>
            <w:rFonts w:cs="B Nazanin"/>
            <w:sz w:val="24"/>
            <w:szCs w:val="24"/>
            <w:rtl/>
          </w:rPr>
          <w:t xml:space="preserve"> </w:t>
        </w:r>
        <w:r w:rsidRPr="00EA65EA">
          <w:rPr>
            <w:rFonts w:cs="B Nazanin" w:hint="cs"/>
            <w:sz w:val="24"/>
            <w:szCs w:val="24"/>
            <w:rtl/>
          </w:rPr>
          <w:t>کاربران،</w:t>
        </w:r>
        <w:r w:rsidRPr="00EA65EA">
          <w:rPr>
            <w:rFonts w:cs="B Nazanin"/>
            <w:sz w:val="24"/>
            <w:szCs w:val="24"/>
            <w:rtl/>
          </w:rPr>
          <w:t xml:space="preserve"> </w:t>
        </w:r>
        <w:r w:rsidRPr="00EA65EA">
          <w:rPr>
            <w:rFonts w:cs="B Nazanin" w:hint="cs"/>
            <w:sz w:val="24"/>
            <w:szCs w:val="24"/>
            <w:rtl/>
          </w:rPr>
          <w:t>ذخیره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بازیابی</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کتاب‌سنجی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کاربران</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بیشترین</w:t>
        </w:r>
        <w:r w:rsidRPr="00EA65EA">
          <w:rPr>
            <w:rFonts w:cs="B Nazanin"/>
            <w:sz w:val="24"/>
            <w:szCs w:val="24"/>
            <w:rtl/>
          </w:rPr>
          <w:t xml:space="preserve"> </w:t>
        </w:r>
        <w:r w:rsidRPr="00EA65EA">
          <w:rPr>
            <w:rFonts w:cs="B Nazanin" w:hint="cs"/>
            <w:sz w:val="24"/>
            <w:szCs w:val="24"/>
            <w:rtl/>
          </w:rPr>
          <w:t>توجه</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جلب</w:t>
        </w:r>
        <w:r w:rsidRPr="00EA65EA">
          <w:rPr>
            <w:rFonts w:cs="B Nazanin"/>
            <w:sz w:val="24"/>
            <w:szCs w:val="24"/>
            <w:rtl/>
          </w:rPr>
          <w:t xml:space="preserve"> </w:t>
        </w:r>
        <w:r w:rsidRPr="00EA65EA">
          <w:rPr>
            <w:rFonts w:cs="B Nazanin" w:hint="cs"/>
            <w:sz w:val="24"/>
            <w:szCs w:val="24"/>
            <w:rtl/>
          </w:rPr>
          <w:t>کرده‌اند</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جدیدی</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سیستم</w:t>
        </w:r>
        <w:r w:rsidRPr="00EA65EA">
          <w:rPr>
            <w:rFonts w:cs="B Nazanin"/>
            <w:sz w:val="24"/>
            <w:szCs w:val="24"/>
            <w:rtl/>
          </w:rPr>
          <w:t xml:space="preserve"> </w:t>
        </w:r>
        <w:r w:rsidRPr="00EA65EA">
          <w:rPr>
            <w:rFonts w:cs="B Nazanin" w:hint="cs"/>
            <w:sz w:val="24"/>
            <w:szCs w:val="24"/>
            <w:rtl/>
          </w:rPr>
          <w:t>دسترسی</w:t>
        </w:r>
        <w:r w:rsidRPr="00EA65EA">
          <w:rPr>
            <w:rFonts w:cs="B Nazanin"/>
            <w:sz w:val="24"/>
            <w:szCs w:val="24"/>
            <w:rtl/>
          </w:rPr>
          <w:t xml:space="preserve"> </w:t>
        </w:r>
        <w:r w:rsidRPr="00EA65EA">
          <w:rPr>
            <w:rFonts w:cs="B Nazanin" w:hint="cs"/>
            <w:sz w:val="24"/>
            <w:szCs w:val="24"/>
            <w:rtl/>
          </w:rPr>
          <w:t>باز،</w:t>
        </w:r>
        <w:r w:rsidRPr="00EA65EA">
          <w:rPr>
            <w:rFonts w:cs="B Nazanin"/>
            <w:sz w:val="24"/>
            <w:szCs w:val="24"/>
            <w:rtl/>
          </w:rPr>
          <w:t xml:space="preserve"> </w:t>
        </w:r>
        <w:r w:rsidRPr="00EA65EA">
          <w:rPr>
            <w:rFonts w:cs="B Nazanin" w:hint="cs"/>
            <w:sz w:val="24"/>
            <w:szCs w:val="24"/>
            <w:rtl/>
          </w:rPr>
          <w:t>سیستم</w:t>
        </w:r>
        <w:r w:rsidRPr="00EA65EA">
          <w:rPr>
            <w:rFonts w:cs="B Nazanin"/>
            <w:sz w:val="24"/>
            <w:szCs w:val="24"/>
            <w:rtl/>
          </w:rPr>
          <w:t xml:space="preserve"> </w:t>
        </w:r>
        <w:r w:rsidRPr="00EA65EA">
          <w:rPr>
            <w:rFonts w:cs="B Nazanin" w:hint="cs"/>
            <w:sz w:val="24"/>
            <w:szCs w:val="24"/>
            <w:rtl/>
          </w:rPr>
          <w:t>واسپاری،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دیجیتال</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w:t>
        </w:r>
        <w:r w:rsidRPr="00EA65EA">
          <w:rPr>
            <w:rFonts w:cs="B Nazanin"/>
            <w:sz w:val="24"/>
            <w:szCs w:val="24"/>
            <w:rtl/>
          </w:rPr>
          <w:t xml:space="preserve"> </w:t>
        </w:r>
        <w:r w:rsidRPr="00EA65EA">
          <w:rPr>
            <w:rFonts w:cs="B Nazanin" w:hint="cs"/>
            <w:sz w:val="24"/>
            <w:szCs w:val="24"/>
            <w:rtl/>
          </w:rPr>
          <w:t>ورود</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عرصه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بودند</w:t>
        </w:r>
        <w:r w:rsidRPr="00EA65EA">
          <w:rPr>
            <w:rFonts w:cs="B Nazanin"/>
            <w:sz w:val="24"/>
            <w:szCs w:val="24"/>
            <w:rtl/>
          </w:rPr>
          <w:t>.</w:t>
        </w:r>
      </w:ins>
    </w:p>
    <w:p w14:paraId="5827932A" w14:textId="77777777" w:rsidR="00E61291" w:rsidRPr="00EA65EA" w:rsidRDefault="00E61291" w:rsidP="00E61291">
      <w:pPr>
        <w:bidi/>
        <w:spacing w:line="276" w:lineRule="auto"/>
        <w:jc w:val="both"/>
        <w:rPr>
          <w:ins w:id="423" w:author="غزاله عرفانیان" w:date="2025-07-01T07:37:00Z" w16du:dateUtc="2025-07-01T04:07:00Z"/>
          <w:rFonts w:cs="B Nazanin"/>
          <w:sz w:val="24"/>
          <w:szCs w:val="24"/>
          <w:rtl/>
        </w:rPr>
      </w:pPr>
      <w:ins w:id="424" w:author="غزاله عرفانیان" w:date="2025-07-01T07:37:00Z" w16du:dateUtc="2025-07-01T04:07:00Z">
        <w:r w:rsidRPr="00EA65EA">
          <w:rPr>
            <w:rFonts w:cs="B Nazanin" w:hint="cs"/>
            <w:sz w:val="24"/>
            <w:szCs w:val="24"/>
            <w:rtl/>
          </w:rPr>
          <w:t>یو</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(2017)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روی</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Style w:val="FootnoteReference"/>
            <w:rFonts w:cs="B Nazanin"/>
            <w:sz w:val="24"/>
            <w:szCs w:val="24"/>
            <w:rtl/>
          </w:rPr>
          <w:footnoteReference w:id="14"/>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داده‌اند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یکی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مهمترین</w:t>
        </w:r>
        <w:r w:rsidRPr="00EA65EA">
          <w:rPr>
            <w:rFonts w:cs="B Nazanin"/>
            <w:sz w:val="24"/>
            <w:szCs w:val="24"/>
            <w:rtl/>
          </w:rPr>
          <w:t xml:space="preserve"> </w:t>
        </w:r>
        <w:r w:rsidRPr="00EA65EA">
          <w:rPr>
            <w:rFonts w:cs="B Nazanin" w:hint="cs"/>
            <w:sz w:val="24"/>
            <w:szCs w:val="24"/>
            <w:rtl/>
          </w:rPr>
          <w:t>مجلات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زمینه</w:t>
        </w:r>
        <w:r w:rsidRPr="00EA65EA">
          <w:rPr>
            <w:rFonts w:cs="B Nazanin"/>
            <w:sz w:val="24"/>
            <w:szCs w:val="24"/>
            <w:rtl/>
          </w:rPr>
          <w:t xml:space="preserve"> </w:t>
        </w:r>
        <w:r w:rsidRPr="00EA65EA">
          <w:rPr>
            <w:rFonts w:cs="B Nazanin" w:hint="cs"/>
            <w:sz w:val="24"/>
            <w:szCs w:val="24"/>
            <w:rtl/>
          </w:rPr>
          <w:t>علوم</w:t>
        </w:r>
        <w:r w:rsidRPr="00EA65EA">
          <w:rPr>
            <w:rFonts w:cs="B Nazanin"/>
            <w:sz w:val="24"/>
            <w:szCs w:val="24"/>
            <w:rtl/>
          </w:rPr>
          <w:t xml:space="preserve"> </w:t>
        </w:r>
        <w:r w:rsidRPr="00EA65EA">
          <w:rPr>
            <w:rFonts w:cs="B Nazanin" w:hint="cs"/>
            <w:sz w:val="24"/>
            <w:szCs w:val="24"/>
            <w:rtl/>
          </w:rPr>
          <w:t>کامپیوتر</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کشف</w:t>
        </w:r>
        <w:r w:rsidRPr="00EA65EA">
          <w:rPr>
            <w:rFonts w:cs="B Nazanin"/>
            <w:sz w:val="24"/>
            <w:szCs w:val="24"/>
            <w:rtl/>
          </w:rPr>
          <w:t xml:space="preserve"> </w:t>
        </w:r>
        <w:r w:rsidRPr="00EA65EA">
          <w:rPr>
            <w:rFonts w:cs="B Nazanin" w:hint="cs"/>
            <w:sz w:val="24"/>
            <w:szCs w:val="24"/>
            <w:rtl/>
          </w:rPr>
          <w:t>الگوی</w:t>
        </w:r>
        <w:r w:rsidRPr="00EA65EA">
          <w:rPr>
            <w:rFonts w:cs="B Nazanin"/>
            <w:sz w:val="24"/>
            <w:szCs w:val="24"/>
            <w:rtl/>
          </w:rPr>
          <w:t xml:space="preserve"> </w:t>
        </w:r>
        <w:r w:rsidRPr="00EA65EA">
          <w:rPr>
            <w:rFonts w:cs="B Nazanin" w:hint="cs"/>
            <w:sz w:val="24"/>
            <w:szCs w:val="24"/>
            <w:rtl/>
          </w:rPr>
          <w:t>ساختار</w:t>
        </w:r>
        <w:r w:rsidRPr="00EA65EA">
          <w:rPr>
            <w:rFonts w:cs="B Nazanin"/>
            <w:sz w:val="24"/>
            <w:szCs w:val="24"/>
            <w:rtl/>
          </w:rPr>
          <w:t xml:space="preserve"> </w:t>
        </w:r>
        <w:r w:rsidRPr="00EA65EA">
          <w:rPr>
            <w:rFonts w:cs="B Nazanin" w:hint="cs"/>
            <w:sz w:val="24"/>
            <w:szCs w:val="24"/>
            <w:rtl/>
          </w:rPr>
          <w:t>درونی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چشم‌انداز</w:t>
        </w:r>
        <w:r w:rsidRPr="00EA65EA">
          <w:rPr>
            <w:rFonts w:cs="B Nazanin"/>
            <w:sz w:val="24"/>
            <w:szCs w:val="24"/>
            <w:rtl/>
          </w:rPr>
          <w:t xml:space="preserve"> </w:t>
        </w:r>
        <w:r w:rsidRPr="00EA65EA">
          <w:rPr>
            <w:rFonts w:cs="B Nazanin" w:hint="cs"/>
            <w:sz w:val="24"/>
            <w:szCs w:val="24"/>
            <w:rtl/>
          </w:rPr>
          <w:t>استنادی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بود</w:t>
        </w:r>
        <w:r w:rsidRPr="00EA65EA">
          <w:rPr>
            <w:rFonts w:cs="B Nazanin"/>
            <w:sz w:val="24"/>
            <w:szCs w:val="24"/>
            <w:rtl/>
          </w:rPr>
          <w:t xml:space="preserve">. </w:t>
        </w:r>
        <w:r w:rsidRPr="00EA65EA">
          <w:rPr>
            <w:rFonts w:cs="B Nazanin" w:hint="cs"/>
            <w:sz w:val="24"/>
            <w:szCs w:val="24"/>
            <w:rtl/>
          </w:rPr>
          <w:t>جامعه</w:t>
        </w:r>
        <w:r w:rsidRPr="00EA65EA">
          <w:rPr>
            <w:rFonts w:cs="B Nazanin"/>
            <w:sz w:val="24"/>
            <w:szCs w:val="24"/>
            <w:rtl/>
          </w:rPr>
          <w:t xml:space="preserve"> </w:t>
        </w:r>
        <w:r w:rsidRPr="00EA65EA">
          <w:rPr>
            <w:rFonts w:cs="B Nazanin" w:hint="cs"/>
            <w:sz w:val="24"/>
            <w:szCs w:val="24"/>
            <w:rtl/>
          </w:rPr>
          <w:t>آماری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7721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بازه</w:t>
        </w:r>
        <w:r w:rsidRPr="00EA65EA">
          <w:rPr>
            <w:rFonts w:cs="B Nazanin"/>
            <w:sz w:val="24"/>
            <w:szCs w:val="24"/>
            <w:rtl/>
          </w:rPr>
          <w:t xml:space="preserve"> </w:t>
        </w:r>
        <w:r w:rsidRPr="00EA65EA">
          <w:rPr>
            <w:rFonts w:cs="B Nazanin" w:hint="cs"/>
            <w:sz w:val="24"/>
            <w:szCs w:val="24"/>
            <w:rtl/>
          </w:rPr>
          <w:t>زمانی</w:t>
        </w:r>
        <w:r w:rsidRPr="00EA65EA">
          <w:rPr>
            <w:rFonts w:cs="B Nazanin"/>
            <w:sz w:val="24"/>
            <w:szCs w:val="24"/>
            <w:rtl/>
          </w:rPr>
          <w:t xml:space="preserve"> 1968 </w:t>
        </w:r>
        <w:r w:rsidRPr="00EA65EA">
          <w:rPr>
            <w:rFonts w:cs="B Nazanin" w:hint="cs"/>
            <w:sz w:val="24"/>
            <w:szCs w:val="24"/>
            <w:rtl/>
          </w:rPr>
          <w:t>تا</w:t>
        </w:r>
        <w:r w:rsidRPr="00EA65EA">
          <w:rPr>
            <w:rFonts w:cs="B Nazanin"/>
            <w:sz w:val="24"/>
            <w:szCs w:val="24"/>
            <w:rtl/>
          </w:rPr>
          <w:t xml:space="preserve"> 2016 </w:t>
        </w:r>
        <w:r w:rsidRPr="00EA65EA">
          <w:rPr>
            <w:rFonts w:cs="B Nazanin" w:hint="cs"/>
            <w:sz w:val="24"/>
            <w:szCs w:val="24"/>
            <w:rtl/>
          </w:rPr>
          <w:t>بود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6 </w:t>
        </w:r>
        <w:r w:rsidRPr="00EA65EA">
          <w:rPr>
            <w:rFonts w:cs="B Nazanin" w:hint="cs"/>
            <w:sz w:val="24"/>
            <w:szCs w:val="24"/>
            <w:rtl/>
          </w:rPr>
          <w:t>نرم‌افزار</w:t>
        </w:r>
        <w:r w:rsidRPr="00EA65EA">
          <w:rPr>
            <w:rFonts w:cs="B Nazanin"/>
            <w:sz w:val="24"/>
            <w:szCs w:val="24"/>
            <w:rtl/>
          </w:rPr>
          <w:t xml:space="preserve"> </w:t>
        </w:r>
        <w:r w:rsidRPr="00EA65EA">
          <w:rPr>
            <w:rFonts w:cs="B Nazanin" w:hint="cs"/>
            <w:sz w:val="24"/>
            <w:szCs w:val="24"/>
            <w:rtl/>
          </w:rPr>
          <w:t>بصری‌سازی</w:t>
        </w:r>
        <w:r w:rsidRPr="00EA65EA">
          <w:rPr>
            <w:rFonts w:cs="B Nazanin"/>
            <w:sz w:val="24"/>
            <w:szCs w:val="24"/>
            <w:rtl/>
          </w:rPr>
          <w:t xml:space="preserve"> </w:t>
        </w:r>
        <w:r w:rsidRPr="00EA65EA">
          <w:rPr>
            <w:rFonts w:cs="B Nazanin" w:hint="cs"/>
            <w:sz w:val="24"/>
            <w:szCs w:val="24"/>
            <w:rtl/>
          </w:rPr>
          <w:t>داده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نام</w:t>
        </w:r>
        <w:r w:rsidRPr="00EA65EA">
          <w:rPr>
            <w:rFonts w:cs="B Nazanin"/>
            <w:sz w:val="24"/>
            <w:szCs w:val="24"/>
            <w:rtl/>
          </w:rPr>
          <w:t xml:space="preserve"> "</w:t>
        </w:r>
        <w:r w:rsidRPr="00EA65EA">
          <w:rPr>
            <w:rFonts w:cs="B Nazanin" w:hint="cs"/>
            <w:sz w:val="24"/>
            <w:szCs w:val="24"/>
            <w:rtl/>
          </w:rPr>
          <w:t>سایت</w:t>
        </w:r>
        <w:r w:rsidRPr="00EA65EA">
          <w:rPr>
            <w:rFonts w:cs="B Nazanin"/>
            <w:sz w:val="24"/>
            <w:szCs w:val="24"/>
            <w:rtl/>
          </w:rPr>
          <w:t xml:space="preserve"> </w:t>
        </w:r>
        <w:r w:rsidRPr="00EA65EA">
          <w:rPr>
            <w:rFonts w:cs="B Nazanin" w:hint="cs"/>
            <w:sz w:val="24"/>
            <w:szCs w:val="24"/>
            <w:rtl/>
          </w:rPr>
          <w:t>اسپیس</w:t>
        </w:r>
        <w:r w:rsidRPr="00EA65EA">
          <w:rPr>
            <w:rStyle w:val="FootnoteReference"/>
            <w:rFonts w:cs="B Nazanin"/>
            <w:sz w:val="24"/>
            <w:szCs w:val="24"/>
            <w:rtl/>
          </w:rPr>
          <w:footnoteReference w:id="15"/>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153606 </w:t>
        </w:r>
        <w:r w:rsidRPr="00EA65EA">
          <w:rPr>
            <w:rFonts w:cs="B Nazanin" w:hint="cs"/>
            <w:sz w:val="24"/>
            <w:szCs w:val="24"/>
            <w:rtl/>
          </w:rPr>
          <w:t>منبع</w:t>
        </w:r>
        <w:r w:rsidRPr="00EA65EA">
          <w:rPr>
            <w:rFonts w:cs="B Nazanin"/>
            <w:sz w:val="24"/>
            <w:szCs w:val="24"/>
            <w:rtl/>
          </w:rPr>
          <w:t xml:space="preserve"> </w:t>
        </w:r>
        <w:r w:rsidRPr="00EA65EA">
          <w:rPr>
            <w:rFonts w:cs="B Nazanin" w:hint="cs"/>
            <w:sz w:val="24"/>
            <w:szCs w:val="24"/>
            <w:rtl/>
          </w:rPr>
          <w:t>استنادی</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کرد</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دیدگاهی</w:t>
        </w:r>
        <w:r w:rsidRPr="00EA65EA">
          <w:rPr>
            <w:rFonts w:cs="B Nazanin"/>
            <w:sz w:val="24"/>
            <w:szCs w:val="24"/>
            <w:rtl/>
          </w:rPr>
          <w:t xml:space="preserve"> </w:t>
        </w:r>
        <w:r w:rsidRPr="00EA65EA">
          <w:rPr>
            <w:rFonts w:cs="B Nazanin" w:hint="cs"/>
            <w:sz w:val="24"/>
            <w:szCs w:val="24"/>
            <w:rtl/>
          </w:rPr>
          <w:t>جامع</w:t>
        </w:r>
        <w:r w:rsidRPr="00EA65EA">
          <w:rPr>
            <w:rFonts w:cs="B Nazanin"/>
            <w:sz w:val="24"/>
            <w:szCs w:val="24"/>
            <w:rtl/>
          </w:rPr>
          <w:t xml:space="preserve"> </w:t>
        </w:r>
        <w:r w:rsidRPr="00EA65EA">
          <w:rPr>
            <w:rFonts w:cs="B Nazanin" w:hint="cs"/>
            <w:sz w:val="24"/>
            <w:szCs w:val="24"/>
            <w:rtl/>
          </w:rPr>
          <w:t>درباره</w:t>
        </w:r>
        <w:r w:rsidRPr="00EA65EA">
          <w:rPr>
            <w:rFonts w:cs="B Nazanin"/>
            <w:sz w:val="24"/>
            <w:szCs w:val="24"/>
            <w:rtl/>
          </w:rPr>
          <w:t xml:space="preserve"> </w:t>
        </w:r>
        <w:r w:rsidRPr="00EA65EA">
          <w:rPr>
            <w:rFonts w:cs="B Nazanin" w:hint="cs"/>
            <w:sz w:val="24"/>
            <w:szCs w:val="24"/>
            <w:rtl/>
          </w:rPr>
          <w:t>تکامل</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اساس</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کتابسنجی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تکنیک‌های</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ارائه</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ساختار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انتشار</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وضعیت</w:t>
        </w:r>
        <w:r w:rsidRPr="00EA65EA">
          <w:rPr>
            <w:rFonts w:cs="B Nazanin"/>
            <w:sz w:val="24"/>
            <w:szCs w:val="24"/>
            <w:rtl/>
          </w:rPr>
          <w:t xml:space="preserve"> </w:t>
        </w:r>
        <w:r w:rsidRPr="00EA65EA">
          <w:rPr>
            <w:rFonts w:cs="B Nazanin" w:hint="cs"/>
            <w:sz w:val="24"/>
            <w:szCs w:val="24"/>
            <w:rtl/>
          </w:rPr>
          <w:t>مطالعات</w:t>
        </w:r>
        <w:r w:rsidRPr="00EA65EA">
          <w:rPr>
            <w:rFonts w:cs="B Nazanin"/>
            <w:sz w:val="24"/>
            <w:szCs w:val="24"/>
            <w:rtl/>
          </w:rPr>
          <w:t xml:space="preserve"> </w:t>
        </w:r>
        <w:r w:rsidRPr="00EA65EA">
          <w:rPr>
            <w:rFonts w:cs="B Nazanin" w:hint="cs"/>
            <w:sz w:val="24"/>
            <w:szCs w:val="24"/>
            <w:rtl/>
          </w:rPr>
          <w:t>آینده</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اشاره</w:t>
        </w:r>
        <w:r w:rsidRPr="00EA65EA">
          <w:rPr>
            <w:rFonts w:cs="B Nazanin"/>
            <w:sz w:val="24"/>
            <w:szCs w:val="24"/>
            <w:rtl/>
          </w:rPr>
          <w:t xml:space="preserve"> </w:t>
        </w:r>
        <w:r w:rsidRPr="00EA65EA">
          <w:rPr>
            <w:rFonts w:cs="B Nazanin" w:hint="cs"/>
            <w:sz w:val="24"/>
            <w:szCs w:val="24"/>
            <w:rtl/>
          </w:rPr>
          <w:t>می‌کند</w:t>
        </w:r>
        <w:r w:rsidRPr="00EA65EA">
          <w:rPr>
            <w:rFonts w:cs="B Nazanin"/>
            <w:sz w:val="24"/>
            <w:szCs w:val="24"/>
          </w:rPr>
          <w:t>.</w:t>
        </w:r>
      </w:ins>
    </w:p>
    <w:p w14:paraId="01459E4F" w14:textId="77777777" w:rsidR="00E61291" w:rsidRPr="00EA65EA" w:rsidRDefault="00E61291" w:rsidP="00E61291">
      <w:pPr>
        <w:bidi/>
        <w:spacing w:line="276" w:lineRule="auto"/>
        <w:jc w:val="both"/>
        <w:rPr>
          <w:ins w:id="429" w:author="غزاله عرفانیان" w:date="2025-07-01T07:37:00Z" w16du:dateUtc="2025-07-01T04:07:00Z"/>
          <w:rFonts w:cs="B Nazanin"/>
          <w:sz w:val="24"/>
          <w:szCs w:val="24"/>
          <w:rtl/>
        </w:rPr>
      </w:pPr>
      <w:ins w:id="430" w:author="غزاله عرفانیان" w:date="2025-07-01T07:37:00Z" w16du:dateUtc="2025-07-01T04:07:00Z">
        <w:r w:rsidRPr="00EA65EA">
          <w:rPr>
            <w:rFonts w:cs="B Nazanin" w:hint="cs"/>
            <w:sz w:val="24"/>
            <w:szCs w:val="24"/>
            <w:rtl/>
          </w:rPr>
          <w:lastRenderedPageBreak/>
          <w:t>با</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فرایند</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امکان</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فرایند</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دانش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منظور</w:t>
        </w: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ویژگی‌های</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توسعه</w:t>
        </w:r>
        <w:r w:rsidRPr="00EA65EA">
          <w:rPr>
            <w:rFonts w:cs="B Nazanin"/>
            <w:sz w:val="24"/>
            <w:szCs w:val="24"/>
            <w:rtl/>
          </w:rPr>
          <w:t xml:space="preserve"> </w:t>
        </w:r>
        <w:r w:rsidRPr="00EA65EA">
          <w:rPr>
            <w:rFonts w:cs="B Nazanin" w:hint="cs"/>
            <w:sz w:val="24"/>
            <w:szCs w:val="24"/>
            <w:rtl/>
          </w:rPr>
          <w:t>آینده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مجلات</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دانش</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زو</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(2018)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ویژگی‌های</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پرداختند</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ویژگی‌های</w:t>
        </w:r>
        <w:r w:rsidRPr="00EA65EA">
          <w:rPr>
            <w:rFonts w:cs="B Nazanin"/>
            <w:sz w:val="24"/>
            <w:szCs w:val="24"/>
            <w:rtl/>
          </w:rPr>
          <w:t xml:space="preserve"> </w:t>
        </w:r>
        <w:r w:rsidRPr="00EA65EA">
          <w:rPr>
            <w:rFonts w:cs="B Nazanin" w:hint="cs"/>
            <w:sz w:val="24"/>
            <w:szCs w:val="24"/>
            <w:rtl/>
          </w:rPr>
          <w:t>تحقیق</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فعالیت‌های</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دانش</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می‌گذارد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بسته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میزان</w:t>
        </w:r>
        <w:r w:rsidRPr="00EA65EA">
          <w:rPr>
            <w:rFonts w:cs="B Nazanin"/>
            <w:sz w:val="24"/>
            <w:szCs w:val="24"/>
            <w:rtl/>
          </w:rPr>
          <w:t xml:space="preserve"> </w:t>
        </w:r>
        <w:r w:rsidRPr="00EA65EA">
          <w:rPr>
            <w:rFonts w:cs="B Nazanin" w:hint="cs"/>
            <w:sz w:val="24"/>
            <w:szCs w:val="24"/>
            <w:rtl/>
          </w:rPr>
          <w:t>تمرکز</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آرامش،</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بر</w:t>
        </w:r>
        <w:r w:rsidRPr="00EA65EA">
          <w:rPr>
            <w:rFonts w:cs="B Nazanin"/>
            <w:sz w:val="24"/>
            <w:szCs w:val="24"/>
            <w:rtl/>
          </w:rPr>
          <w:t xml:space="preserve"> </w:t>
        </w:r>
        <w:r w:rsidRPr="00EA65EA">
          <w:rPr>
            <w:rFonts w:cs="B Nazanin" w:hint="cs"/>
            <w:sz w:val="24"/>
            <w:szCs w:val="24"/>
            <w:rtl/>
          </w:rPr>
          <w:t>رفتار</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تأثیر</w:t>
        </w:r>
        <w:r w:rsidRPr="00EA65EA">
          <w:rPr>
            <w:rFonts w:cs="B Nazanin"/>
            <w:sz w:val="24"/>
            <w:szCs w:val="24"/>
            <w:rtl/>
          </w:rPr>
          <w:t xml:space="preserve"> </w:t>
        </w:r>
        <w:r w:rsidRPr="00EA65EA">
          <w:rPr>
            <w:rFonts w:cs="B Nazanin" w:hint="cs"/>
            <w:sz w:val="24"/>
            <w:szCs w:val="24"/>
            <w:rtl/>
          </w:rPr>
          <w:t>بگذارد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نه</w:t>
        </w:r>
        <w:r w:rsidRPr="00EA65EA">
          <w:rPr>
            <w:rFonts w:cs="B Nazanin"/>
            <w:sz w:val="24"/>
            <w:szCs w:val="24"/>
            <w:rtl/>
          </w:rPr>
          <w:t xml:space="preserve"> </w:t>
        </w:r>
        <w:r w:rsidRPr="00EA65EA">
          <w:rPr>
            <w:rFonts w:cs="B Nazanin" w:hint="cs"/>
            <w:sz w:val="24"/>
            <w:szCs w:val="24"/>
            <w:rtl/>
          </w:rPr>
          <w:t>تنها</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مدیران</w:t>
        </w:r>
        <w:r w:rsidRPr="00EA65EA">
          <w:rPr>
            <w:rFonts w:cs="B Nazanin"/>
            <w:sz w:val="24"/>
            <w:szCs w:val="24"/>
            <w:rtl/>
          </w:rPr>
          <w:t xml:space="preserve"> </w:t>
        </w:r>
        <w:r w:rsidRPr="00EA65EA">
          <w:rPr>
            <w:rFonts w:cs="B Nazanin" w:hint="cs"/>
            <w:sz w:val="24"/>
            <w:szCs w:val="24"/>
            <w:rtl/>
          </w:rPr>
          <w:t>مسئول</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تعیین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یا</w:t>
        </w:r>
        <w:r w:rsidRPr="00EA65EA">
          <w:rPr>
            <w:rFonts w:cs="B Nazanin"/>
            <w:sz w:val="24"/>
            <w:szCs w:val="24"/>
            <w:rtl/>
          </w:rPr>
          <w:t xml:space="preserve"> </w:t>
        </w:r>
        <w:r w:rsidRPr="00EA65EA">
          <w:rPr>
            <w:rFonts w:cs="B Nazanin" w:hint="cs"/>
            <w:sz w:val="24"/>
            <w:szCs w:val="24"/>
            <w:rtl/>
          </w:rPr>
          <w:t>تغییر</w:t>
        </w:r>
        <w:r w:rsidRPr="00EA65EA">
          <w:rPr>
            <w:rFonts w:cs="B Nazanin"/>
            <w:sz w:val="24"/>
            <w:szCs w:val="24"/>
            <w:rtl/>
          </w:rPr>
          <w:t xml:space="preserve"> </w:t>
        </w:r>
        <w:r w:rsidRPr="00EA65EA">
          <w:rPr>
            <w:rFonts w:cs="B Nazanin" w:hint="cs"/>
            <w:sz w:val="24"/>
            <w:szCs w:val="24"/>
            <w:rtl/>
          </w:rPr>
          <w:t>دامنه</w:t>
        </w:r>
        <w:r w:rsidRPr="00EA65EA">
          <w:rPr>
            <w:rFonts w:cs="B Nazanin"/>
            <w:sz w:val="24"/>
            <w:szCs w:val="24"/>
            <w:rtl/>
          </w:rPr>
          <w:t xml:space="preserve"> </w:t>
        </w:r>
        <w:r w:rsidRPr="00EA65EA">
          <w:rPr>
            <w:rFonts w:cs="B Nazanin" w:hint="cs"/>
            <w:sz w:val="24"/>
            <w:szCs w:val="24"/>
            <w:rtl/>
          </w:rPr>
          <w:t>مجلات</w:t>
        </w:r>
        <w:r w:rsidRPr="00EA65EA">
          <w:rPr>
            <w:rFonts w:cs="B Nazanin"/>
            <w:sz w:val="24"/>
            <w:szCs w:val="24"/>
            <w:rtl/>
          </w:rPr>
          <w:t xml:space="preserve"> </w:t>
        </w:r>
        <w:r w:rsidRPr="00EA65EA">
          <w:rPr>
            <w:rFonts w:cs="B Nazanin" w:hint="cs"/>
            <w:sz w:val="24"/>
            <w:szCs w:val="24"/>
            <w:rtl/>
          </w:rPr>
          <w:t>کمک</w:t>
        </w:r>
        <w:r w:rsidRPr="00EA65EA">
          <w:rPr>
            <w:rFonts w:cs="B Nazanin"/>
            <w:sz w:val="24"/>
            <w:szCs w:val="24"/>
            <w:rtl/>
          </w:rPr>
          <w:t xml:space="preserve"> </w:t>
        </w:r>
        <w:r w:rsidRPr="00EA65EA">
          <w:rPr>
            <w:rFonts w:cs="B Nazanin" w:hint="cs"/>
            <w:sz w:val="24"/>
            <w:szCs w:val="24"/>
            <w:rtl/>
          </w:rPr>
          <w:t>کند،</w:t>
        </w:r>
        <w:r w:rsidRPr="00EA65EA">
          <w:rPr>
            <w:rFonts w:cs="B Nazanin"/>
            <w:sz w:val="24"/>
            <w:szCs w:val="24"/>
            <w:rtl/>
          </w:rPr>
          <w:t xml:space="preserve"> </w:t>
        </w:r>
        <w:r w:rsidRPr="00EA65EA">
          <w:rPr>
            <w:rFonts w:cs="B Nazanin" w:hint="cs"/>
            <w:sz w:val="24"/>
            <w:szCs w:val="24"/>
            <w:rtl/>
          </w:rPr>
          <w:t>بلکه</w:t>
        </w:r>
        <w:r w:rsidRPr="00EA65EA">
          <w:rPr>
            <w:rFonts w:cs="B Nazanin"/>
            <w:sz w:val="24"/>
            <w:szCs w:val="24"/>
            <w:rtl/>
          </w:rPr>
          <w:t xml:space="preserve"> </w:t>
        </w:r>
        <w:r w:rsidRPr="00EA65EA">
          <w:rPr>
            <w:rFonts w:cs="B Nazanin" w:hint="cs"/>
            <w:sz w:val="24"/>
            <w:szCs w:val="24"/>
            <w:rtl/>
          </w:rPr>
          <w:t>می‌تواند</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نویسندگان</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انتخاب</w:t>
        </w:r>
        <w:r w:rsidRPr="00EA65EA">
          <w:rPr>
            <w:rFonts w:cs="B Nazanin"/>
            <w:sz w:val="24"/>
            <w:szCs w:val="24"/>
            <w:rtl/>
          </w:rPr>
          <w:t xml:space="preserve"> </w:t>
        </w:r>
        <w:r w:rsidRPr="00EA65EA">
          <w:rPr>
            <w:rFonts w:cs="B Nazanin" w:hint="cs"/>
            <w:sz w:val="24"/>
            <w:szCs w:val="24"/>
            <w:rtl/>
          </w:rPr>
          <w:t>مناسب‌ترین</w:t>
        </w:r>
        <w:r w:rsidRPr="00EA65EA">
          <w:rPr>
            <w:rFonts w:cs="B Nazanin"/>
            <w:sz w:val="24"/>
            <w:szCs w:val="24"/>
            <w:rtl/>
          </w:rPr>
          <w:t xml:space="preserve"> </w:t>
        </w:r>
        <w:r w:rsidRPr="00EA65EA">
          <w:rPr>
            <w:rFonts w:cs="B Nazanin" w:hint="cs"/>
            <w:sz w:val="24"/>
            <w:szCs w:val="24"/>
            <w:rtl/>
          </w:rPr>
          <w:t>مجالت</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انتشار</w:t>
        </w:r>
        <w:r w:rsidRPr="00EA65EA">
          <w:rPr>
            <w:rFonts w:cs="B Nazanin"/>
            <w:sz w:val="24"/>
            <w:szCs w:val="24"/>
            <w:rtl/>
          </w:rPr>
          <w:t xml:space="preserve"> </w:t>
        </w:r>
        <w:r w:rsidRPr="00EA65EA">
          <w:rPr>
            <w:rFonts w:cs="B Nazanin" w:hint="cs"/>
            <w:sz w:val="24"/>
            <w:szCs w:val="24"/>
            <w:rtl/>
          </w:rPr>
          <w:t>آثارشان</w:t>
        </w:r>
        <w:r w:rsidRPr="00EA65EA">
          <w:rPr>
            <w:rFonts w:cs="B Nazanin"/>
            <w:sz w:val="24"/>
            <w:szCs w:val="24"/>
            <w:rtl/>
          </w:rPr>
          <w:t xml:space="preserve"> </w:t>
        </w:r>
        <w:r w:rsidRPr="00EA65EA">
          <w:rPr>
            <w:rFonts w:cs="B Nazanin" w:hint="cs"/>
            <w:sz w:val="24"/>
            <w:szCs w:val="24"/>
            <w:rtl/>
          </w:rPr>
          <w:t>کمک</w:t>
        </w:r>
        <w:r w:rsidRPr="00EA65EA">
          <w:rPr>
            <w:rFonts w:cs="B Nazanin"/>
            <w:sz w:val="24"/>
            <w:szCs w:val="24"/>
            <w:rtl/>
          </w:rPr>
          <w:t xml:space="preserve"> </w:t>
        </w:r>
        <w:r w:rsidRPr="00EA65EA">
          <w:rPr>
            <w:rFonts w:cs="B Nazanin" w:hint="cs"/>
            <w:sz w:val="24"/>
            <w:szCs w:val="24"/>
            <w:rtl/>
          </w:rPr>
          <w:t>کند</w:t>
        </w:r>
        <w:r w:rsidRPr="00EA65EA">
          <w:rPr>
            <w:rFonts w:cs="B Nazanin"/>
            <w:sz w:val="24"/>
            <w:szCs w:val="24"/>
            <w:rtl/>
          </w:rPr>
          <w:t>.</w:t>
        </w:r>
      </w:ins>
    </w:p>
    <w:p w14:paraId="66D6ED53" w14:textId="77777777" w:rsidR="00E61291" w:rsidRPr="00EA65EA" w:rsidRDefault="00E61291" w:rsidP="00E61291">
      <w:pPr>
        <w:bidi/>
        <w:spacing w:line="276" w:lineRule="auto"/>
        <w:jc w:val="both"/>
        <w:rPr>
          <w:ins w:id="431" w:author="غزاله عرفانیان" w:date="2025-07-01T07:37:00Z" w16du:dateUtc="2025-07-01T04:07:00Z"/>
          <w:rFonts w:cs="B Nazanin"/>
          <w:sz w:val="24"/>
          <w:szCs w:val="24"/>
          <w:rtl/>
        </w:rPr>
      </w:pPr>
      <w:ins w:id="432"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مطالعه‌ای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جو</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کاهیل</w:t>
        </w:r>
        <w:r w:rsidRPr="00EA65EA">
          <w:rPr>
            <w:rFonts w:cs="B Nazanin"/>
            <w:sz w:val="24"/>
            <w:szCs w:val="24"/>
            <w:rtl/>
          </w:rPr>
          <w:t xml:space="preserve"> (2018)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کاوش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تحقیقاتی</w:t>
        </w:r>
        <w:r w:rsidRPr="00EA65EA">
          <w:rPr>
            <w:rFonts w:cs="B Nazanin"/>
            <w:sz w:val="24"/>
            <w:szCs w:val="24"/>
            <w:rtl/>
          </w:rPr>
          <w:t xml:space="preserve"> </w:t>
        </w:r>
        <w:r w:rsidRPr="00EA65EA">
          <w:rPr>
            <w:rFonts w:cs="B Nazanin" w:hint="cs"/>
            <w:sz w:val="24"/>
            <w:szCs w:val="24"/>
            <w:rtl/>
          </w:rPr>
          <w:t>کتابداری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آموزشگاه</w:t>
        </w:r>
        <w:r w:rsidRPr="00EA65EA">
          <w:rPr>
            <w:rFonts w:cs="B Nazanin"/>
            <w:sz w:val="24"/>
            <w:szCs w:val="24"/>
            <w:rtl/>
          </w:rPr>
          <w:t xml:space="preserve"> </w:t>
        </w:r>
        <w:r w:rsidRPr="00EA65EA">
          <w:rPr>
            <w:rFonts w:cs="B Nazanin" w:hint="cs"/>
            <w:sz w:val="24"/>
            <w:szCs w:val="24"/>
            <w:rtl/>
          </w:rPr>
          <w:t>صورت</w:t>
        </w:r>
        <w:r w:rsidRPr="00EA65EA">
          <w:rPr>
            <w:rFonts w:cs="B Nazanin"/>
            <w:sz w:val="24"/>
            <w:szCs w:val="24"/>
            <w:rtl/>
          </w:rPr>
          <w:t xml:space="preserve"> </w:t>
        </w:r>
        <w:r w:rsidRPr="00EA65EA">
          <w:rPr>
            <w:rFonts w:cs="B Nazanin" w:hint="cs"/>
            <w:sz w:val="24"/>
            <w:szCs w:val="24"/>
            <w:rtl/>
          </w:rPr>
          <w:t>گرفت،</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برجسته‌ی</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کتابخانه</w:t>
        </w:r>
        <w:r w:rsidRPr="00EA65EA">
          <w:rPr>
            <w:rFonts w:cs="B Nazanin"/>
            <w:sz w:val="24"/>
            <w:szCs w:val="24"/>
            <w:rtl/>
          </w:rPr>
          <w:t xml:space="preserve"> </w:t>
        </w:r>
        <w:r w:rsidRPr="00EA65EA">
          <w:rPr>
            <w:rFonts w:cs="B Nazanin" w:hint="cs"/>
            <w:sz w:val="24"/>
            <w:szCs w:val="24"/>
            <w:rtl/>
          </w:rPr>
          <w:t>آموزشگاه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کتابخانه‌های</w:t>
        </w:r>
        <w:r w:rsidRPr="00EA65EA">
          <w:rPr>
            <w:rFonts w:cs="B Nazanin"/>
            <w:sz w:val="24"/>
            <w:szCs w:val="24"/>
            <w:rtl/>
          </w:rPr>
          <w:t xml:space="preserve"> </w:t>
        </w:r>
        <w:r w:rsidRPr="00EA65EA">
          <w:rPr>
            <w:rFonts w:cs="B Nazanin" w:hint="cs"/>
            <w:sz w:val="24"/>
            <w:szCs w:val="24"/>
            <w:rtl/>
          </w:rPr>
          <w:t>آموزشگاهی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سراسر</w:t>
        </w:r>
        <w:r w:rsidRPr="00EA65EA">
          <w:rPr>
            <w:rFonts w:cs="B Nazanin"/>
            <w:sz w:val="24"/>
            <w:szCs w:val="24"/>
            <w:rtl/>
          </w:rPr>
          <w:t xml:space="preserve"> </w:t>
        </w:r>
        <w:r w:rsidRPr="00EA65EA">
          <w:rPr>
            <w:rFonts w:cs="B Nazanin" w:hint="cs"/>
            <w:sz w:val="24"/>
            <w:szCs w:val="24"/>
            <w:rtl/>
          </w:rPr>
          <w:t>جهان</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روشی</w:t>
        </w:r>
        <w:r w:rsidRPr="00EA65EA">
          <w:rPr>
            <w:rFonts w:cs="B Nazanin"/>
            <w:sz w:val="24"/>
            <w:szCs w:val="24"/>
            <w:rtl/>
          </w:rPr>
          <w:t xml:space="preserve"> </w:t>
        </w:r>
        <w:r w:rsidRPr="00EA65EA">
          <w:rPr>
            <w:rFonts w:cs="B Nazanin" w:hint="cs"/>
            <w:sz w:val="24"/>
            <w:szCs w:val="24"/>
            <w:rtl/>
          </w:rPr>
          <w:t>مفید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مدارس</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تشویق</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بین‌رشته‌ای</w:t>
        </w:r>
        <w:r w:rsidRPr="00EA65EA">
          <w:rPr>
            <w:rFonts w:cs="B Nazanin"/>
            <w:sz w:val="24"/>
            <w:szCs w:val="24"/>
            <w:rtl/>
          </w:rPr>
          <w:t xml:space="preserve"> </w:t>
        </w:r>
        <w:r w:rsidRPr="00EA65EA">
          <w:rPr>
            <w:rFonts w:cs="B Nazanin" w:hint="cs"/>
            <w:sz w:val="24"/>
            <w:szCs w:val="24"/>
            <w:rtl/>
          </w:rPr>
          <w:t>بود</w:t>
        </w:r>
        <w:r w:rsidRPr="00EA65EA">
          <w:rPr>
            <w:rFonts w:cs="B Nazanin"/>
            <w:sz w:val="24"/>
            <w:szCs w:val="24"/>
            <w:rtl/>
          </w:rPr>
          <w:t xml:space="preserve">. </w:t>
        </w:r>
        <w:r w:rsidRPr="00EA65EA">
          <w:rPr>
            <w:rFonts w:cs="B Nazanin" w:hint="cs"/>
            <w:sz w:val="24"/>
            <w:szCs w:val="24"/>
            <w:rtl/>
          </w:rPr>
          <w:t>داده‌ها</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خلاصه</w:t>
        </w:r>
        <w:r w:rsidRPr="00EA65EA">
          <w:rPr>
            <w:rFonts w:cs="B Nazanin"/>
            <w:sz w:val="24"/>
            <w:szCs w:val="24"/>
            <w:rtl/>
          </w:rPr>
          <w:t xml:space="preserve"> </w:t>
        </w:r>
        <w:r w:rsidRPr="00EA65EA">
          <w:rPr>
            <w:rFonts w:cs="B Nazanin" w:hint="cs"/>
            <w:sz w:val="24"/>
            <w:szCs w:val="24"/>
            <w:rtl/>
          </w:rPr>
          <w:t>مقالات</w:t>
        </w:r>
        <w:r w:rsidRPr="00EA65EA">
          <w:rPr>
            <w:rFonts w:cs="B Nazanin"/>
            <w:sz w:val="24"/>
            <w:szCs w:val="24"/>
            <w:rtl/>
          </w:rPr>
          <w:t xml:space="preserve"> 225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دو</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طی</w:t>
        </w:r>
        <w:r w:rsidRPr="00EA65EA">
          <w:rPr>
            <w:rFonts w:cs="B Nazanin"/>
            <w:sz w:val="24"/>
            <w:szCs w:val="24"/>
            <w:rtl/>
          </w:rPr>
          <w:t xml:space="preserve"> 10 </w:t>
        </w:r>
        <w:r w:rsidRPr="00EA65EA">
          <w:rPr>
            <w:rFonts w:cs="B Nazanin" w:hint="cs"/>
            <w:sz w:val="24"/>
            <w:szCs w:val="24"/>
            <w:rtl/>
          </w:rPr>
          <w:t>سال</w:t>
        </w:r>
        <w:r w:rsidRPr="00EA65EA">
          <w:rPr>
            <w:rFonts w:cs="B Nazanin"/>
            <w:sz w:val="24"/>
            <w:szCs w:val="24"/>
            <w:rtl/>
          </w:rPr>
          <w:t xml:space="preserve"> (2006 </w:t>
        </w:r>
        <w:r w:rsidRPr="00EA65EA">
          <w:rPr>
            <w:rFonts w:cs="B Nazanin" w:hint="cs"/>
            <w:sz w:val="24"/>
            <w:szCs w:val="24"/>
            <w:rtl/>
          </w:rPr>
          <w:t>تا</w:t>
        </w:r>
        <w:r w:rsidRPr="00EA65EA">
          <w:rPr>
            <w:rFonts w:cs="B Nazanin"/>
            <w:sz w:val="24"/>
            <w:szCs w:val="24"/>
            <w:rtl/>
          </w:rPr>
          <w:t xml:space="preserve"> 2015) </w:t>
        </w:r>
        <w:r w:rsidRPr="00EA65EA">
          <w:rPr>
            <w:rFonts w:cs="B Nazanin" w:hint="cs"/>
            <w:sz w:val="24"/>
            <w:szCs w:val="24"/>
            <w:rtl/>
          </w:rPr>
          <w:t>جمع</w:t>
        </w:r>
        <w:r w:rsidRPr="00EA65EA">
          <w:rPr>
            <w:rFonts w:cs="B Nazanin"/>
            <w:sz w:val="24"/>
            <w:szCs w:val="24"/>
            <w:rtl/>
          </w:rPr>
          <w:t xml:space="preserve"> </w:t>
        </w:r>
        <w:r w:rsidRPr="00EA65EA">
          <w:rPr>
            <w:rFonts w:cs="B Nazanin" w:hint="cs"/>
            <w:sz w:val="24"/>
            <w:szCs w:val="24"/>
            <w:rtl/>
          </w:rPr>
          <w:t>آوری</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آنها</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الگوریتم‌های</w:t>
        </w:r>
        <w:r w:rsidRPr="00EA65EA">
          <w:rPr>
            <w:rFonts w:cs="B Nazanin"/>
            <w:sz w:val="24"/>
            <w:szCs w:val="24"/>
            <w:rtl/>
          </w:rPr>
          <w:t xml:space="preserve"> </w:t>
        </w:r>
        <w:r w:rsidRPr="00EA65EA">
          <w:rPr>
            <w:rFonts w:cs="B Nazanin" w:hint="cs"/>
            <w:sz w:val="24"/>
            <w:szCs w:val="24"/>
            <w:rtl/>
          </w:rPr>
          <w:t>مدل‌سازی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دریافتند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مرتبط</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برنامه‌ریزی</w:t>
        </w:r>
        <w:r w:rsidRPr="00EA65EA">
          <w:rPr>
            <w:rFonts w:cs="B Nazanin"/>
            <w:sz w:val="24"/>
            <w:szCs w:val="24"/>
            <w:rtl/>
          </w:rPr>
          <w:t xml:space="preserve"> </w:t>
        </w:r>
        <w:r w:rsidRPr="00EA65EA">
          <w:rPr>
            <w:rFonts w:cs="B Nazanin" w:hint="cs"/>
            <w:sz w:val="24"/>
            <w:szCs w:val="24"/>
            <w:rtl/>
          </w:rPr>
          <w:t>کتابخانه‌های</w:t>
        </w:r>
        <w:r w:rsidRPr="00EA65EA">
          <w:rPr>
            <w:rFonts w:cs="B Nazanin"/>
            <w:sz w:val="24"/>
            <w:szCs w:val="24"/>
            <w:rtl/>
          </w:rPr>
          <w:t xml:space="preserve"> </w:t>
        </w:r>
        <w:r w:rsidRPr="00EA65EA">
          <w:rPr>
            <w:rFonts w:cs="B Nazanin" w:hint="cs"/>
            <w:sz w:val="24"/>
            <w:szCs w:val="24"/>
            <w:rtl/>
          </w:rPr>
          <w:t>آموزشگاهی،</w:t>
        </w:r>
        <w:r w:rsidRPr="00EA65EA">
          <w:rPr>
            <w:rFonts w:cs="B Nazanin"/>
            <w:sz w:val="24"/>
            <w:szCs w:val="24"/>
            <w:rtl/>
          </w:rPr>
          <w:t xml:space="preserve"> </w:t>
        </w:r>
        <w:r w:rsidRPr="00EA65EA">
          <w:rPr>
            <w:rFonts w:cs="B Nazanin" w:hint="cs"/>
            <w:sz w:val="24"/>
            <w:szCs w:val="24"/>
            <w:rtl/>
          </w:rPr>
          <w:t>بیشترین</w:t>
        </w:r>
        <w:r w:rsidRPr="00EA65EA">
          <w:rPr>
            <w:rFonts w:cs="B Nazanin"/>
            <w:sz w:val="24"/>
            <w:szCs w:val="24"/>
            <w:rtl/>
          </w:rPr>
          <w:t xml:space="preserve"> </w:t>
        </w:r>
        <w:r w:rsidRPr="00EA65EA">
          <w:rPr>
            <w:rFonts w:cs="B Nazanin" w:hint="cs"/>
            <w:sz w:val="24"/>
            <w:szCs w:val="24"/>
            <w:rtl/>
          </w:rPr>
          <w:t>میزان</w:t>
        </w:r>
        <w:r w:rsidRPr="00EA65EA">
          <w:rPr>
            <w:rFonts w:cs="B Nazanin"/>
            <w:sz w:val="24"/>
            <w:szCs w:val="24"/>
            <w:rtl/>
          </w:rPr>
          <w:t xml:space="preserve"> </w:t>
        </w:r>
        <w:r w:rsidRPr="00EA65EA">
          <w:rPr>
            <w:rFonts w:cs="B Nazanin" w:hint="cs"/>
            <w:sz w:val="24"/>
            <w:szCs w:val="24"/>
            <w:rtl/>
          </w:rPr>
          <w:t>تحقیقات</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اختصاص</w:t>
        </w:r>
        <w:r w:rsidRPr="00EA65EA">
          <w:rPr>
            <w:rFonts w:cs="B Nazanin"/>
            <w:sz w:val="24"/>
            <w:szCs w:val="24"/>
            <w:rtl/>
          </w:rPr>
          <w:t xml:space="preserve"> </w:t>
        </w:r>
        <w:r w:rsidRPr="00EA65EA">
          <w:rPr>
            <w:rFonts w:cs="B Nazanin" w:hint="cs"/>
            <w:sz w:val="24"/>
            <w:szCs w:val="24"/>
            <w:rtl/>
          </w:rPr>
          <w:t>داده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هر</w:t>
        </w:r>
        <w:r w:rsidRPr="00EA65EA">
          <w:rPr>
            <w:rFonts w:cs="B Nazanin"/>
            <w:sz w:val="24"/>
            <w:szCs w:val="24"/>
            <w:rtl/>
          </w:rPr>
          <w:t xml:space="preserve">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علاقه</w:t>
        </w:r>
        <w:r w:rsidRPr="00EA65EA">
          <w:rPr>
            <w:rFonts w:cs="B Nazanin"/>
            <w:sz w:val="24"/>
            <w:szCs w:val="24"/>
            <w:rtl/>
          </w:rPr>
          <w:t xml:space="preserve"> </w:t>
        </w:r>
        <w:r w:rsidRPr="00EA65EA">
          <w:rPr>
            <w:rFonts w:cs="B Nazanin" w:hint="cs"/>
            <w:sz w:val="24"/>
            <w:szCs w:val="24"/>
            <w:rtl/>
          </w:rPr>
          <w:t>محسوب</w:t>
        </w:r>
        <w:r w:rsidRPr="00EA65EA">
          <w:rPr>
            <w:rFonts w:cs="B Nazanin"/>
            <w:sz w:val="24"/>
            <w:szCs w:val="24"/>
            <w:rtl/>
          </w:rPr>
          <w:t xml:space="preserve"> </w:t>
        </w:r>
        <w:r w:rsidRPr="00EA65EA">
          <w:rPr>
            <w:rFonts w:cs="B Nazanin" w:hint="cs"/>
            <w:sz w:val="24"/>
            <w:szCs w:val="24"/>
            <w:rtl/>
          </w:rPr>
          <w:t>می‌شود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سواد</w:t>
        </w:r>
        <w:r w:rsidRPr="00EA65EA">
          <w:rPr>
            <w:rFonts w:cs="B Nazanin"/>
            <w:sz w:val="24"/>
            <w:szCs w:val="24"/>
            <w:rtl/>
          </w:rPr>
          <w:t xml:space="preserve"> </w:t>
        </w:r>
        <w:r w:rsidRPr="00EA65EA">
          <w:rPr>
            <w:rFonts w:cs="B Nazanin" w:hint="cs"/>
            <w:sz w:val="24"/>
            <w:szCs w:val="24"/>
            <w:rtl/>
          </w:rPr>
          <w:t>اطلاعاتی،</w:t>
        </w:r>
        <w:r w:rsidRPr="00EA65EA">
          <w:rPr>
            <w:rFonts w:cs="B Nazanin"/>
            <w:sz w:val="24"/>
            <w:szCs w:val="24"/>
            <w:rtl/>
          </w:rPr>
          <w:t xml:space="preserve"> </w:t>
        </w:r>
        <w:r w:rsidRPr="00EA65EA">
          <w:rPr>
            <w:rFonts w:cs="B Nazanin" w:hint="cs"/>
            <w:sz w:val="24"/>
            <w:szCs w:val="24"/>
            <w:rtl/>
          </w:rPr>
          <w:t>خواندن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یادگیری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متداول</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رایج</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مجلات</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w:t>
        </w:r>
      </w:ins>
    </w:p>
    <w:p w14:paraId="5E5B84EF" w14:textId="77777777" w:rsidR="00E61291" w:rsidRPr="00EA65EA" w:rsidRDefault="00E61291" w:rsidP="00E61291">
      <w:pPr>
        <w:bidi/>
        <w:spacing w:line="276" w:lineRule="auto"/>
        <w:jc w:val="both"/>
        <w:rPr>
          <w:ins w:id="433" w:author="غزاله عرفانیان" w:date="2025-07-01T07:37:00Z" w16du:dateUtc="2025-07-01T04:07:00Z"/>
          <w:rFonts w:cs="B Nazanin"/>
          <w:sz w:val="24"/>
          <w:szCs w:val="24"/>
          <w:rtl/>
        </w:rPr>
      </w:pPr>
      <w:ins w:id="434" w:author="غزاله عرفانیان" w:date="2025-07-01T07:37:00Z" w16du:dateUtc="2025-07-01T04:07:00Z">
        <w:r w:rsidRPr="00EA65EA">
          <w:rPr>
            <w:rFonts w:cs="B Nazanin" w:hint="cs"/>
            <w:sz w:val="24"/>
            <w:szCs w:val="24"/>
            <w:rtl/>
          </w:rPr>
          <w:t>جانگ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گیو</w:t>
        </w:r>
        <w:r w:rsidRPr="00EA65EA">
          <w:rPr>
            <w:rFonts w:cs="B Nazanin"/>
            <w:sz w:val="24"/>
            <w:szCs w:val="24"/>
            <w:rtl/>
          </w:rPr>
          <w:t xml:space="preserve"> </w:t>
        </w:r>
        <w:r w:rsidRPr="00EA65EA">
          <w:rPr>
            <w:rFonts w:cs="B Nazanin" w:hint="cs"/>
            <w:sz w:val="24"/>
            <w:szCs w:val="24"/>
            <w:rtl/>
          </w:rPr>
          <w:t>لی</w:t>
        </w:r>
        <w:r w:rsidRPr="00EA65EA">
          <w:rPr>
            <w:rFonts w:cs="B Nazanin"/>
            <w:sz w:val="24"/>
            <w:szCs w:val="24"/>
            <w:rtl/>
          </w:rPr>
          <w:t xml:space="preserve"> (2020)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روندهای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lang w:bidi="fa-IR"/>
          </w:rPr>
          <w:t xml:space="preserve">علم اطلاعات با روش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کاوی</w:t>
        </w:r>
        <w:r w:rsidRPr="00EA65EA">
          <w:rPr>
            <w:rFonts w:cs="B Nazanin"/>
            <w:sz w:val="24"/>
            <w:szCs w:val="24"/>
            <w:rtl/>
          </w:rPr>
          <w:t xml:space="preserve"> </w:t>
        </w:r>
        <w:r w:rsidRPr="00EA65EA">
          <w:rPr>
            <w:rFonts w:cs="B Nazanin" w:hint="cs"/>
            <w:sz w:val="24"/>
            <w:szCs w:val="24"/>
            <w:rtl/>
          </w:rPr>
          <w:t>پرداختند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1856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استخراج</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دهه</w:t>
        </w:r>
        <w:r w:rsidRPr="00EA65EA">
          <w:rPr>
            <w:rFonts w:cs="B Nazanin"/>
            <w:sz w:val="24"/>
            <w:szCs w:val="24"/>
            <w:rtl/>
          </w:rPr>
          <w:t xml:space="preserve"> 1980 </w:t>
        </w:r>
        <w:r w:rsidRPr="00EA65EA">
          <w:rPr>
            <w:rFonts w:cs="B Nazanin" w:hint="cs"/>
            <w:sz w:val="24"/>
            <w:szCs w:val="24"/>
            <w:rtl/>
          </w:rPr>
          <w:t>تا</w:t>
        </w:r>
        <w:r w:rsidRPr="00EA65EA">
          <w:rPr>
            <w:rFonts w:cs="B Nazanin"/>
            <w:sz w:val="24"/>
            <w:szCs w:val="24"/>
            <w:rtl/>
          </w:rPr>
          <w:t xml:space="preserve"> 2010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قابل</w:t>
        </w:r>
        <w:r w:rsidRPr="00EA65EA">
          <w:rPr>
            <w:rFonts w:cs="B Nazanin"/>
            <w:sz w:val="24"/>
            <w:szCs w:val="24"/>
            <w:rtl/>
          </w:rPr>
          <w:t xml:space="preserve"> </w:t>
        </w:r>
        <w:r w:rsidRPr="00EA65EA">
          <w:rPr>
            <w:rFonts w:cs="B Nazanin" w:hint="cs"/>
            <w:sz w:val="24"/>
            <w:szCs w:val="24"/>
            <w:rtl/>
          </w:rPr>
          <w:t>توجهی</w:t>
        </w:r>
        <w:r w:rsidRPr="00EA65EA">
          <w:rPr>
            <w:rFonts w:cs="B Nazanin"/>
            <w:sz w:val="24"/>
            <w:szCs w:val="24"/>
            <w:rtl/>
          </w:rPr>
          <w:t xml:space="preserve"> </w:t>
        </w:r>
        <w:r w:rsidRPr="00EA65EA">
          <w:rPr>
            <w:rFonts w:cs="B Nazanin" w:hint="cs"/>
            <w:sz w:val="24"/>
            <w:szCs w:val="24"/>
            <w:rtl/>
          </w:rPr>
          <w:t>دست</w:t>
        </w:r>
        <w:r w:rsidRPr="00EA65EA">
          <w:rPr>
            <w:rFonts w:cs="B Nazanin"/>
            <w:sz w:val="24"/>
            <w:szCs w:val="24"/>
            <w:rtl/>
          </w:rPr>
          <w:t xml:space="preserve"> </w:t>
        </w:r>
        <w:r w:rsidRPr="00EA65EA">
          <w:rPr>
            <w:rFonts w:cs="B Nazanin" w:hint="cs"/>
            <w:sz w:val="24"/>
            <w:szCs w:val="24"/>
            <w:rtl/>
          </w:rPr>
          <w:t>یافتند</w:t>
        </w:r>
        <w:r w:rsidRPr="00EA65EA">
          <w:rPr>
            <w:rFonts w:cs="B Nazanin"/>
            <w:sz w:val="24"/>
            <w:szCs w:val="24"/>
            <w:rtl/>
          </w:rPr>
          <w:t xml:space="preserve">. </w:t>
        </w:r>
        <w:r w:rsidRPr="00EA65EA">
          <w:rPr>
            <w:rFonts w:cs="B Nazanin" w:hint="cs"/>
            <w:sz w:val="24"/>
            <w:szCs w:val="24"/>
            <w:rtl/>
          </w:rPr>
          <w:t>یافته‌های</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مقالات</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مربوط</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کاوی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دهه‌های</w:t>
        </w:r>
        <w:r w:rsidRPr="00EA65EA">
          <w:rPr>
            <w:rFonts w:cs="B Nazanin"/>
            <w:sz w:val="24"/>
            <w:szCs w:val="24"/>
            <w:rtl/>
          </w:rPr>
          <w:t xml:space="preserve"> 1980 </w:t>
        </w:r>
        <w:r w:rsidRPr="00EA65EA">
          <w:rPr>
            <w:rFonts w:cs="B Nazanin" w:hint="cs"/>
            <w:sz w:val="24"/>
            <w:szCs w:val="24"/>
            <w:rtl/>
          </w:rPr>
          <w:t>و</w:t>
        </w:r>
        <w:r w:rsidRPr="00EA65EA">
          <w:rPr>
            <w:rFonts w:cs="B Nazanin"/>
            <w:sz w:val="24"/>
            <w:szCs w:val="24"/>
            <w:rtl/>
          </w:rPr>
          <w:t xml:space="preserve"> 1990 </w:t>
        </w:r>
        <w:r w:rsidRPr="00EA65EA">
          <w:rPr>
            <w:rFonts w:cs="B Nazanin" w:hint="cs"/>
            <w:sz w:val="24"/>
            <w:szCs w:val="24"/>
            <w:rtl/>
          </w:rPr>
          <w:t>در</w:t>
        </w:r>
        <w:r w:rsidRPr="00EA65EA">
          <w:rPr>
            <w:rFonts w:cs="B Nazanin"/>
            <w:sz w:val="24"/>
            <w:szCs w:val="24"/>
            <w:rtl/>
          </w:rPr>
          <w:t xml:space="preserve"> 45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دانشگاهی،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2000 </w:t>
        </w:r>
        <w:r w:rsidRPr="00EA65EA">
          <w:rPr>
            <w:rFonts w:cs="B Nazanin" w:hint="cs"/>
            <w:sz w:val="24"/>
            <w:szCs w:val="24"/>
            <w:rtl/>
          </w:rPr>
          <w:t>در</w:t>
        </w:r>
        <w:r w:rsidRPr="00EA65EA">
          <w:rPr>
            <w:rFonts w:cs="B Nazanin"/>
            <w:sz w:val="24"/>
            <w:szCs w:val="24"/>
            <w:rtl/>
          </w:rPr>
          <w:t xml:space="preserve"> 105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دانشگاهی،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2010 </w:t>
        </w:r>
        <w:r w:rsidRPr="00EA65EA">
          <w:rPr>
            <w:rFonts w:cs="B Nazanin" w:hint="cs"/>
            <w:sz w:val="24"/>
            <w:szCs w:val="24"/>
            <w:rtl/>
          </w:rPr>
          <w:t>در</w:t>
        </w:r>
        <w:r w:rsidRPr="00EA65EA">
          <w:rPr>
            <w:rFonts w:cs="B Nazanin"/>
            <w:sz w:val="24"/>
            <w:szCs w:val="24"/>
            <w:rtl/>
          </w:rPr>
          <w:t xml:space="preserve"> 171 </w:t>
        </w:r>
        <w:r w:rsidRPr="00EA65EA">
          <w:rPr>
            <w:rFonts w:cs="B Nazanin" w:hint="cs"/>
            <w:sz w:val="24"/>
            <w:szCs w:val="24"/>
            <w:rtl/>
          </w:rPr>
          <w:t>رشته</w:t>
        </w:r>
        <w:r w:rsidRPr="00EA65EA">
          <w:rPr>
            <w:rFonts w:cs="B Nazanin"/>
            <w:sz w:val="24"/>
            <w:szCs w:val="24"/>
            <w:rtl/>
          </w:rPr>
          <w:t xml:space="preserve"> </w:t>
        </w:r>
        <w:r w:rsidRPr="00EA65EA">
          <w:rPr>
            <w:rFonts w:cs="B Nazanin" w:hint="cs"/>
            <w:sz w:val="24"/>
            <w:szCs w:val="24"/>
            <w:rtl/>
          </w:rPr>
          <w:t>منتشر</w:t>
        </w:r>
        <w:r w:rsidRPr="00EA65EA">
          <w:rPr>
            <w:rFonts w:cs="B Nazanin"/>
            <w:sz w:val="24"/>
            <w:szCs w:val="24"/>
            <w:rtl/>
          </w:rPr>
          <w:t xml:space="preserve"> </w:t>
        </w:r>
        <w:r w:rsidRPr="00EA65EA">
          <w:rPr>
            <w:rFonts w:cs="B Nazanin" w:hint="cs"/>
            <w:sz w:val="24"/>
            <w:szCs w:val="24"/>
            <w:rtl/>
          </w:rPr>
          <w:t>شده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نشانگر</w:t>
        </w:r>
        <w:r w:rsidRPr="00EA65EA">
          <w:rPr>
            <w:rFonts w:cs="B Nazanin"/>
            <w:sz w:val="24"/>
            <w:szCs w:val="24"/>
            <w:rtl/>
          </w:rPr>
          <w:t xml:space="preserve"> </w:t>
        </w:r>
        <w:r w:rsidRPr="00EA65EA">
          <w:rPr>
            <w:rFonts w:cs="B Nazanin" w:hint="cs"/>
            <w:sz w:val="24"/>
            <w:szCs w:val="24"/>
            <w:rtl/>
          </w:rPr>
          <w:t>سرعت</w:t>
        </w:r>
        <w:r w:rsidRPr="00EA65EA">
          <w:rPr>
            <w:rFonts w:cs="B Nazanin"/>
            <w:sz w:val="24"/>
            <w:szCs w:val="24"/>
            <w:rtl/>
          </w:rPr>
          <w:t xml:space="preserve"> </w:t>
        </w:r>
        <w:r w:rsidRPr="00EA65EA">
          <w:rPr>
            <w:rFonts w:cs="B Nazanin" w:hint="cs"/>
            <w:sz w:val="24"/>
            <w:szCs w:val="24"/>
            <w:rtl/>
          </w:rPr>
          <w:t>فزاینده‌ای</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کاوی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دیگر</w:t>
        </w:r>
        <w:r w:rsidRPr="00EA65EA">
          <w:rPr>
            <w:rFonts w:cs="B Nazanin"/>
            <w:sz w:val="24"/>
            <w:szCs w:val="24"/>
            <w:rtl/>
          </w:rPr>
          <w:t xml:space="preserve"> </w:t>
        </w:r>
        <w:r w:rsidRPr="00EA65EA">
          <w:rPr>
            <w:rFonts w:cs="B Nazanin" w:hint="cs"/>
            <w:sz w:val="24"/>
            <w:szCs w:val="24"/>
            <w:rtl/>
          </w:rPr>
          <w:t>یافته</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تمرکز</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کاوی</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سیستم‌های</w:t>
        </w:r>
        <w:r w:rsidRPr="00EA65EA">
          <w:rPr>
            <w:rFonts w:cs="B Nazanin"/>
            <w:sz w:val="24"/>
            <w:szCs w:val="24"/>
            <w:rtl/>
          </w:rPr>
          <w:t xml:space="preserve"> </w:t>
        </w:r>
        <w:r w:rsidRPr="00EA65EA">
          <w:rPr>
            <w:rFonts w:cs="B Nazanin" w:hint="cs"/>
            <w:sz w:val="24"/>
            <w:szCs w:val="24"/>
            <w:rtl/>
          </w:rPr>
          <w:t>اطلاعاتی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فناوری</w:t>
        </w:r>
        <w:r w:rsidRPr="00EA65EA">
          <w:rPr>
            <w:rFonts w:cs="B Nazanin"/>
            <w:sz w:val="24"/>
            <w:szCs w:val="24"/>
            <w:rtl/>
          </w:rPr>
          <w:t xml:space="preserve"> </w:t>
        </w:r>
        <w:r w:rsidRPr="00EA65EA">
          <w:rPr>
            <w:rFonts w:cs="B Nazanin" w:hint="cs"/>
            <w:sz w:val="24"/>
            <w:szCs w:val="24"/>
            <w:rtl/>
          </w:rPr>
          <w:t>سوق</w:t>
        </w:r>
        <w:r w:rsidRPr="00EA65EA">
          <w:rPr>
            <w:rFonts w:cs="B Nazanin"/>
            <w:sz w:val="24"/>
            <w:szCs w:val="24"/>
            <w:rtl/>
          </w:rPr>
          <w:t xml:space="preserve"> </w:t>
        </w:r>
        <w:r w:rsidRPr="00EA65EA">
          <w:rPr>
            <w:rFonts w:cs="B Nazanin" w:hint="cs"/>
            <w:sz w:val="24"/>
            <w:szCs w:val="24"/>
            <w:rtl/>
          </w:rPr>
          <w:t>پیدا</w:t>
        </w:r>
        <w:r w:rsidRPr="00EA65EA">
          <w:rPr>
            <w:rFonts w:cs="B Nazanin"/>
            <w:sz w:val="24"/>
            <w:szCs w:val="24"/>
            <w:rtl/>
          </w:rPr>
          <w:t xml:space="preserve"> </w:t>
        </w:r>
        <w:r w:rsidRPr="00EA65EA">
          <w:rPr>
            <w:rFonts w:cs="B Nazanin" w:hint="cs"/>
            <w:sz w:val="24"/>
            <w:szCs w:val="24"/>
            <w:rtl/>
          </w:rPr>
          <w:t>کرده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w:t>
        </w:r>
      </w:ins>
    </w:p>
    <w:p w14:paraId="7807ACD2" w14:textId="470DD246" w:rsidR="00E61291" w:rsidRPr="00EA65EA" w:rsidRDefault="00E61291" w:rsidP="00E61291">
      <w:pPr>
        <w:bidi/>
        <w:spacing w:line="276" w:lineRule="auto"/>
        <w:jc w:val="both"/>
        <w:rPr>
          <w:ins w:id="435" w:author="غزاله عرفانیان" w:date="2025-07-01T07:37:00Z" w16du:dateUtc="2025-07-01T04:07:00Z"/>
          <w:rFonts w:cs="B Nazanin"/>
          <w:sz w:val="24"/>
          <w:szCs w:val="24"/>
          <w:rtl/>
        </w:rPr>
      </w:pPr>
      <w:ins w:id="436" w:author="غزاله عرفانیان" w:date="2025-07-01T07:37:00Z" w16du:dateUtc="2025-07-01T04:07:00Z">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مطالعه‌ای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زنگول</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w:t>
        </w:r>
        <w:r w:rsidRPr="00EA65EA">
          <w:rPr>
            <w:rStyle w:val="FootnoteReference"/>
            <w:rFonts w:cs="B Nazanin"/>
            <w:sz w:val="24"/>
            <w:szCs w:val="24"/>
            <w:rtl/>
          </w:rPr>
          <w:footnoteReference w:id="16"/>
        </w:r>
        <w:r w:rsidRPr="00EA65EA">
          <w:rPr>
            <w:rFonts w:cs="B Nazanin"/>
            <w:sz w:val="24"/>
            <w:szCs w:val="24"/>
            <w:rtl/>
          </w:rPr>
          <w:t>(202</w:t>
        </w:r>
        <w:r w:rsidRPr="00EA65EA">
          <w:rPr>
            <w:rFonts w:cs="B Nazanin" w:hint="cs"/>
            <w:sz w:val="24"/>
            <w:szCs w:val="24"/>
            <w:rtl/>
          </w:rPr>
          <w:t>2</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2813 </w:t>
        </w:r>
        <w:r w:rsidRPr="00EA65EA">
          <w:rPr>
            <w:rFonts w:cs="B Nazanin" w:hint="cs"/>
            <w:sz w:val="24"/>
            <w:szCs w:val="24"/>
            <w:rtl/>
          </w:rPr>
          <w:t>چکیده</w:t>
        </w:r>
        <w:r w:rsidRPr="00EA65EA">
          <w:rPr>
            <w:rFonts w:cs="B Nazanin"/>
            <w:sz w:val="24"/>
            <w:szCs w:val="24"/>
            <w:rtl/>
          </w:rPr>
          <w:t xml:space="preserve"> </w:t>
        </w:r>
        <w:r w:rsidRPr="00EA65EA">
          <w:rPr>
            <w:rFonts w:cs="B Nazanin" w:hint="cs"/>
            <w:sz w:val="24"/>
            <w:szCs w:val="24"/>
            <w:rtl/>
          </w:rPr>
          <w:t>مقاله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6 </w:t>
        </w:r>
        <w:r w:rsidRPr="00EA65EA">
          <w:rPr>
            <w:rFonts w:cs="B Nazanin" w:hint="cs"/>
            <w:sz w:val="24"/>
            <w:szCs w:val="24"/>
            <w:rtl/>
          </w:rPr>
          <w:t>مجله</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سلامت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درمان</w:t>
        </w:r>
        <w:r w:rsidRPr="00EA65EA">
          <w:rPr>
            <w:rFonts w:cs="B Nazanin"/>
            <w:sz w:val="24"/>
            <w:szCs w:val="24"/>
            <w:rtl/>
          </w:rPr>
          <w:t xml:space="preserve"> </w:t>
        </w:r>
        <w:r w:rsidRPr="00EA65EA">
          <w:rPr>
            <w:rFonts w:cs="B Nazanin" w:hint="cs"/>
            <w:sz w:val="24"/>
            <w:szCs w:val="24"/>
            <w:rtl/>
          </w:rPr>
          <w:t>طی</w:t>
        </w:r>
        <w:r w:rsidRPr="00EA65EA">
          <w:rPr>
            <w:rFonts w:cs="B Nazanin"/>
            <w:sz w:val="24"/>
            <w:szCs w:val="24"/>
            <w:rtl/>
          </w:rPr>
          <w:t xml:space="preserve"> </w:t>
        </w:r>
        <w:r w:rsidRPr="00EA65EA">
          <w:rPr>
            <w:rFonts w:cs="B Nazanin" w:hint="cs"/>
            <w:sz w:val="24"/>
            <w:szCs w:val="24"/>
            <w:rtl/>
          </w:rPr>
          <w:t>دوره</w:t>
        </w:r>
        <w:r w:rsidRPr="00EA65EA">
          <w:rPr>
            <w:rFonts w:cs="B Nazanin"/>
            <w:sz w:val="24"/>
            <w:szCs w:val="24"/>
            <w:rtl/>
          </w:rPr>
          <w:t xml:space="preserve"> 20 </w:t>
        </w:r>
        <w:r w:rsidRPr="00EA65EA">
          <w:rPr>
            <w:rFonts w:cs="B Nazanin" w:hint="cs"/>
            <w:sz w:val="24"/>
            <w:szCs w:val="24"/>
            <w:rtl/>
          </w:rPr>
          <w:t>ساله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1998 </w:t>
        </w:r>
        <w:r w:rsidRPr="00EA65EA">
          <w:rPr>
            <w:rFonts w:cs="B Nazanin" w:hint="cs"/>
            <w:sz w:val="24"/>
            <w:szCs w:val="24"/>
            <w:rtl/>
          </w:rPr>
          <w:t>تا</w:t>
        </w:r>
        <w:r w:rsidRPr="00EA65EA">
          <w:rPr>
            <w:rFonts w:cs="B Nazanin"/>
            <w:sz w:val="24"/>
            <w:szCs w:val="24"/>
            <w:rtl/>
          </w:rPr>
          <w:t xml:space="preserve"> 2018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گرفتند</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کاوی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پردازش</w:t>
        </w:r>
        <w:r w:rsidRPr="00EA65EA">
          <w:rPr>
            <w:rFonts w:cs="B Nazanin"/>
            <w:sz w:val="24"/>
            <w:szCs w:val="24"/>
            <w:rtl/>
          </w:rPr>
          <w:t xml:space="preserve"> </w:t>
        </w:r>
        <w:r w:rsidRPr="00EA65EA">
          <w:rPr>
            <w:rFonts w:cs="B Nazanin" w:hint="cs"/>
            <w:sz w:val="24"/>
            <w:szCs w:val="24"/>
            <w:rtl/>
          </w:rPr>
          <w:t>زبان</w:t>
        </w:r>
        <w:r w:rsidRPr="00EA65EA">
          <w:rPr>
            <w:rFonts w:cs="B Nazanin"/>
            <w:sz w:val="24"/>
            <w:szCs w:val="24"/>
            <w:rtl/>
          </w:rPr>
          <w:t xml:space="preserve"> </w:t>
        </w:r>
        <w:r w:rsidRPr="00EA65EA">
          <w:rPr>
            <w:rFonts w:cs="B Nazanin" w:hint="cs"/>
            <w:sz w:val="24"/>
            <w:szCs w:val="24"/>
            <w:rtl/>
          </w:rPr>
          <w:t>طبیعی</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معنایی</w:t>
        </w:r>
        <w:r w:rsidRPr="00EA65EA">
          <w:rPr>
            <w:rFonts w:cs="B Nazanin"/>
            <w:sz w:val="24"/>
            <w:szCs w:val="24"/>
            <w:rtl/>
          </w:rPr>
          <w:t xml:space="preserve"> </w:t>
        </w:r>
        <w:r w:rsidRPr="00EA65EA">
          <w:rPr>
            <w:rFonts w:cs="B Nazanin" w:hint="cs"/>
            <w:sz w:val="24"/>
            <w:szCs w:val="24"/>
            <w:rtl/>
          </w:rPr>
          <w:t>نهفته،</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مکاتبات</w:t>
        </w:r>
        <w:r w:rsidRPr="00EA65EA">
          <w:rPr>
            <w:rFonts w:cs="B Nazanin"/>
            <w:sz w:val="24"/>
            <w:szCs w:val="24"/>
            <w:rtl/>
          </w:rPr>
          <w:t xml:space="preserve"> </w:t>
        </w:r>
        <w:r w:rsidRPr="00EA65EA">
          <w:rPr>
            <w:rFonts w:cs="B Nazanin" w:hint="cs"/>
            <w:sz w:val="24"/>
            <w:szCs w:val="24"/>
            <w:rtl/>
          </w:rPr>
          <w:t>متعدد</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شد</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جمع</w:t>
        </w:r>
        <w:r w:rsidRPr="00EA65EA">
          <w:rPr>
            <w:rFonts w:cs="B Nazanin"/>
            <w:sz w:val="24"/>
            <w:szCs w:val="24"/>
            <w:rtl/>
          </w:rPr>
          <w:t xml:space="preserve"> </w:t>
        </w:r>
        <w:r w:rsidRPr="00EA65EA">
          <w:rPr>
            <w:rFonts w:cs="B Nazanin" w:hint="cs"/>
            <w:sz w:val="24"/>
            <w:szCs w:val="24"/>
            <w:rtl/>
          </w:rPr>
          <w:t>بندی</w:t>
        </w:r>
        <w:r w:rsidRPr="00EA65EA">
          <w:rPr>
            <w:rFonts w:cs="B Nazanin"/>
            <w:sz w:val="24"/>
            <w:szCs w:val="24"/>
            <w:rtl/>
          </w:rPr>
          <w:t xml:space="preserve"> </w:t>
        </w:r>
        <w:r w:rsidRPr="00EA65EA">
          <w:rPr>
            <w:rFonts w:cs="B Nazanin" w:hint="cs"/>
            <w:sz w:val="24"/>
            <w:szCs w:val="24"/>
            <w:rtl/>
          </w:rPr>
          <w:t>زیر</w:t>
        </w:r>
        <w:r w:rsidRPr="00EA65EA">
          <w:rPr>
            <w:rFonts w:cs="B Nazanin"/>
            <w:sz w:val="24"/>
            <w:szCs w:val="24"/>
            <w:rtl/>
          </w:rPr>
          <w:t xml:space="preserve"> </w:t>
        </w:r>
        <w:r w:rsidRPr="00EA65EA">
          <w:rPr>
            <w:rFonts w:cs="B Nazanin" w:hint="cs"/>
            <w:sz w:val="24"/>
            <w:szCs w:val="24"/>
            <w:rtl/>
          </w:rPr>
          <w:t>مجموعه‌های</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مدیریت</w:t>
        </w:r>
        <w:r w:rsidRPr="00EA65EA">
          <w:rPr>
            <w:rFonts w:cs="B Nazanin"/>
            <w:sz w:val="24"/>
            <w:szCs w:val="24"/>
            <w:rtl/>
          </w:rPr>
          <w:t xml:space="preserve"> </w:t>
        </w:r>
        <w:r w:rsidRPr="00EA65EA">
          <w:rPr>
            <w:rFonts w:cs="B Nazanin" w:hint="cs"/>
            <w:sz w:val="24"/>
            <w:szCs w:val="24"/>
            <w:rtl/>
          </w:rPr>
          <w:t>مراقبت‌های</w:t>
        </w:r>
        <w:r w:rsidRPr="00EA65EA">
          <w:rPr>
            <w:rFonts w:cs="B Nazanin"/>
            <w:sz w:val="24"/>
            <w:szCs w:val="24"/>
            <w:rtl/>
          </w:rPr>
          <w:t xml:space="preserve"> </w:t>
        </w:r>
        <w:r w:rsidRPr="00EA65EA">
          <w:rPr>
            <w:rFonts w:cs="B Nazanin" w:hint="cs"/>
            <w:sz w:val="24"/>
            <w:szCs w:val="24"/>
            <w:rtl/>
          </w:rPr>
          <w:t>بهداشتی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خلاصه</w:t>
        </w:r>
        <w:r w:rsidRPr="00EA65EA">
          <w:rPr>
            <w:rFonts w:cs="B Nazanin"/>
            <w:sz w:val="24"/>
            <w:szCs w:val="24"/>
            <w:rtl/>
          </w:rPr>
          <w:t xml:space="preserve"> </w:t>
        </w:r>
        <w:r w:rsidRPr="00EA65EA">
          <w:rPr>
            <w:rFonts w:cs="B Nazanin" w:hint="cs"/>
            <w:sz w:val="24"/>
            <w:szCs w:val="24"/>
            <w:rtl/>
          </w:rPr>
          <w:t>کردن</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تکامل</w:t>
        </w:r>
        <w:r w:rsidRPr="00EA65EA">
          <w:rPr>
            <w:rFonts w:cs="B Nazanin"/>
            <w:sz w:val="24"/>
            <w:szCs w:val="24"/>
            <w:rtl/>
          </w:rPr>
          <w:t xml:space="preserve"> </w:t>
        </w:r>
        <w:r w:rsidRPr="00EA65EA">
          <w:rPr>
            <w:rFonts w:cs="B Nazanin" w:hint="cs"/>
            <w:sz w:val="24"/>
            <w:szCs w:val="24"/>
            <w:rtl/>
          </w:rPr>
          <w:t>ادبیات</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یک</w:t>
        </w:r>
        <w:r w:rsidRPr="00EA65EA">
          <w:rPr>
            <w:rFonts w:cs="B Nazanin"/>
            <w:sz w:val="24"/>
            <w:szCs w:val="24"/>
            <w:rtl/>
          </w:rPr>
          <w:t xml:space="preserve"> </w:t>
        </w:r>
        <w:r w:rsidRPr="00EA65EA">
          <w:rPr>
            <w:rFonts w:cs="B Nazanin" w:hint="cs"/>
            <w:sz w:val="24"/>
            <w:szCs w:val="24"/>
            <w:rtl/>
          </w:rPr>
          <w:t>دوره</w:t>
        </w:r>
        <w:r w:rsidRPr="00EA65EA">
          <w:rPr>
            <w:rFonts w:cs="B Nazanin"/>
            <w:sz w:val="24"/>
            <w:szCs w:val="24"/>
            <w:rtl/>
          </w:rPr>
          <w:t xml:space="preserve"> 20 </w:t>
        </w:r>
        <w:r w:rsidRPr="00EA65EA">
          <w:rPr>
            <w:rFonts w:cs="B Nazanin" w:hint="cs"/>
            <w:sz w:val="24"/>
            <w:szCs w:val="24"/>
            <w:rtl/>
          </w:rPr>
          <w:t>ساله</w:t>
        </w:r>
        <w:r w:rsidRPr="00EA65EA">
          <w:rPr>
            <w:rFonts w:cs="B Nazanin"/>
            <w:sz w:val="24"/>
            <w:szCs w:val="24"/>
            <w:rtl/>
          </w:rPr>
          <w:t xml:space="preserve"> </w:t>
        </w:r>
        <w:r w:rsidRPr="00EA65EA">
          <w:rPr>
            <w:rFonts w:cs="B Nazanin" w:hint="cs"/>
            <w:sz w:val="24"/>
            <w:szCs w:val="24"/>
            <w:rtl/>
          </w:rPr>
          <w:t>بود</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میان</w:t>
        </w:r>
        <w:r w:rsidRPr="00EA65EA">
          <w:rPr>
            <w:rFonts w:cs="B Nazanin"/>
            <w:sz w:val="24"/>
            <w:szCs w:val="24"/>
            <w:rtl/>
          </w:rPr>
          <w:t xml:space="preserve"> 8 </w:t>
        </w:r>
        <w:r w:rsidRPr="00EA65EA">
          <w:rPr>
            <w:rFonts w:cs="B Nazanin" w:hint="cs"/>
            <w:sz w:val="24"/>
            <w:szCs w:val="24"/>
            <w:rtl/>
          </w:rPr>
          <w:t>موضوع</w:t>
        </w:r>
        <w:r w:rsidRPr="00EA65EA">
          <w:rPr>
            <w:rFonts w:cs="B Nazanin"/>
            <w:sz w:val="24"/>
            <w:szCs w:val="24"/>
            <w:rtl/>
          </w:rPr>
          <w:t xml:space="preserve"> </w:t>
        </w:r>
        <w:r w:rsidRPr="00EA65EA">
          <w:rPr>
            <w:rFonts w:cs="B Nazanin" w:hint="cs"/>
            <w:sz w:val="24"/>
            <w:szCs w:val="24"/>
            <w:rtl/>
          </w:rPr>
          <w:t>مجزا،</w:t>
        </w:r>
        <w:r w:rsidRPr="00EA65EA">
          <w:rPr>
            <w:rFonts w:cs="B Nazanin"/>
            <w:sz w:val="24"/>
            <w:szCs w:val="24"/>
            <w:rtl/>
          </w:rPr>
          <w:t xml:space="preserve"> 3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یعنی</w:t>
        </w:r>
        <w:r w:rsidRPr="00EA65EA">
          <w:rPr>
            <w:rFonts w:cs="B Nazanin"/>
            <w:sz w:val="24"/>
            <w:szCs w:val="24"/>
            <w:rtl/>
          </w:rPr>
          <w:t xml:space="preserve"> </w:t>
        </w:r>
        <w:r w:rsidRPr="00EA65EA">
          <w:rPr>
            <w:rFonts w:cs="B Nazanin" w:hint="cs"/>
            <w:sz w:val="24"/>
            <w:szCs w:val="24"/>
            <w:rtl/>
          </w:rPr>
          <w:t>رهبری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تحول،</w:t>
        </w:r>
        <w:r w:rsidRPr="00EA65EA">
          <w:rPr>
            <w:rFonts w:cs="B Nazanin"/>
            <w:sz w:val="24"/>
            <w:szCs w:val="24"/>
            <w:rtl/>
          </w:rPr>
          <w:t xml:space="preserve"> </w:t>
        </w:r>
        <w:r w:rsidRPr="00EA65EA">
          <w:rPr>
            <w:rFonts w:cs="B Nazanin" w:hint="cs"/>
            <w:sz w:val="24"/>
            <w:szCs w:val="24"/>
            <w:rtl/>
          </w:rPr>
          <w:t>رفاه</w:t>
        </w:r>
        <w:r w:rsidRPr="00EA65EA">
          <w:rPr>
            <w:rFonts w:cs="B Nazanin"/>
            <w:sz w:val="24"/>
            <w:szCs w:val="24"/>
            <w:rtl/>
          </w:rPr>
          <w:t xml:space="preserve"> </w:t>
        </w:r>
        <w:r w:rsidRPr="00EA65EA">
          <w:rPr>
            <w:rFonts w:cs="B Nazanin" w:hint="cs"/>
            <w:sz w:val="24"/>
            <w:szCs w:val="24"/>
            <w:rtl/>
          </w:rPr>
          <w:t>نیروی</w:t>
        </w:r>
        <w:r w:rsidRPr="00EA65EA">
          <w:rPr>
            <w:rFonts w:cs="B Nazanin"/>
            <w:sz w:val="24"/>
            <w:szCs w:val="24"/>
            <w:rtl/>
          </w:rPr>
          <w:t xml:space="preserve"> </w:t>
        </w:r>
        <w:r w:rsidRPr="00EA65EA">
          <w:rPr>
            <w:rFonts w:cs="B Nazanin" w:hint="cs"/>
            <w:sz w:val="24"/>
            <w:szCs w:val="24"/>
            <w:rtl/>
          </w:rPr>
          <w:t>کار،</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ارائه</w:t>
        </w:r>
        <w:r w:rsidRPr="00EA65EA">
          <w:rPr>
            <w:rFonts w:cs="B Nazanin"/>
            <w:sz w:val="24"/>
            <w:szCs w:val="24"/>
            <w:rtl/>
          </w:rPr>
          <w:t xml:space="preserve"> </w:t>
        </w:r>
        <w:r w:rsidRPr="00EA65EA">
          <w:rPr>
            <w:rFonts w:cs="B Nazanin" w:hint="cs"/>
            <w:sz w:val="24"/>
            <w:szCs w:val="24"/>
            <w:rtl/>
          </w:rPr>
          <w:t>مراقبت‌های</w:t>
        </w:r>
        <w:r w:rsidRPr="00EA65EA">
          <w:rPr>
            <w:rFonts w:cs="B Nazanin"/>
            <w:sz w:val="24"/>
            <w:szCs w:val="24"/>
            <w:rtl/>
          </w:rPr>
          <w:t xml:space="preserve"> </w:t>
        </w:r>
        <w:r w:rsidRPr="00EA65EA">
          <w:rPr>
            <w:rFonts w:cs="B Nazanin" w:hint="cs"/>
            <w:sz w:val="24"/>
            <w:szCs w:val="24"/>
            <w:rtl/>
          </w:rPr>
          <w:t>پزشکی،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صعودی</w:t>
        </w:r>
        <w:r w:rsidRPr="00EA65EA">
          <w:rPr>
            <w:rFonts w:cs="B Nazanin"/>
            <w:sz w:val="24"/>
            <w:szCs w:val="24"/>
            <w:rtl/>
          </w:rPr>
          <w:t xml:space="preserve"> </w:t>
        </w:r>
        <w:r w:rsidRPr="00EA65EA">
          <w:rPr>
            <w:rFonts w:cs="B Nazanin" w:hint="cs"/>
            <w:sz w:val="24"/>
            <w:szCs w:val="24"/>
            <w:rtl/>
          </w:rPr>
          <w:t>داشته‌اند،</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حالی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عملکرد</w:t>
        </w:r>
        <w:r w:rsidRPr="00EA65EA">
          <w:rPr>
            <w:rFonts w:cs="B Nazanin"/>
            <w:sz w:val="24"/>
            <w:szCs w:val="24"/>
            <w:rtl/>
          </w:rPr>
          <w:t xml:space="preserve"> </w:t>
        </w:r>
        <w:r w:rsidRPr="00EA65EA">
          <w:rPr>
            <w:rFonts w:cs="B Nazanin" w:hint="cs"/>
            <w:sz w:val="24"/>
            <w:szCs w:val="24"/>
            <w:rtl/>
          </w:rPr>
          <w:t>سازمانی،</w:t>
        </w:r>
        <w:r w:rsidRPr="00EA65EA">
          <w:rPr>
            <w:rFonts w:cs="B Nazanin"/>
            <w:sz w:val="24"/>
            <w:szCs w:val="24"/>
            <w:rtl/>
          </w:rPr>
          <w:t xml:space="preserve"> </w:t>
        </w:r>
        <w:r w:rsidRPr="00EA65EA">
          <w:rPr>
            <w:rFonts w:cs="B Nazanin" w:hint="cs"/>
            <w:sz w:val="24"/>
            <w:szCs w:val="24"/>
            <w:rtl/>
          </w:rPr>
          <w:t>بیمارمحوری،</w:t>
        </w:r>
        <w:r w:rsidRPr="00EA65EA">
          <w:rPr>
            <w:rFonts w:cs="B Nazanin"/>
            <w:sz w:val="24"/>
            <w:szCs w:val="24"/>
            <w:rtl/>
          </w:rPr>
          <w:t xml:space="preserve"> </w:t>
        </w:r>
        <w:r w:rsidRPr="00EA65EA">
          <w:rPr>
            <w:rFonts w:cs="B Nazanin" w:hint="cs"/>
            <w:sz w:val="24"/>
            <w:szCs w:val="24"/>
            <w:rtl/>
          </w:rPr>
          <w:t>فناوری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نوآوری،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مسائل</w:t>
        </w:r>
        <w:r w:rsidRPr="00EA65EA">
          <w:rPr>
            <w:rFonts w:cs="B Nazanin"/>
            <w:sz w:val="24"/>
            <w:szCs w:val="24"/>
            <w:rtl/>
          </w:rPr>
          <w:t xml:space="preserve"> </w:t>
        </w:r>
        <w:r w:rsidRPr="00EA65EA">
          <w:rPr>
            <w:rFonts w:cs="B Nazanin" w:hint="cs"/>
            <w:sz w:val="24"/>
            <w:szCs w:val="24"/>
            <w:rtl/>
          </w:rPr>
          <w:t>مدیریتی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نگرانی‌های</w:t>
        </w:r>
        <w:r w:rsidRPr="00EA65EA">
          <w:rPr>
            <w:rFonts w:cs="B Nazanin"/>
            <w:sz w:val="24"/>
            <w:szCs w:val="24"/>
            <w:rtl/>
          </w:rPr>
          <w:t xml:space="preserve"> </w:t>
        </w:r>
        <w:r w:rsidRPr="00EA65EA">
          <w:rPr>
            <w:rFonts w:cs="B Nazanin" w:hint="cs"/>
            <w:sz w:val="24"/>
            <w:szCs w:val="24"/>
            <w:rtl/>
          </w:rPr>
          <w:t>جنسیتی،</w:t>
        </w:r>
        <w:r w:rsidRPr="00EA65EA">
          <w:rPr>
            <w:rFonts w:cs="B Nazanin"/>
            <w:sz w:val="24"/>
            <w:szCs w:val="24"/>
            <w:rtl/>
          </w:rPr>
          <w:t xml:space="preserve"> </w:t>
        </w:r>
        <w:r w:rsidRPr="00EA65EA">
          <w:rPr>
            <w:rFonts w:cs="B Nazanin" w:hint="cs"/>
            <w:sz w:val="24"/>
            <w:szCs w:val="24"/>
            <w:rtl/>
          </w:rPr>
          <w:t>روند</w:t>
        </w:r>
        <w:r w:rsidRPr="00EA65EA">
          <w:rPr>
            <w:rFonts w:cs="B Nazanin"/>
            <w:sz w:val="24"/>
            <w:szCs w:val="24"/>
            <w:rtl/>
          </w:rPr>
          <w:t xml:space="preserve"> </w:t>
        </w:r>
        <w:r w:rsidRPr="00EA65EA">
          <w:rPr>
            <w:rFonts w:cs="B Nazanin" w:hint="cs"/>
            <w:sz w:val="24"/>
            <w:szCs w:val="24"/>
            <w:rtl/>
          </w:rPr>
          <w:t>نزولی</w:t>
        </w:r>
        <w:r w:rsidRPr="00EA65EA">
          <w:rPr>
            <w:rFonts w:cs="B Nazanin"/>
            <w:sz w:val="24"/>
            <w:szCs w:val="24"/>
            <w:rtl/>
          </w:rPr>
          <w:t xml:space="preserve"> </w:t>
        </w:r>
        <w:r w:rsidRPr="00EA65EA">
          <w:rPr>
            <w:rFonts w:cs="B Nazanin" w:hint="cs"/>
            <w:sz w:val="24"/>
            <w:szCs w:val="24"/>
            <w:rtl/>
          </w:rPr>
          <w:t>داشته‌اند</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مطالعه</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مجلات</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تحقیقاتی</w:t>
        </w:r>
        <w:r w:rsidRPr="00EA65EA">
          <w:rPr>
            <w:rFonts w:cs="B Nazanin"/>
            <w:sz w:val="24"/>
            <w:szCs w:val="24"/>
            <w:rtl/>
          </w:rPr>
          <w:t xml:space="preserve"> </w:t>
        </w:r>
        <w:r w:rsidRPr="00EA65EA">
          <w:rPr>
            <w:rFonts w:cs="B Nazanin" w:hint="cs"/>
            <w:sz w:val="24"/>
            <w:szCs w:val="24"/>
            <w:rtl/>
          </w:rPr>
          <w:t>ارتباط</w:t>
        </w:r>
        <w:r w:rsidRPr="00EA65EA">
          <w:rPr>
            <w:rFonts w:cs="B Nazanin"/>
            <w:sz w:val="24"/>
            <w:szCs w:val="24"/>
            <w:rtl/>
          </w:rPr>
          <w:t xml:space="preserve"> </w:t>
        </w:r>
        <w:r w:rsidRPr="00EA65EA">
          <w:rPr>
            <w:rFonts w:cs="B Nazanin" w:hint="cs"/>
            <w:sz w:val="24"/>
            <w:szCs w:val="24"/>
            <w:rtl/>
          </w:rPr>
          <w:t>نزدیکی</w:t>
        </w:r>
        <w:r w:rsidRPr="00EA65EA">
          <w:rPr>
            <w:rFonts w:cs="B Nazanin"/>
            <w:sz w:val="24"/>
            <w:szCs w:val="24"/>
            <w:rtl/>
          </w:rPr>
          <w:t xml:space="preserve"> </w:t>
        </w:r>
        <w:r w:rsidRPr="00EA65EA">
          <w:rPr>
            <w:rFonts w:cs="B Nazanin" w:hint="cs"/>
            <w:sz w:val="24"/>
            <w:szCs w:val="24"/>
            <w:rtl/>
          </w:rPr>
          <w:t>داشته‌اند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تحقیقاتی</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تغییرات</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محیط</w:t>
        </w:r>
        <w:r w:rsidRPr="00EA65EA">
          <w:rPr>
            <w:rFonts w:cs="B Nazanin"/>
            <w:sz w:val="24"/>
            <w:szCs w:val="24"/>
            <w:rtl/>
          </w:rPr>
          <w:t xml:space="preserve"> </w:t>
        </w:r>
        <w:r w:rsidRPr="00EA65EA">
          <w:rPr>
            <w:rFonts w:cs="B Nazanin" w:hint="cs"/>
            <w:sz w:val="24"/>
            <w:szCs w:val="24"/>
            <w:rtl/>
          </w:rPr>
          <w:t>مراقبت‌های</w:t>
        </w:r>
        <w:r w:rsidRPr="00EA65EA">
          <w:rPr>
            <w:rFonts w:cs="B Nazanin"/>
            <w:sz w:val="24"/>
            <w:szCs w:val="24"/>
            <w:rtl/>
          </w:rPr>
          <w:t xml:space="preserve"> </w:t>
        </w:r>
        <w:r w:rsidRPr="00EA65EA">
          <w:rPr>
            <w:rFonts w:cs="B Nazanin" w:hint="cs"/>
            <w:sz w:val="24"/>
            <w:szCs w:val="24"/>
            <w:rtl/>
          </w:rPr>
          <w:t>بهداشتی</w:t>
        </w:r>
        <w:r w:rsidRPr="00EA65EA">
          <w:rPr>
            <w:rFonts w:cs="B Nazanin"/>
            <w:sz w:val="24"/>
            <w:szCs w:val="24"/>
            <w:rtl/>
          </w:rPr>
          <w:t xml:space="preserve"> </w:t>
        </w:r>
        <w:r w:rsidRPr="00EA65EA">
          <w:rPr>
            <w:rFonts w:cs="B Nazanin" w:hint="cs"/>
            <w:sz w:val="24"/>
            <w:szCs w:val="24"/>
            <w:rtl/>
          </w:rPr>
          <w:t>تکامل</w:t>
        </w:r>
        <w:r w:rsidRPr="00EA65EA">
          <w:rPr>
            <w:rFonts w:cs="B Nazanin"/>
            <w:sz w:val="24"/>
            <w:szCs w:val="24"/>
            <w:rtl/>
          </w:rPr>
          <w:t xml:space="preserve"> </w:t>
        </w:r>
        <w:r w:rsidRPr="00EA65EA">
          <w:rPr>
            <w:rFonts w:cs="B Nazanin" w:hint="cs"/>
            <w:sz w:val="24"/>
            <w:szCs w:val="24"/>
            <w:rtl/>
          </w:rPr>
          <w:t>یافته‌اند</w:t>
        </w:r>
        <w:r w:rsidRPr="00EA65EA">
          <w:rPr>
            <w:rFonts w:cs="B Nazanin"/>
            <w:sz w:val="24"/>
            <w:szCs w:val="24"/>
            <w:rtl/>
          </w:rPr>
          <w:t>.</w:t>
        </w:r>
        <w:r w:rsidRPr="00EA65EA">
          <w:rPr>
            <w:rFonts w:cs="B Nazanin" w:hint="cs"/>
            <w:sz w:val="24"/>
            <w:szCs w:val="24"/>
            <w:rtl/>
          </w:rPr>
          <w:t xml:space="preserve"> </w:t>
        </w:r>
      </w:ins>
    </w:p>
    <w:p w14:paraId="597DF8FC" w14:textId="77777777" w:rsidR="00E61291" w:rsidRPr="00EA65EA" w:rsidRDefault="00E61291" w:rsidP="00E61291">
      <w:pPr>
        <w:pStyle w:val="Heading2"/>
        <w:bidi/>
        <w:jc w:val="both"/>
        <w:rPr>
          <w:ins w:id="439" w:author="غزاله عرفانیان" w:date="2025-07-01T07:37:00Z" w16du:dateUtc="2025-07-01T04:07:00Z"/>
          <w:rFonts w:cs="B Nazanin"/>
          <w:b/>
          <w:bCs/>
          <w:color w:val="0D0D0D" w:themeColor="text1" w:themeTint="F2"/>
          <w:sz w:val="24"/>
          <w:szCs w:val="24"/>
          <w:rtl/>
        </w:rPr>
      </w:pPr>
      <w:ins w:id="440" w:author="غزاله عرفانیان" w:date="2025-07-01T07:37:00Z" w16du:dateUtc="2025-07-01T04:07:00Z">
        <w:r w:rsidRPr="00EA65EA">
          <w:rPr>
            <w:rFonts w:cs="B Nazanin" w:hint="cs"/>
            <w:b/>
            <w:bCs/>
            <w:color w:val="0D0D0D" w:themeColor="text1" w:themeTint="F2"/>
            <w:sz w:val="24"/>
            <w:szCs w:val="24"/>
            <w:rtl/>
          </w:rPr>
          <w:lastRenderedPageBreak/>
          <w:t>استنتاج</w:t>
        </w:r>
        <w:r w:rsidRPr="00EA65EA">
          <w:rPr>
            <w:rFonts w:cs="B Nazanin"/>
            <w:b/>
            <w:bCs/>
            <w:color w:val="0D0D0D" w:themeColor="text1" w:themeTint="F2"/>
            <w:sz w:val="24"/>
            <w:szCs w:val="24"/>
            <w:rtl/>
          </w:rPr>
          <w:t xml:space="preserve"> </w:t>
        </w:r>
        <w:r w:rsidRPr="00EA65EA">
          <w:rPr>
            <w:rFonts w:cs="B Nazanin" w:hint="cs"/>
            <w:b/>
            <w:bCs/>
            <w:color w:val="0D0D0D" w:themeColor="text1" w:themeTint="F2"/>
            <w:sz w:val="24"/>
            <w:szCs w:val="24"/>
            <w:rtl/>
          </w:rPr>
          <w:t>از</w:t>
        </w:r>
        <w:r w:rsidRPr="00EA65EA">
          <w:rPr>
            <w:rFonts w:cs="B Nazanin"/>
            <w:b/>
            <w:bCs/>
            <w:color w:val="0D0D0D" w:themeColor="text1" w:themeTint="F2"/>
            <w:sz w:val="24"/>
            <w:szCs w:val="24"/>
            <w:rtl/>
          </w:rPr>
          <w:t xml:space="preserve"> </w:t>
        </w:r>
        <w:r w:rsidRPr="00EA65EA">
          <w:rPr>
            <w:rFonts w:cs="B Nazanin" w:hint="cs"/>
            <w:b/>
            <w:bCs/>
            <w:color w:val="0D0D0D" w:themeColor="text1" w:themeTint="F2"/>
            <w:sz w:val="24"/>
            <w:szCs w:val="24"/>
            <w:rtl/>
          </w:rPr>
          <w:t>پیشینه</w:t>
        </w:r>
        <w:r w:rsidRPr="00EA65EA">
          <w:rPr>
            <w:rFonts w:cs="B Nazanin"/>
            <w:b/>
            <w:bCs/>
            <w:color w:val="0D0D0D" w:themeColor="text1" w:themeTint="F2"/>
            <w:sz w:val="24"/>
            <w:szCs w:val="24"/>
            <w:rtl/>
          </w:rPr>
          <w:t xml:space="preserve"> </w:t>
        </w:r>
        <w:r w:rsidRPr="00EA65EA">
          <w:rPr>
            <w:rFonts w:cs="B Nazanin" w:hint="cs"/>
            <w:b/>
            <w:bCs/>
            <w:color w:val="0D0D0D" w:themeColor="text1" w:themeTint="F2"/>
            <w:sz w:val="24"/>
            <w:szCs w:val="24"/>
            <w:rtl/>
          </w:rPr>
          <w:t xml:space="preserve">پژوهش </w:t>
        </w:r>
        <w:r w:rsidRPr="00EA65EA">
          <w:rPr>
            <w:rFonts w:cs="B Nazanin"/>
            <w:b/>
            <w:bCs/>
            <w:color w:val="0D0D0D" w:themeColor="text1" w:themeTint="F2"/>
            <w:sz w:val="24"/>
            <w:szCs w:val="24"/>
          </w:rPr>
          <w:t>:</w:t>
        </w:r>
      </w:ins>
    </w:p>
    <w:p w14:paraId="50C5CFC3" w14:textId="77777777" w:rsidR="00E61291" w:rsidRPr="00EA65EA" w:rsidRDefault="00E61291" w:rsidP="00E61291">
      <w:pPr>
        <w:bidi/>
        <w:spacing w:line="276" w:lineRule="auto"/>
        <w:jc w:val="both"/>
        <w:rPr>
          <w:ins w:id="441" w:author="غزاله عرفانیان" w:date="2025-07-01T07:37:00Z" w16du:dateUtc="2025-07-01T04:07:00Z"/>
          <w:rFonts w:cs="B Nazanin"/>
          <w:sz w:val="24"/>
          <w:szCs w:val="24"/>
          <w:rtl/>
        </w:rPr>
      </w:pPr>
      <w:ins w:id="442" w:author="غزاله عرفانیان" w:date="2025-07-01T07:37:00Z" w16du:dateUtc="2025-07-01T04:07:00Z">
        <w:r w:rsidRPr="00EA65EA">
          <w:rPr>
            <w:rFonts w:cs="B Nazanin" w:hint="cs"/>
            <w:sz w:val="24"/>
            <w:szCs w:val="24"/>
            <w:rtl/>
          </w:rPr>
          <w:t>همان طور که در پیشینه پژوه مشاهده کردیم در رشته علم اطلاعات و دانش شناسی پژوهشگران در منابع مختلفی مانند پایان نامه ها، مقالات ، کتابخانه های رقومی و غیره به بررسی سیر موضوعی ، طبقه بندی  متون و امثالهم با روش های متن کاوی و غیره پرداخته اند که در پژوهش های ، آزاد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منصوریان</w:t>
        </w:r>
        <w:r w:rsidRPr="00EA65EA">
          <w:rPr>
            <w:rFonts w:cs="B Nazanin"/>
            <w:sz w:val="24"/>
            <w:szCs w:val="24"/>
            <w:rtl/>
          </w:rPr>
          <w:t xml:space="preserve"> (1380)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محسن‌زاده</w:t>
        </w:r>
        <w:r w:rsidRPr="00EA65EA">
          <w:rPr>
            <w:rFonts w:cs="B Nazanin"/>
            <w:sz w:val="24"/>
            <w:szCs w:val="24"/>
            <w:rtl/>
          </w:rPr>
          <w:t xml:space="preserve"> (1381) </w:t>
        </w:r>
        <w:r w:rsidRPr="00EA65EA">
          <w:rPr>
            <w:rFonts w:cs="B Nazanin" w:hint="cs"/>
            <w:sz w:val="24"/>
            <w:szCs w:val="24"/>
            <w:rtl/>
          </w:rPr>
          <w:t>،حسن</w:t>
        </w:r>
        <w:r w:rsidRPr="00EA65EA">
          <w:rPr>
            <w:rFonts w:cs="B Nazanin"/>
            <w:sz w:val="24"/>
            <w:szCs w:val="24"/>
            <w:rtl/>
          </w:rPr>
          <w:t xml:space="preserve"> </w:t>
        </w:r>
        <w:r w:rsidRPr="00EA65EA">
          <w:rPr>
            <w:rFonts w:cs="B Nazanin" w:hint="cs"/>
            <w:sz w:val="24"/>
            <w:szCs w:val="24"/>
            <w:rtl/>
          </w:rPr>
          <w:t>زاده،</w:t>
        </w:r>
        <w:r w:rsidRPr="00EA65EA">
          <w:rPr>
            <w:rFonts w:cs="B Nazanin"/>
            <w:sz w:val="24"/>
            <w:szCs w:val="24"/>
            <w:rtl/>
          </w:rPr>
          <w:t xml:space="preserve"> </w:t>
        </w:r>
        <w:r w:rsidRPr="00EA65EA">
          <w:rPr>
            <w:rFonts w:cs="B Nazanin" w:hint="cs"/>
            <w:sz w:val="24"/>
            <w:szCs w:val="24"/>
            <w:rtl/>
          </w:rPr>
          <w:t>زندیان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احمدی</w:t>
        </w:r>
        <w:r w:rsidRPr="00EA65EA">
          <w:rPr>
            <w:rFonts w:cs="B Nazanin"/>
            <w:sz w:val="24"/>
            <w:szCs w:val="24"/>
            <w:rtl/>
          </w:rPr>
          <w:t xml:space="preserve"> (1397)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باغمحمد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(1399)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داستانی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همکارانش</w:t>
        </w:r>
        <w:r w:rsidRPr="00EA65EA">
          <w:rPr>
            <w:rFonts w:cs="B Nazanin"/>
            <w:sz w:val="24"/>
            <w:szCs w:val="24"/>
            <w:rtl/>
          </w:rPr>
          <w:t xml:space="preserve"> (1399)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جدید</w:t>
        </w:r>
        <w:r w:rsidRPr="00EA65EA">
          <w:rPr>
            <w:rFonts w:cs="B Nazanin"/>
            <w:sz w:val="24"/>
            <w:szCs w:val="24"/>
            <w:rtl/>
          </w:rPr>
          <w:t xml:space="preserve"> </w:t>
        </w:r>
        <w:r w:rsidRPr="00EA65EA">
          <w:rPr>
            <w:rFonts w:cs="B Nazanin" w:hint="cs"/>
            <w:sz w:val="24"/>
            <w:szCs w:val="24"/>
            <w:rtl/>
          </w:rPr>
          <w:t>قنادی</w:t>
        </w:r>
        <w:r w:rsidRPr="00EA65EA">
          <w:rPr>
            <w:rFonts w:cs="B Nazanin"/>
            <w:sz w:val="24"/>
            <w:szCs w:val="24"/>
            <w:rtl/>
          </w:rPr>
          <w:t xml:space="preserve"> </w:t>
        </w:r>
        <w:r w:rsidRPr="00EA65EA">
          <w:rPr>
            <w:rFonts w:cs="B Nazanin" w:hint="cs"/>
            <w:sz w:val="24"/>
            <w:szCs w:val="24"/>
            <w:rtl/>
          </w:rPr>
          <w:t>نژاد،</w:t>
        </w:r>
        <w:r w:rsidRPr="00EA65EA">
          <w:rPr>
            <w:rFonts w:cs="B Nazanin"/>
            <w:sz w:val="24"/>
            <w:szCs w:val="24"/>
            <w:rtl/>
          </w:rPr>
          <w:t xml:space="preserve"> </w:t>
        </w:r>
        <w:r w:rsidRPr="00EA65EA">
          <w:rPr>
            <w:rFonts w:cs="B Nazanin" w:hint="cs"/>
            <w:sz w:val="24"/>
            <w:szCs w:val="24"/>
            <w:rtl/>
          </w:rPr>
          <w:t>عصاره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قانع</w:t>
        </w:r>
        <w:r w:rsidRPr="00EA65EA">
          <w:rPr>
            <w:rFonts w:cs="B Nazanin"/>
            <w:sz w:val="24"/>
            <w:szCs w:val="24"/>
            <w:rtl/>
          </w:rPr>
          <w:t xml:space="preserve"> (1401)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توسط</w:t>
        </w:r>
        <w:r w:rsidRPr="00EA65EA">
          <w:rPr>
            <w:rFonts w:cs="B Nazanin"/>
            <w:sz w:val="24"/>
            <w:szCs w:val="24"/>
            <w:rtl/>
          </w:rPr>
          <w:t xml:space="preserve"> </w:t>
        </w:r>
        <w:r w:rsidRPr="00EA65EA">
          <w:rPr>
            <w:rFonts w:cs="B Nazanin" w:hint="cs"/>
            <w:sz w:val="24"/>
            <w:szCs w:val="24"/>
            <w:rtl/>
          </w:rPr>
          <w:t>عبدو</w:t>
        </w:r>
        <w:r w:rsidRPr="00EA65EA">
          <w:rPr>
            <w:rFonts w:cs="B Nazanin"/>
            <w:sz w:val="24"/>
            <w:szCs w:val="24"/>
            <w:rtl/>
          </w:rPr>
          <w:t xml:space="preserve"> </w:t>
        </w:r>
        <w:r w:rsidRPr="00EA65EA">
          <w:rPr>
            <w:rFonts w:cs="B Nazanin" w:hint="cs"/>
            <w:sz w:val="24"/>
            <w:szCs w:val="24"/>
            <w:rtl/>
          </w:rPr>
          <w:t>لایه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سال</w:t>
        </w:r>
        <w:r w:rsidRPr="00EA65EA">
          <w:rPr>
            <w:rFonts w:cs="B Nazanin"/>
            <w:sz w:val="24"/>
            <w:szCs w:val="24"/>
            <w:rtl/>
          </w:rPr>
          <w:t xml:space="preserve"> 2002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رانا</w:t>
        </w:r>
        <w:r w:rsidRPr="00EA65EA">
          <w:rPr>
            <w:rFonts w:cs="B Nazanin"/>
            <w:sz w:val="24"/>
            <w:szCs w:val="24"/>
            <w:rtl/>
          </w:rPr>
          <w:t xml:space="preserve"> </w:t>
        </w:r>
        <w:r w:rsidRPr="00EA65EA">
          <w:rPr>
            <w:rFonts w:cs="B Nazanin" w:hint="cs"/>
            <w:sz w:val="24"/>
            <w:szCs w:val="24"/>
            <w:rtl/>
          </w:rPr>
          <w:t>رشما</w:t>
        </w:r>
        <w:r w:rsidRPr="00EA65EA">
          <w:rPr>
            <w:rFonts w:cs="B Nazanin"/>
            <w:sz w:val="24"/>
            <w:szCs w:val="24"/>
            <w:rtl/>
          </w:rPr>
          <w:t xml:space="preserve"> (2011)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آبراهامز</w:t>
        </w:r>
        <w:r w:rsidRPr="00EA65EA">
          <w:rPr>
            <w:rFonts w:cs="B Nazanin"/>
            <w:sz w:val="24"/>
            <w:szCs w:val="24"/>
            <w:rtl/>
          </w:rPr>
          <w:t xml:space="preserve"> (2016) </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جو</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کاهیل</w:t>
        </w:r>
        <w:r w:rsidRPr="00EA65EA">
          <w:rPr>
            <w:rFonts w:cs="B Nazanin"/>
            <w:sz w:val="24"/>
            <w:szCs w:val="24"/>
            <w:rtl/>
          </w:rPr>
          <w:t xml:space="preserve"> (2018)</w:t>
        </w:r>
        <w:r w:rsidRPr="00EA65EA">
          <w:rPr>
            <w:rFonts w:cs="B Nazanin" w:hint="cs"/>
            <w:sz w:val="24"/>
            <w:szCs w:val="24"/>
            <w:rtl/>
          </w:rPr>
          <w:t xml:space="preserve"> دیده می شود.</w:t>
        </w:r>
      </w:ins>
    </w:p>
    <w:p w14:paraId="4FC03B1D" w14:textId="77777777" w:rsidR="00E61291" w:rsidRPr="00EA65EA" w:rsidRDefault="00E61291" w:rsidP="00E61291">
      <w:pPr>
        <w:bidi/>
        <w:spacing w:line="276" w:lineRule="auto"/>
        <w:jc w:val="both"/>
        <w:rPr>
          <w:ins w:id="443" w:author="غزاله عرفانیان" w:date="2025-07-01T07:37:00Z" w16du:dateUtc="2025-07-01T04:07:00Z"/>
          <w:rFonts w:cs="B Nazanin"/>
          <w:sz w:val="24"/>
          <w:szCs w:val="24"/>
          <w:rtl/>
        </w:rPr>
      </w:pPr>
      <w:ins w:id="444" w:author="غزاله عرفانیان" w:date="2025-07-01T07:37:00Z" w16du:dateUtc="2025-07-01T04:07:00Z">
        <w:r w:rsidRPr="00EA65EA">
          <w:rPr>
            <w:rFonts w:cs="B Nazanin" w:hint="cs"/>
            <w:sz w:val="24"/>
            <w:szCs w:val="24"/>
            <w:rtl/>
          </w:rPr>
          <w:t>بررسی پیشینه</w:t>
        </w:r>
        <w:r w:rsidRPr="00EA65EA">
          <w:rPr>
            <w:rFonts w:cs="B Nazanin"/>
            <w:sz w:val="24"/>
            <w:szCs w:val="24"/>
            <w:rtl/>
          </w:rPr>
          <w:t xml:space="preserve"> </w:t>
        </w:r>
        <w:r w:rsidRPr="00EA65EA">
          <w:rPr>
            <w:rFonts w:cs="B Nazanin" w:hint="cs"/>
            <w:sz w:val="24"/>
            <w:szCs w:val="24"/>
            <w:rtl/>
          </w:rPr>
          <w:t>همچنین 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سایر</w:t>
        </w:r>
        <w:r w:rsidRPr="00EA65EA">
          <w:rPr>
            <w:rFonts w:cs="B Nazanin"/>
            <w:sz w:val="24"/>
            <w:szCs w:val="24"/>
            <w:rtl/>
          </w:rPr>
          <w:t xml:space="preserve"> </w:t>
        </w:r>
        <w:r w:rsidRPr="00EA65EA">
          <w:rPr>
            <w:rFonts w:cs="B Nazanin" w:hint="cs"/>
            <w:sz w:val="24"/>
            <w:szCs w:val="24"/>
            <w:rtl/>
          </w:rPr>
          <w:t>حوزه‌ها و</w:t>
        </w:r>
        <w:r w:rsidRPr="00EA65EA">
          <w:rPr>
            <w:rFonts w:cs="B Nazanin"/>
            <w:sz w:val="24"/>
            <w:szCs w:val="24"/>
          </w:rPr>
          <w:t xml:space="preserve"> </w:t>
        </w:r>
        <w:r w:rsidRPr="00EA65EA">
          <w:rPr>
            <w:rFonts w:cs="B Nazanin" w:hint="cs"/>
            <w:sz w:val="24"/>
            <w:szCs w:val="24"/>
            <w:rtl/>
          </w:rPr>
          <w:t>علوم ،</w:t>
        </w:r>
        <w:r w:rsidRPr="00EA65EA">
          <w:rPr>
            <w:rFonts w:cs="B Nazanin"/>
            <w:sz w:val="24"/>
            <w:szCs w:val="24"/>
            <w:rtl/>
          </w:rPr>
          <w:t xml:space="preserve"> </w:t>
        </w:r>
        <w:r w:rsidRPr="00EA65EA">
          <w:rPr>
            <w:rFonts w:cs="B Nazanin" w:hint="cs"/>
            <w:sz w:val="24"/>
            <w:szCs w:val="24"/>
            <w:rtl/>
          </w:rPr>
          <w:t>زمینه‌ی</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جدیدی</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گونه‌ای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خارج</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کشور</w:t>
        </w:r>
        <w:r w:rsidRPr="00EA65EA">
          <w:rPr>
            <w:rFonts w:cs="B Nazanin"/>
            <w:sz w:val="24"/>
            <w:szCs w:val="24"/>
            <w:rtl/>
          </w:rPr>
          <w:t xml:space="preserve"> </w:t>
        </w:r>
        <w:r w:rsidRPr="00EA65EA">
          <w:rPr>
            <w:rFonts w:cs="B Nazanin" w:hint="cs"/>
            <w:sz w:val="24"/>
            <w:szCs w:val="24"/>
            <w:rtl/>
          </w:rPr>
          <w:t>دارای</w:t>
        </w:r>
        <w:r w:rsidRPr="00EA65EA">
          <w:rPr>
            <w:rFonts w:cs="B Nazanin"/>
            <w:sz w:val="24"/>
            <w:szCs w:val="24"/>
            <w:rtl/>
          </w:rPr>
          <w:t xml:space="preserve"> </w:t>
        </w:r>
        <w:r w:rsidRPr="00EA65EA">
          <w:rPr>
            <w:rFonts w:cs="B Nazanin" w:hint="cs"/>
            <w:sz w:val="24"/>
            <w:szCs w:val="24"/>
            <w:rtl/>
          </w:rPr>
          <w:t>سابقه‌های</w:t>
        </w:r>
        <w:r w:rsidRPr="00EA65EA">
          <w:rPr>
            <w:rFonts w:cs="B Nazanin"/>
            <w:sz w:val="24"/>
            <w:szCs w:val="24"/>
            <w:rtl/>
          </w:rPr>
          <w:t xml:space="preserve"> </w:t>
        </w:r>
        <w:r w:rsidRPr="00EA65EA">
          <w:rPr>
            <w:rFonts w:cs="B Nazanin" w:hint="cs"/>
            <w:sz w:val="24"/>
            <w:szCs w:val="24"/>
            <w:rtl/>
          </w:rPr>
          <w:t>بیشتر</w:t>
        </w:r>
        <w:r w:rsidRPr="00EA65EA">
          <w:rPr>
            <w:rFonts w:cs="B Nazanin"/>
            <w:sz w:val="24"/>
            <w:szCs w:val="24"/>
            <w:rtl/>
          </w:rPr>
          <w:t xml:space="preserve"> (</w:t>
        </w:r>
        <w:r w:rsidRPr="00EA65EA">
          <w:rPr>
            <w:rFonts w:cs="B Nazanin" w:hint="cs"/>
            <w:sz w:val="24"/>
            <w:szCs w:val="24"/>
            <w:rtl/>
          </w:rPr>
          <w:t>حدود</w:t>
        </w:r>
        <w:r w:rsidRPr="00EA65EA">
          <w:rPr>
            <w:rFonts w:cs="B Nazanin"/>
            <w:sz w:val="24"/>
            <w:szCs w:val="24"/>
            <w:rtl/>
          </w:rPr>
          <w:t xml:space="preserve"> 10 </w:t>
        </w:r>
        <w:r w:rsidRPr="00EA65EA">
          <w:rPr>
            <w:rFonts w:cs="B Nazanin" w:hint="cs"/>
            <w:sz w:val="24"/>
            <w:szCs w:val="24"/>
            <w:rtl/>
          </w:rPr>
          <w:t>سال</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ایران</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سابقه</w:t>
        </w:r>
        <w:r w:rsidRPr="00EA65EA">
          <w:rPr>
            <w:rFonts w:cs="B Nazanin"/>
            <w:sz w:val="24"/>
            <w:szCs w:val="24"/>
            <w:rtl/>
          </w:rPr>
          <w:t xml:space="preserve"> </w:t>
        </w:r>
        <w:r w:rsidRPr="00EA65EA">
          <w:rPr>
            <w:rFonts w:cs="B Nazanin" w:hint="cs"/>
            <w:sz w:val="24"/>
            <w:szCs w:val="24"/>
            <w:rtl/>
          </w:rPr>
          <w:t>کمتر</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5 </w:t>
        </w:r>
        <w:r w:rsidRPr="00EA65EA">
          <w:rPr>
            <w:rFonts w:cs="B Nazanin" w:hint="cs"/>
            <w:sz w:val="24"/>
            <w:szCs w:val="24"/>
            <w:rtl/>
          </w:rPr>
          <w:t>سال</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رو،</w:t>
        </w:r>
        <w:r w:rsidRPr="00EA65EA">
          <w:rPr>
            <w:rFonts w:cs="B Nazanin"/>
            <w:sz w:val="24"/>
            <w:szCs w:val="24"/>
            <w:rtl/>
          </w:rPr>
          <w:t xml:space="preserve"> </w:t>
        </w:r>
        <w:r w:rsidRPr="00EA65EA">
          <w:rPr>
            <w:rFonts w:cs="B Nazanin" w:hint="cs"/>
            <w:sz w:val="24"/>
            <w:szCs w:val="24"/>
            <w:rtl/>
          </w:rPr>
          <w:t>همچنان</w:t>
        </w:r>
        <w:r w:rsidRPr="00EA65EA">
          <w:rPr>
            <w:rFonts w:cs="B Nazanin"/>
            <w:sz w:val="24"/>
            <w:szCs w:val="24"/>
            <w:rtl/>
          </w:rPr>
          <w:t xml:space="preserve"> </w:t>
        </w:r>
        <w:r w:rsidRPr="00EA65EA">
          <w:rPr>
            <w:rFonts w:cs="B Nazanin" w:hint="cs"/>
            <w:sz w:val="24"/>
            <w:szCs w:val="24"/>
            <w:rtl/>
          </w:rPr>
          <w:t>می‌توان</w:t>
        </w:r>
        <w:r w:rsidRPr="00EA65EA">
          <w:rPr>
            <w:rFonts w:cs="B Nazanin"/>
            <w:sz w:val="24"/>
            <w:szCs w:val="24"/>
            <w:rtl/>
          </w:rPr>
          <w:t xml:space="preserve"> </w:t>
        </w:r>
        <w:r w:rsidRPr="00EA65EA">
          <w:rPr>
            <w:rFonts w:cs="B Nazanin" w:hint="cs"/>
            <w:sz w:val="24"/>
            <w:szCs w:val="24"/>
            <w:rtl/>
          </w:rPr>
          <w:t>با</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مطالعات</w:t>
        </w:r>
        <w:r w:rsidRPr="00EA65EA">
          <w:rPr>
            <w:rFonts w:cs="B Nazanin"/>
            <w:sz w:val="24"/>
            <w:szCs w:val="24"/>
            <w:rtl/>
          </w:rPr>
          <w:t xml:space="preserve"> </w:t>
        </w:r>
        <w:r w:rsidRPr="00EA65EA">
          <w:rPr>
            <w:rFonts w:cs="B Nazanin" w:hint="cs"/>
            <w:sz w:val="24"/>
            <w:szCs w:val="24"/>
            <w:rtl/>
          </w:rPr>
          <w:t>پژوهشی</w:t>
        </w:r>
        <w:r w:rsidRPr="00EA65EA">
          <w:rPr>
            <w:rFonts w:cs="B Nazanin"/>
            <w:sz w:val="24"/>
            <w:szCs w:val="24"/>
            <w:rtl/>
          </w:rPr>
          <w:t xml:space="preserve"> </w:t>
        </w:r>
        <w:r w:rsidRPr="00EA65EA">
          <w:rPr>
            <w:rFonts w:cs="B Nazanin" w:hint="cs"/>
            <w:sz w:val="24"/>
            <w:szCs w:val="24"/>
            <w:rtl/>
          </w:rPr>
          <w:t>جدیدی</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داد</w:t>
        </w:r>
        <w:r w:rsidRPr="00EA65EA">
          <w:rPr>
            <w:rFonts w:cs="B Nazanin"/>
            <w:sz w:val="24"/>
            <w:szCs w:val="24"/>
            <w:rtl/>
          </w:rPr>
          <w:t xml:space="preserve">. </w:t>
        </w:r>
        <w:r w:rsidRPr="00EA65EA">
          <w:rPr>
            <w:rFonts w:cs="B Nazanin" w:hint="cs"/>
            <w:sz w:val="24"/>
            <w:szCs w:val="24"/>
            <w:rtl/>
          </w:rPr>
          <w:t>همچنین</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روش‌شناسی</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می‌دهد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هانگ</w:t>
        </w:r>
        <w:r w:rsidRPr="00EA65EA">
          <w:rPr>
            <w:rFonts w:cs="B Nazanin"/>
            <w:sz w:val="24"/>
            <w:szCs w:val="24"/>
            <w:rtl/>
          </w:rPr>
          <w:t xml:space="preserve"> (2010)</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یو</w:t>
        </w:r>
        <w:r w:rsidRPr="00EA65EA">
          <w:rPr>
            <w:rFonts w:cs="B Nazanin"/>
            <w:sz w:val="24"/>
            <w:szCs w:val="24"/>
            <w:rtl/>
          </w:rPr>
          <w:t xml:space="preserve"> (2017)</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لیو</w:t>
        </w:r>
        <w:r w:rsidRPr="00EA65EA">
          <w:rPr>
            <w:rFonts w:cs="B Nazanin"/>
            <w:sz w:val="24"/>
            <w:szCs w:val="24"/>
            <w:rtl/>
          </w:rPr>
          <w:t xml:space="preserve"> (2009)</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سهرابی</w:t>
        </w:r>
        <w:r w:rsidRPr="00EA65EA">
          <w:rPr>
            <w:rFonts w:cs="B Nazanin"/>
            <w:sz w:val="24"/>
            <w:szCs w:val="24"/>
            <w:rtl/>
          </w:rPr>
          <w:t xml:space="preserve"> (1395)</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خط‌یر</w:t>
        </w:r>
        <w:r w:rsidRPr="00EA65EA">
          <w:rPr>
            <w:rFonts w:cs="B Nazanin"/>
            <w:sz w:val="24"/>
            <w:szCs w:val="24"/>
            <w:rtl/>
          </w:rPr>
          <w:t xml:space="preserve"> (1397)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شکوهیان</w:t>
        </w:r>
        <w:r w:rsidRPr="00EA65EA">
          <w:rPr>
            <w:rFonts w:cs="B Nazanin"/>
            <w:sz w:val="24"/>
            <w:szCs w:val="24"/>
            <w:rtl/>
          </w:rPr>
          <w:t xml:space="preserve"> (1398)</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رویکرد</w:t>
        </w:r>
        <w:r w:rsidRPr="00EA65EA">
          <w:rPr>
            <w:rFonts w:cs="B Nazanin"/>
            <w:sz w:val="24"/>
            <w:szCs w:val="24"/>
            <w:rtl/>
          </w:rPr>
          <w:t xml:space="preserve"> </w:t>
        </w:r>
        <w:r w:rsidRPr="00EA65EA">
          <w:rPr>
            <w:rFonts w:cs="B Nazanin" w:hint="cs"/>
            <w:sz w:val="24"/>
            <w:szCs w:val="24"/>
            <w:rtl/>
          </w:rPr>
          <w:t>تجزیه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متن</w:t>
        </w:r>
        <w:r w:rsidRPr="00EA65EA">
          <w:rPr>
            <w:rFonts w:cs="B Nazanin"/>
            <w:sz w:val="24"/>
            <w:szCs w:val="24"/>
            <w:rtl/>
          </w:rPr>
          <w:t xml:space="preserve"> </w:t>
        </w:r>
        <w:r w:rsidRPr="00EA65EA">
          <w:rPr>
            <w:rFonts w:cs="B Nazanin" w:hint="cs"/>
            <w:sz w:val="24"/>
            <w:szCs w:val="24"/>
            <w:rtl/>
          </w:rPr>
          <w:t>کامل</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همراه</w:t>
        </w:r>
        <w:r w:rsidRPr="00EA65EA">
          <w:rPr>
            <w:rFonts w:cs="B Nazanin"/>
            <w:sz w:val="24"/>
            <w:szCs w:val="24"/>
            <w:rtl/>
          </w:rPr>
          <w:t xml:space="preserve"> </w:t>
        </w:r>
        <w:r w:rsidRPr="00EA65EA">
          <w:rPr>
            <w:rFonts w:cs="B Nazanin" w:hint="cs"/>
            <w:sz w:val="24"/>
            <w:szCs w:val="24"/>
            <w:rtl/>
          </w:rPr>
          <w:t>روش‌های</w:t>
        </w:r>
        <w:r w:rsidRPr="00EA65EA">
          <w:rPr>
            <w:rFonts w:cs="B Nazanin"/>
            <w:sz w:val="24"/>
            <w:szCs w:val="24"/>
            <w:rtl/>
          </w:rPr>
          <w:t xml:space="preserve"> </w:t>
        </w:r>
        <w:r w:rsidRPr="00EA65EA">
          <w:rPr>
            <w:rFonts w:cs="B Nazanin" w:hint="cs"/>
            <w:sz w:val="24"/>
            <w:szCs w:val="24"/>
            <w:rtl/>
          </w:rPr>
          <w:t>کتاب‌سنجی</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استفاده</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گرفته</w:t>
        </w:r>
        <w:r w:rsidRPr="00EA65EA">
          <w:rPr>
            <w:rFonts w:cs="B Nazanin"/>
            <w:sz w:val="24"/>
            <w:szCs w:val="24"/>
            <w:rtl/>
          </w:rPr>
          <w:t xml:space="preserve"> </w:t>
        </w:r>
        <w:r w:rsidRPr="00EA65EA">
          <w:rPr>
            <w:rFonts w:cs="B Nazanin" w:hint="cs"/>
            <w:sz w:val="24"/>
            <w:szCs w:val="24"/>
            <w:rtl/>
          </w:rPr>
          <w:t>است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برخی</w:t>
        </w:r>
        <w:r w:rsidRPr="00EA65EA">
          <w:rPr>
            <w:rFonts w:cs="B Nazanin"/>
            <w:sz w:val="24"/>
            <w:szCs w:val="24"/>
            <w:rtl/>
          </w:rPr>
          <w:t xml:space="preserve"> </w:t>
        </w:r>
        <w:r w:rsidRPr="00EA65EA">
          <w:rPr>
            <w:rFonts w:cs="B Nazanin" w:hint="cs"/>
            <w:sz w:val="24"/>
            <w:szCs w:val="24"/>
            <w:rtl/>
          </w:rPr>
          <w:t>دیگر</w:t>
        </w:r>
        <w:r w:rsidRPr="00EA65EA">
          <w:rPr>
            <w:rFonts w:cs="B Nazanin"/>
            <w:sz w:val="24"/>
            <w:szCs w:val="24"/>
            <w:rtl/>
          </w:rPr>
          <w:t xml:space="preserve"> </w:t>
        </w:r>
        <w:r w:rsidRPr="00EA65EA">
          <w:rPr>
            <w:rFonts w:cs="B Nazanin" w:hint="cs"/>
            <w:sz w:val="24"/>
            <w:szCs w:val="24"/>
            <w:rtl/>
          </w:rPr>
          <w:t>مانند</w:t>
        </w:r>
        <w:r w:rsidRPr="00EA65EA">
          <w:rPr>
            <w:rFonts w:cs="B Nazanin"/>
            <w:sz w:val="24"/>
            <w:szCs w:val="24"/>
            <w:rtl/>
          </w:rPr>
          <w:t xml:space="preserve"> </w:t>
        </w:r>
        <w:r w:rsidRPr="00EA65EA">
          <w:rPr>
            <w:rFonts w:cs="B Nazanin" w:hint="cs"/>
            <w:sz w:val="24"/>
            <w:szCs w:val="24"/>
            <w:rtl/>
          </w:rPr>
          <w:t>جانگ</w:t>
        </w:r>
        <w:r w:rsidRPr="00EA65EA">
          <w:rPr>
            <w:rFonts w:cs="B Nazanin"/>
            <w:sz w:val="24"/>
            <w:szCs w:val="24"/>
            <w:rtl/>
          </w:rPr>
          <w:t xml:space="preserve"> (2020)</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کشاورزیان</w:t>
        </w:r>
        <w:r w:rsidRPr="00EA65EA">
          <w:rPr>
            <w:rFonts w:cs="B Nazanin"/>
            <w:sz w:val="24"/>
            <w:szCs w:val="24"/>
            <w:rtl/>
          </w:rPr>
          <w:t xml:space="preserve"> (1396)</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رئیسی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انانی</w:t>
        </w:r>
        <w:r w:rsidRPr="00EA65EA">
          <w:rPr>
            <w:rFonts w:cs="B Nazanin"/>
            <w:sz w:val="24"/>
            <w:szCs w:val="24"/>
            <w:rtl/>
          </w:rPr>
          <w:t xml:space="preserve"> (1397)</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حسن‌زاده</w:t>
        </w:r>
        <w:r w:rsidRPr="00EA65EA">
          <w:rPr>
            <w:rFonts w:cs="B Nazanin"/>
            <w:sz w:val="24"/>
            <w:szCs w:val="24"/>
            <w:rtl/>
          </w:rPr>
          <w:t xml:space="preserve"> (1397)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دهدشتی</w:t>
        </w:r>
        <w:r w:rsidRPr="00EA65EA">
          <w:rPr>
            <w:rFonts w:cs="B Nazanin"/>
            <w:sz w:val="24"/>
            <w:szCs w:val="24"/>
            <w:rtl/>
          </w:rPr>
          <w:t xml:space="preserve"> (1398)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فنون</w:t>
        </w:r>
        <w:r w:rsidRPr="00EA65EA">
          <w:rPr>
            <w:rFonts w:cs="B Nazanin"/>
            <w:sz w:val="24"/>
            <w:szCs w:val="24"/>
            <w:rtl/>
          </w:rPr>
          <w:t xml:space="preserve"> </w:t>
        </w:r>
        <w:r w:rsidRPr="00EA65EA">
          <w:rPr>
            <w:rFonts w:cs="B Nazanin" w:hint="cs"/>
            <w:sz w:val="24"/>
            <w:szCs w:val="24"/>
            <w:rtl/>
          </w:rPr>
          <w:t>آن</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تنهایی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طور</w:t>
        </w:r>
        <w:r w:rsidRPr="00EA65EA">
          <w:rPr>
            <w:rFonts w:cs="B Nazanin"/>
            <w:sz w:val="24"/>
            <w:szCs w:val="24"/>
            <w:rtl/>
          </w:rPr>
          <w:t xml:space="preserve"> </w:t>
        </w:r>
        <w:r w:rsidRPr="00EA65EA">
          <w:rPr>
            <w:rFonts w:cs="B Nazanin" w:hint="cs"/>
            <w:sz w:val="24"/>
            <w:szCs w:val="24"/>
            <w:rtl/>
          </w:rPr>
          <w:t>مستقل</w:t>
        </w:r>
        <w:r w:rsidRPr="00EA65EA">
          <w:rPr>
            <w:rFonts w:cs="B Nazanin"/>
            <w:sz w:val="24"/>
            <w:szCs w:val="24"/>
            <w:rtl/>
          </w:rPr>
          <w:t xml:space="preserve"> </w:t>
        </w:r>
        <w:r w:rsidRPr="00EA65EA">
          <w:rPr>
            <w:rFonts w:cs="B Nazanin" w:hint="cs"/>
            <w:sz w:val="24"/>
            <w:szCs w:val="24"/>
            <w:rtl/>
          </w:rPr>
          <w:t>بهره‌گرفته‌اند</w:t>
        </w:r>
        <w:r w:rsidRPr="00EA65EA">
          <w:rPr>
            <w:rFonts w:cs="B Nazanin"/>
            <w:sz w:val="24"/>
            <w:szCs w:val="24"/>
            <w:rtl/>
          </w:rPr>
          <w:t xml:space="preserve">. </w:t>
        </w:r>
        <w:r w:rsidRPr="00EA65EA">
          <w:rPr>
            <w:rFonts w:cs="B Nazanin" w:hint="cs"/>
            <w:sz w:val="24"/>
            <w:szCs w:val="24"/>
            <w:rtl/>
          </w:rPr>
          <w:t>البته</w:t>
        </w:r>
        <w:r w:rsidRPr="00EA65EA">
          <w:rPr>
            <w:rFonts w:cs="B Nazanin"/>
            <w:sz w:val="24"/>
            <w:szCs w:val="24"/>
            <w:rtl/>
          </w:rPr>
          <w:t xml:space="preserve"> </w:t>
        </w:r>
        <w:r w:rsidRPr="00EA65EA">
          <w:rPr>
            <w:rFonts w:cs="B Nazanin" w:hint="cs"/>
            <w:sz w:val="24"/>
            <w:szCs w:val="24"/>
            <w:rtl/>
          </w:rPr>
          <w:t>پژوهش‌های</w:t>
        </w:r>
        <w:r w:rsidRPr="00EA65EA">
          <w:rPr>
            <w:rFonts w:cs="B Nazanin"/>
            <w:sz w:val="24"/>
            <w:szCs w:val="24"/>
            <w:rtl/>
          </w:rPr>
          <w:t xml:space="preserve"> </w:t>
        </w:r>
        <w:r w:rsidRPr="00EA65EA">
          <w:rPr>
            <w:rFonts w:cs="B Nazanin" w:hint="cs"/>
            <w:sz w:val="24"/>
            <w:szCs w:val="24"/>
            <w:rtl/>
          </w:rPr>
          <w:t>کوفوگیاناکیس</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همکاران</w:t>
        </w:r>
        <w:r w:rsidRPr="00EA65EA">
          <w:rPr>
            <w:rFonts w:cs="B Nazanin"/>
            <w:sz w:val="24"/>
            <w:szCs w:val="24"/>
            <w:rtl/>
          </w:rPr>
          <w:t xml:space="preserve"> (2004)</w:t>
        </w:r>
        <w:r w:rsidRPr="00EA65EA">
          <w:rPr>
            <w:rFonts w:cs="B Nazanin" w:hint="cs"/>
            <w:sz w:val="24"/>
            <w:szCs w:val="24"/>
            <w:rtl/>
          </w:rPr>
          <w:t>،</w:t>
        </w:r>
        <w:r w:rsidRPr="00EA65EA">
          <w:rPr>
            <w:rFonts w:cs="B Nazanin"/>
            <w:sz w:val="24"/>
            <w:szCs w:val="24"/>
            <w:rtl/>
          </w:rPr>
          <w:t xml:space="preserve"> </w:t>
        </w:r>
        <w:r w:rsidRPr="00EA65EA">
          <w:rPr>
            <w:rFonts w:cs="B Nazanin" w:hint="cs"/>
            <w:sz w:val="24"/>
            <w:szCs w:val="24"/>
            <w:rtl/>
          </w:rPr>
          <w:t>سهرابی،</w:t>
        </w:r>
        <w:r w:rsidRPr="00EA65EA">
          <w:rPr>
            <w:rFonts w:cs="B Nazanin"/>
            <w:sz w:val="24"/>
            <w:szCs w:val="24"/>
            <w:rtl/>
          </w:rPr>
          <w:t xml:space="preserve"> </w:t>
        </w:r>
        <w:r w:rsidRPr="00EA65EA">
          <w:rPr>
            <w:rFonts w:cs="B Nazanin" w:hint="cs"/>
            <w:sz w:val="24"/>
            <w:szCs w:val="24"/>
            <w:rtl/>
          </w:rPr>
          <w:t>حسن‌زاده</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دهدشتی</w:t>
        </w:r>
        <w:r w:rsidRPr="00EA65EA">
          <w:rPr>
            <w:rFonts w:cs="B Nazanin"/>
            <w:sz w:val="24"/>
            <w:szCs w:val="24"/>
            <w:rtl/>
          </w:rPr>
          <w:t xml:space="preserve"> </w:t>
        </w:r>
        <w:r w:rsidRPr="00EA65EA">
          <w:rPr>
            <w:rFonts w:cs="B Nazanin" w:hint="cs"/>
            <w:sz w:val="24"/>
            <w:szCs w:val="24"/>
            <w:rtl/>
          </w:rPr>
          <w:t>نشان</w:t>
        </w:r>
        <w:r w:rsidRPr="00EA65EA">
          <w:rPr>
            <w:rFonts w:cs="B Nazanin"/>
            <w:sz w:val="24"/>
            <w:szCs w:val="24"/>
            <w:rtl/>
          </w:rPr>
          <w:t xml:space="preserve"> </w:t>
        </w:r>
        <w:r w:rsidRPr="00EA65EA">
          <w:rPr>
            <w:rFonts w:cs="B Nazanin" w:hint="cs"/>
            <w:sz w:val="24"/>
            <w:szCs w:val="24"/>
            <w:rtl/>
          </w:rPr>
          <w:t>دادند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آنها</w:t>
        </w:r>
        <w:r w:rsidRPr="00EA65EA">
          <w:rPr>
            <w:rFonts w:cs="B Nazanin"/>
            <w:sz w:val="24"/>
            <w:szCs w:val="24"/>
            <w:rtl/>
          </w:rPr>
          <w:t xml:space="preserve"> </w:t>
        </w:r>
        <w:r w:rsidRPr="00EA65EA">
          <w:rPr>
            <w:rFonts w:cs="B Nazanin" w:hint="cs"/>
            <w:sz w:val="24"/>
            <w:szCs w:val="24"/>
            <w:rtl/>
          </w:rPr>
          <w:t>از</w:t>
        </w:r>
        <w:r w:rsidRPr="00EA65EA">
          <w:rPr>
            <w:rFonts w:cs="B Nazanin"/>
            <w:sz w:val="24"/>
            <w:szCs w:val="24"/>
            <w:rtl/>
          </w:rPr>
          <w:t xml:space="preserve"> </w:t>
        </w:r>
        <w:r w:rsidRPr="00EA65EA">
          <w:rPr>
            <w:rFonts w:cs="B Nazanin" w:hint="cs"/>
            <w:sz w:val="24"/>
            <w:szCs w:val="24"/>
            <w:rtl/>
          </w:rPr>
          <w:t>میان</w:t>
        </w:r>
        <w:r w:rsidRPr="00EA65EA">
          <w:rPr>
            <w:rFonts w:cs="B Nazanin"/>
            <w:sz w:val="24"/>
            <w:szCs w:val="24"/>
            <w:rtl/>
          </w:rPr>
          <w:t xml:space="preserve"> </w:t>
        </w:r>
        <w:r w:rsidRPr="00EA65EA">
          <w:rPr>
            <w:rFonts w:cs="B Nazanin" w:hint="cs"/>
            <w:sz w:val="24"/>
            <w:szCs w:val="24"/>
            <w:rtl/>
          </w:rPr>
          <w:t>انواع</w:t>
        </w:r>
        <w:r w:rsidRPr="00EA65EA">
          <w:rPr>
            <w:rFonts w:cs="B Nazanin"/>
            <w:sz w:val="24"/>
            <w:szCs w:val="24"/>
            <w:rtl/>
          </w:rPr>
          <w:t xml:space="preserve"> </w:t>
        </w:r>
        <w:r w:rsidRPr="00EA65EA">
          <w:rPr>
            <w:rFonts w:cs="B Nazanin" w:hint="cs"/>
            <w:sz w:val="24"/>
            <w:szCs w:val="24"/>
            <w:rtl/>
          </w:rPr>
          <w:t>فنون</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محتوا</w:t>
        </w:r>
        <w:r w:rsidRPr="00EA65EA">
          <w:rPr>
            <w:rFonts w:cs="B Nazanin"/>
            <w:sz w:val="24"/>
            <w:szCs w:val="24"/>
            <w:rtl/>
          </w:rPr>
          <w:t xml:space="preserve"> </w:t>
        </w:r>
        <w:r w:rsidRPr="00EA65EA">
          <w:rPr>
            <w:rFonts w:cs="B Nazanin" w:hint="cs"/>
            <w:sz w:val="24"/>
            <w:szCs w:val="24"/>
            <w:rtl/>
          </w:rPr>
          <w:t>را</w:t>
        </w:r>
        <w:r w:rsidRPr="00EA65EA">
          <w:rPr>
            <w:rFonts w:cs="B Nazanin"/>
            <w:sz w:val="24"/>
            <w:szCs w:val="24"/>
            <w:rtl/>
          </w:rPr>
          <w:t xml:space="preserve"> </w:t>
        </w:r>
        <w:r w:rsidRPr="00EA65EA">
          <w:rPr>
            <w:rFonts w:cs="B Nazanin" w:hint="cs"/>
            <w:sz w:val="24"/>
            <w:szCs w:val="24"/>
            <w:rtl/>
          </w:rPr>
          <w:t>روشی</w:t>
        </w:r>
        <w:r w:rsidRPr="00EA65EA">
          <w:rPr>
            <w:rFonts w:cs="B Nazanin"/>
            <w:sz w:val="24"/>
            <w:szCs w:val="24"/>
            <w:rtl/>
          </w:rPr>
          <w:t xml:space="preserve"> </w:t>
        </w:r>
        <w:r w:rsidRPr="00EA65EA">
          <w:rPr>
            <w:rFonts w:cs="B Nazanin" w:hint="cs"/>
            <w:sz w:val="24"/>
            <w:szCs w:val="24"/>
            <w:rtl/>
          </w:rPr>
          <w:t>مناسب</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خود</w:t>
        </w:r>
        <w:r w:rsidRPr="00EA65EA">
          <w:rPr>
            <w:rFonts w:cs="B Nazanin"/>
            <w:sz w:val="24"/>
            <w:szCs w:val="24"/>
            <w:rtl/>
          </w:rPr>
          <w:t xml:space="preserve"> </w:t>
        </w:r>
        <w:r w:rsidRPr="00EA65EA">
          <w:rPr>
            <w:rFonts w:cs="B Nazanin" w:hint="cs"/>
            <w:sz w:val="24"/>
            <w:szCs w:val="24"/>
            <w:rtl/>
          </w:rPr>
          <w:t>دانستند</w:t>
        </w:r>
        <w:r w:rsidRPr="00EA65EA">
          <w:rPr>
            <w:rFonts w:cs="B Nazanin"/>
            <w:sz w:val="24"/>
            <w:szCs w:val="24"/>
            <w:rtl/>
          </w:rPr>
          <w:t>.</w:t>
        </w:r>
      </w:ins>
    </w:p>
    <w:p w14:paraId="1CA8A81F" w14:textId="77777777" w:rsidR="00E61291" w:rsidRPr="00EA65EA" w:rsidRDefault="00E61291" w:rsidP="00E61291">
      <w:pPr>
        <w:bidi/>
        <w:spacing w:line="276" w:lineRule="auto"/>
        <w:jc w:val="both"/>
        <w:rPr>
          <w:ins w:id="445" w:author="غزاله عرفانیان" w:date="2025-07-01T07:37:00Z" w16du:dateUtc="2025-07-01T04:07:00Z"/>
          <w:rFonts w:cs="B Nazanin"/>
          <w:sz w:val="24"/>
          <w:szCs w:val="24"/>
          <w:rtl/>
        </w:rPr>
      </w:pPr>
      <w:ins w:id="446" w:author="غزاله عرفانیان" w:date="2025-07-01T07:37:00Z" w16du:dateUtc="2025-07-01T04:07:00Z">
        <w:r w:rsidRPr="00EA65EA">
          <w:rPr>
            <w:rFonts w:cs="B Nazanin" w:hint="cs"/>
            <w:sz w:val="24"/>
            <w:szCs w:val="24"/>
            <w:rtl/>
          </w:rPr>
          <w:t>مرور</w:t>
        </w:r>
        <w:r w:rsidRPr="00EA65EA">
          <w:rPr>
            <w:rFonts w:cs="B Nazanin"/>
            <w:sz w:val="24"/>
            <w:szCs w:val="24"/>
            <w:rtl/>
          </w:rPr>
          <w:t xml:space="preserve"> </w:t>
        </w:r>
        <w:r w:rsidRPr="00EA65EA">
          <w:rPr>
            <w:rFonts w:cs="B Nazanin" w:hint="cs"/>
            <w:sz w:val="24"/>
            <w:szCs w:val="24"/>
            <w:rtl/>
          </w:rPr>
          <w:t>پیشینه</w:t>
        </w:r>
        <w:r w:rsidRPr="00EA65EA">
          <w:rPr>
            <w:rFonts w:cs="B Nazanin"/>
            <w:sz w:val="24"/>
            <w:szCs w:val="24"/>
            <w:rtl/>
          </w:rPr>
          <w:t xml:space="preserve"> </w:t>
        </w:r>
        <w:r w:rsidRPr="00EA65EA">
          <w:rPr>
            <w:rFonts w:cs="B Nazanin" w:hint="cs"/>
            <w:sz w:val="24"/>
            <w:szCs w:val="24"/>
            <w:rtl/>
          </w:rPr>
          <w:t>نشان دهنده‌ی</w:t>
        </w:r>
        <w:r w:rsidRPr="00EA65EA">
          <w:rPr>
            <w:rFonts w:cs="B Nazanin"/>
            <w:sz w:val="24"/>
            <w:szCs w:val="24"/>
            <w:rtl/>
          </w:rPr>
          <w:t xml:space="preserve"> </w:t>
        </w:r>
        <w:r w:rsidRPr="00EA65EA">
          <w:rPr>
            <w:rFonts w:cs="B Nazanin" w:hint="cs"/>
            <w:sz w:val="24"/>
            <w:szCs w:val="24"/>
            <w:rtl/>
          </w:rPr>
          <w:t>اهمیت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ضرورت</w:t>
        </w:r>
        <w:r w:rsidRPr="00EA65EA">
          <w:rPr>
            <w:rFonts w:cs="B Nazanin"/>
            <w:sz w:val="24"/>
            <w:szCs w:val="24"/>
            <w:rtl/>
          </w:rPr>
          <w:t xml:space="preserve"> </w:t>
        </w:r>
        <w:r w:rsidRPr="00EA65EA">
          <w:rPr>
            <w:rFonts w:cs="B Nazanin" w:hint="cs"/>
            <w:sz w:val="24"/>
            <w:szCs w:val="24"/>
            <w:rtl/>
          </w:rPr>
          <w:t>انجام</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دسته بندی موضوعی پایان نامه ها و رساله های رشته علم اطلاعات و دانش شناسی به منظور شناسایی موضوعات داغ و موضوعات بین رشته ای و عدم هدر رفت زمان و هزینه دانشگاه و دانشجویان به دلیل انجام پژوهش های تکراری</w:t>
        </w:r>
        <w:r w:rsidRPr="00EA65EA">
          <w:rPr>
            <w:rFonts w:cs="B Nazanin"/>
            <w:sz w:val="24"/>
            <w:szCs w:val="24"/>
            <w:rtl/>
          </w:rPr>
          <w:t xml:space="preserve"> </w:t>
        </w:r>
        <w:r w:rsidRPr="00EA65EA">
          <w:rPr>
            <w:rFonts w:cs="B Nazanin" w:hint="cs"/>
            <w:sz w:val="24"/>
            <w:szCs w:val="24"/>
            <w:rtl/>
          </w:rPr>
          <w:t xml:space="preserve"> می باشد که با</w:t>
        </w:r>
        <w:r w:rsidRPr="00EA65EA">
          <w:rPr>
            <w:rFonts w:cs="B Nazanin"/>
            <w:sz w:val="24"/>
            <w:szCs w:val="24"/>
            <w:rtl/>
          </w:rPr>
          <w:t xml:space="preserve"> </w:t>
        </w:r>
        <w:r w:rsidRPr="00EA65EA">
          <w:rPr>
            <w:rFonts w:cs="B Nazanin" w:hint="cs"/>
            <w:sz w:val="24"/>
            <w:szCs w:val="24"/>
            <w:rtl/>
          </w:rPr>
          <w:t>روش</w:t>
        </w:r>
        <w:r w:rsidRPr="00EA65EA">
          <w:rPr>
            <w:rFonts w:cs="B Nazanin"/>
            <w:sz w:val="24"/>
            <w:szCs w:val="24"/>
            <w:rtl/>
          </w:rPr>
          <w:t xml:space="preserve"> </w:t>
        </w:r>
        <w:r w:rsidRPr="00EA65EA">
          <w:rPr>
            <w:rFonts w:cs="B Nazanin" w:hint="cs"/>
            <w:sz w:val="24"/>
            <w:szCs w:val="24"/>
            <w:rtl/>
          </w:rPr>
          <w:t>متن‌کاوی</w:t>
        </w:r>
        <w:r w:rsidRPr="00EA65EA">
          <w:rPr>
            <w:rFonts w:cs="B Nazanin"/>
            <w:sz w:val="24"/>
            <w:szCs w:val="24"/>
            <w:rtl/>
          </w:rPr>
          <w:t xml:space="preserve"> </w:t>
        </w:r>
        <w:r w:rsidRPr="00EA65EA">
          <w:rPr>
            <w:rFonts w:cs="B Nazanin" w:hint="cs"/>
            <w:sz w:val="24"/>
            <w:szCs w:val="24"/>
            <w:rtl/>
          </w:rPr>
          <w:t>پیاده سازی می شود،که روشی سریع و دقیق و البته جامع و به روز است؛</w:t>
        </w:r>
        <w:r w:rsidRPr="00EA65EA">
          <w:rPr>
            <w:rFonts w:cs="B Nazanin"/>
            <w:sz w:val="24"/>
            <w:szCs w:val="24"/>
            <w:rtl/>
          </w:rPr>
          <w:t xml:space="preserve"> </w:t>
        </w:r>
        <w:r w:rsidRPr="00EA65EA">
          <w:rPr>
            <w:rFonts w:cs="B Nazanin" w:hint="cs"/>
            <w:sz w:val="24"/>
            <w:szCs w:val="24"/>
            <w:rtl/>
          </w:rPr>
          <w:t>انتظار</w:t>
        </w:r>
        <w:r w:rsidRPr="00EA65EA">
          <w:rPr>
            <w:rFonts w:cs="B Nazanin"/>
            <w:sz w:val="24"/>
            <w:szCs w:val="24"/>
            <w:rtl/>
          </w:rPr>
          <w:t xml:space="preserve"> </w:t>
        </w:r>
        <w:r w:rsidRPr="00EA65EA">
          <w:rPr>
            <w:rFonts w:cs="B Nazanin" w:hint="cs"/>
            <w:sz w:val="24"/>
            <w:szCs w:val="24"/>
            <w:rtl/>
          </w:rPr>
          <w:t>می‌رود</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نتایج</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دانشجویان،</w:t>
        </w:r>
        <w:r w:rsidRPr="00EA65EA">
          <w:rPr>
            <w:rFonts w:cs="B Nazanin"/>
            <w:sz w:val="24"/>
            <w:szCs w:val="24"/>
            <w:rtl/>
          </w:rPr>
          <w:t xml:space="preserve"> </w:t>
        </w:r>
        <w:r w:rsidRPr="00EA65EA">
          <w:rPr>
            <w:rFonts w:cs="B Nazanin" w:hint="cs"/>
            <w:sz w:val="24"/>
            <w:szCs w:val="24"/>
            <w:rtl/>
          </w:rPr>
          <w:t>اعضای</w:t>
        </w:r>
        <w:r w:rsidRPr="00EA65EA">
          <w:rPr>
            <w:rFonts w:cs="B Nazanin"/>
            <w:sz w:val="24"/>
            <w:szCs w:val="24"/>
            <w:rtl/>
          </w:rPr>
          <w:t xml:space="preserve"> </w:t>
        </w:r>
        <w:r w:rsidRPr="00EA65EA">
          <w:rPr>
            <w:rFonts w:cs="B Nazanin" w:hint="cs"/>
            <w:sz w:val="24"/>
            <w:szCs w:val="24"/>
            <w:rtl/>
          </w:rPr>
          <w:t>هیئت</w:t>
        </w:r>
        <w:r w:rsidRPr="00EA65EA">
          <w:rPr>
            <w:rFonts w:cs="B Nazanin"/>
            <w:sz w:val="24"/>
            <w:szCs w:val="24"/>
            <w:rtl/>
          </w:rPr>
          <w:t xml:space="preserve"> </w:t>
        </w:r>
        <w:r w:rsidRPr="00EA65EA">
          <w:rPr>
            <w:rFonts w:cs="B Nazanin" w:hint="cs"/>
            <w:sz w:val="24"/>
            <w:szCs w:val="24"/>
            <w:rtl/>
          </w:rPr>
          <w:t>علمی،</w:t>
        </w:r>
        <w:r w:rsidRPr="00EA65EA">
          <w:rPr>
            <w:rFonts w:cs="B Nazanin"/>
            <w:sz w:val="24"/>
            <w:szCs w:val="24"/>
            <w:rtl/>
          </w:rPr>
          <w:t xml:space="preserve"> </w:t>
        </w:r>
        <w:r w:rsidRPr="00EA65EA">
          <w:rPr>
            <w:rFonts w:cs="B Nazanin" w:hint="cs"/>
            <w:sz w:val="24"/>
            <w:szCs w:val="24"/>
            <w:rtl/>
          </w:rPr>
          <w:t>کتابداران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پژوهشگران</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مناسب</w:t>
        </w:r>
        <w:r w:rsidRPr="00EA65EA">
          <w:rPr>
            <w:rFonts w:cs="B Nazanin"/>
            <w:sz w:val="24"/>
            <w:szCs w:val="24"/>
            <w:rtl/>
          </w:rPr>
          <w:t xml:space="preserve"> </w:t>
        </w:r>
        <w:r w:rsidRPr="00EA65EA">
          <w:rPr>
            <w:rFonts w:cs="B Nazanin" w:hint="cs"/>
            <w:sz w:val="24"/>
            <w:szCs w:val="24"/>
            <w:rtl/>
          </w:rPr>
          <w:t>باشد</w:t>
        </w:r>
        <w:r w:rsidRPr="00EA65EA">
          <w:rPr>
            <w:rFonts w:cs="B Nazanin"/>
            <w:sz w:val="24"/>
            <w:szCs w:val="24"/>
            <w:rtl/>
          </w:rPr>
          <w:t>.</w:t>
        </w:r>
      </w:ins>
    </w:p>
    <w:p w14:paraId="66F8CD10" w14:textId="77777777" w:rsidR="00C33B45" w:rsidRPr="002303A8" w:rsidRDefault="00C33B45" w:rsidP="00C33B45">
      <w:pPr>
        <w:bidi/>
        <w:ind w:left="360"/>
        <w:jc w:val="both"/>
        <w:rPr>
          <w:ins w:id="447" w:author="غزاله عرفانیان" w:date="2025-07-14T12:44:00Z" w16du:dateUtc="2025-07-14T09:14:00Z"/>
          <w:rFonts w:cs="B Nazanin"/>
          <w:b/>
          <w:bCs/>
          <w:sz w:val="28"/>
          <w:szCs w:val="28"/>
          <w:rtl/>
        </w:rPr>
      </w:pPr>
      <w:ins w:id="448" w:author="غزاله عرفانیان" w:date="2025-07-14T12:44:00Z" w16du:dateUtc="2025-07-14T09:14:00Z">
        <w:r w:rsidRPr="002303A8">
          <w:rPr>
            <w:rFonts w:cs="B Nazanin" w:hint="cs"/>
            <w:b/>
            <w:bCs/>
            <w:sz w:val="28"/>
            <w:szCs w:val="28"/>
            <w:rtl/>
          </w:rPr>
          <w:t xml:space="preserve">اهمیت و ضرورت : </w:t>
        </w:r>
      </w:ins>
    </w:p>
    <w:p w14:paraId="71DFDD97" w14:textId="77777777" w:rsidR="00C33B45" w:rsidRPr="002303A8" w:rsidRDefault="00C33B45" w:rsidP="00C33B45">
      <w:pPr>
        <w:bidi/>
        <w:ind w:left="360"/>
        <w:jc w:val="both"/>
        <w:rPr>
          <w:ins w:id="449" w:author="غزاله عرفانیان" w:date="2025-07-14T12:44:00Z" w16du:dateUtc="2025-07-14T09:14:00Z"/>
          <w:rFonts w:cs="B Nazanin"/>
          <w:sz w:val="24"/>
          <w:szCs w:val="24"/>
          <w:rtl/>
        </w:rPr>
      </w:pPr>
      <w:ins w:id="450" w:author="غزاله عرفانیان" w:date="2025-07-14T12:44:00Z" w16du:dateUtc="2025-07-14T09:14:00Z">
        <w:r w:rsidRPr="002303A8">
          <w:rPr>
            <w:rFonts w:cs="B Nazanin"/>
            <w:sz w:val="24"/>
            <w:szCs w:val="24"/>
            <w:rtl/>
          </w:rPr>
          <w:t>تحلیل روندهای موضوعی و طبقه‌بندی پایان‌نامه‌ها در رشته علم اطلاعات و دانش‌شناسی، ابزاری راهبردی برای شناسایی الگوهای پژوهشی، موضوعات داغ، و حوزه‌های مغفول محسوب می‌شود. این فرآیند، ضمن سازمان‌دهی و مستندسازی دانش تولیدشده در این رشته، به پژوهشگران کمک می‌کند از تکرار مطالعات گذشته پرهیز کرده و به‌سوی تحقیقات نوآورانه و مسئله‌محور گام بردارند. با بررسی تغییرات در علایق پژوهشی طی زمان، می‌توان تصویری روشن از تحولات گذشته به دست آورد و مسیرهای آینده رشته را پیش‌بینی کرد (لی و هال، 201</w:t>
        </w:r>
        <w:r w:rsidRPr="002303A8">
          <w:rPr>
            <w:rFonts w:cs="B Nazanin" w:hint="cs"/>
            <w:sz w:val="24"/>
            <w:szCs w:val="24"/>
            <w:rtl/>
          </w:rPr>
          <w:t>6</w:t>
        </w:r>
        <w:r w:rsidRPr="002303A8">
          <w:rPr>
            <w:rFonts w:cs="B Nazanin"/>
            <w:sz w:val="24"/>
            <w:szCs w:val="24"/>
            <w:rtl/>
          </w:rPr>
          <w:t>)</w:t>
        </w:r>
        <w:r w:rsidRPr="002303A8">
          <w:rPr>
            <w:rFonts w:cs="B Nazanin"/>
            <w:sz w:val="24"/>
            <w:szCs w:val="24"/>
          </w:rPr>
          <w:t>.</w:t>
        </w:r>
        <w:r w:rsidRPr="002303A8">
          <w:rPr>
            <w:rFonts w:cs="B Nazanin" w:hint="cs"/>
            <w:sz w:val="24"/>
            <w:szCs w:val="24"/>
            <w:rtl/>
          </w:rPr>
          <w:t xml:space="preserve"> </w:t>
        </w:r>
        <w:r w:rsidRPr="002303A8">
          <w:rPr>
            <w:rFonts w:cs="B Nazanin"/>
            <w:sz w:val="24"/>
            <w:szCs w:val="24"/>
            <w:rtl/>
          </w:rPr>
          <w:t xml:space="preserve">علاوه بر این، طبقه‌بندی موضوعی نقش مهمی در برنامه‌ریزی راهبردی در سطح دانشگاهی دارد. سیاست‌گذاران علمی و مدیران آموزشی می‌توانند با تکیه بر یافته‌های حاصل از این تحلیل‌ها، منابع و بودجه‌های پژوهشی را به‌صورت هدفمندتر تخصیص دهند، شکاف‌های پژوهشی را شناسایی کرده و برای طراحی سرفصل‌های درسی و دوره‌های آموزشی جدید متناسب با نیازهای روز اقدام کنند. همچنین، تحلیل روندهای موضوعی می‌تواند زمینه‌ساز گسترش مطالعات بین‌رشته‌ای باشد و نقش مهمی در ارتقای کیفیت بازیابی اطلاعات و ارائه خدمات علمی و اطلاعاتی </w:t>
        </w:r>
        <w:r w:rsidRPr="002303A8">
          <w:rPr>
            <w:rFonts w:cs="B Nazanin"/>
            <w:sz w:val="24"/>
            <w:szCs w:val="24"/>
            <w:rtl/>
          </w:rPr>
          <w:lastRenderedPageBreak/>
          <w:t>ایفا کند. این نوع مطالعات نه‌تنها به انتخاب آگاهانه‌تر موضوعات توسط پژوهشگران کمک می‌کند، بلکه به هدایت پژوهش‌ها به سمت نیازها و چالش‌های واقعی جامعه یاری می‌رساند</w:t>
        </w:r>
        <w:r w:rsidRPr="002303A8">
          <w:rPr>
            <w:rFonts w:cs="B Nazanin" w:hint="cs"/>
            <w:sz w:val="24"/>
            <w:szCs w:val="24"/>
            <w:rtl/>
          </w:rPr>
          <w:t xml:space="preserve"> (</w:t>
        </w:r>
        <w:r w:rsidRPr="002303A8">
          <w:rPr>
            <w:rFonts w:cs="B Nazanin"/>
            <w:sz w:val="24"/>
            <w:szCs w:val="24"/>
            <w:rtl/>
          </w:rPr>
          <w:t xml:space="preserve"> ژانگ و دیفو، 2019)</w:t>
        </w:r>
        <w:r w:rsidRPr="002303A8">
          <w:rPr>
            <w:rFonts w:cs="B Nazanin"/>
            <w:sz w:val="24"/>
            <w:szCs w:val="24"/>
          </w:rPr>
          <w:t>.</w:t>
        </w:r>
      </w:ins>
    </w:p>
    <w:p w14:paraId="3444D095" w14:textId="77777777" w:rsidR="00C33B45" w:rsidRPr="002303A8" w:rsidRDefault="00C33B45" w:rsidP="00C33B45">
      <w:pPr>
        <w:bidi/>
        <w:ind w:left="360"/>
        <w:jc w:val="both"/>
        <w:rPr>
          <w:ins w:id="451" w:author="غزاله عرفانیان" w:date="2025-07-14T12:44:00Z" w16du:dateUtc="2025-07-14T09:14:00Z"/>
          <w:rFonts w:cs="B Nazanin"/>
          <w:sz w:val="24"/>
          <w:szCs w:val="24"/>
        </w:rPr>
      </w:pPr>
      <w:ins w:id="452" w:author="غزاله عرفانیان" w:date="2025-07-14T12:44:00Z" w16du:dateUtc="2025-07-14T09:14:00Z">
        <w:r w:rsidRPr="002303A8">
          <w:rPr>
            <w:rFonts w:cs="B Nazanin" w:hint="cs"/>
            <w:sz w:val="24"/>
            <w:szCs w:val="24"/>
            <w:rtl/>
          </w:rPr>
          <w:t>بر این اساس</w:t>
        </w:r>
        <w:r w:rsidRPr="002303A8">
          <w:rPr>
            <w:rFonts w:cs="B Nazanin"/>
            <w:sz w:val="24"/>
            <w:szCs w:val="24"/>
            <w:rtl/>
          </w:rPr>
          <w:t>، اهمیت</w:t>
        </w:r>
        <w:r w:rsidRPr="002303A8">
          <w:rPr>
            <w:rFonts w:cs="B Nazanin" w:hint="cs"/>
            <w:sz w:val="24"/>
            <w:szCs w:val="24"/>
            <w:rtl/>
          </w:rPr>
          <w:t xml:space="preserve"> عملی </w:t>
        </w:r>
        <w:r w:rsidRPr="002303A8">
          <w:rPr>
            <w:rFonts w:cs="B Nazanin"/>
            <w:sz w:val="24"/>
            <w:szCs w:val="24"/>
            <w:rtl/>
          </w:rPr>
          <w:t xml:space="preserve"> این </w:t>
        </w:r>
        <w:r w:rsidRPr="002303A8">
          <w:rPr>
            <w:rFonts w:cs="B Nazanin" w:hint="cs"/>
            <w:sz w:val="24"/>
            <w:szCs w:val="24"/>
            <w:rtl/>
          </w:rPr>
          <w:t>دست از</w:t>
        </w:r>
        <w:r w:rsidRPr="002303A8">
          <w:rPr>
            <w:rFonts w:cs="B Nazanin"/>
            <w:sz w:val="24"/>
            <w:szCs w:val="24"/>
            <w:rtl/>
          </w:rPr>
          <w:t xml:space="preserve"> پژوهش‌ها </w:t>
        </w:r>
        <w:r w:rsidRPr="002303A8">
          <w:rPr>
            <w:rFonts w:cs="B Nazanin" w:hint="cs"/>
            <w:sz w:val="24"/>
            <w:szCs w:val="24"/>
            <w:rtl/>
          </w:rPr>
          <w:t xml:space="preserve">در هر حوزه علمی از جمله علم اطلاعات و دانش شناسی </w:t>
        </w:r>
        <w:r w:rsidRPr="002303A8">
          <w:rPr>
            <w:rFonts w:cs="B Nazanin"/>
            <w:sz w:val="24"/>
            <w:szCs w:val="24"/>
            <w:rtl/>
          </w:rPr>
          <w:t>در تأمین دسترسی به اطلاعات کلیدی، تقویت همکاری‌های علمی، بهبود تصمیم‌گیری در سطح سیاست‌گذاری و ارتقای کیفیت پژوهش‌های آتی نهفته است. چنین تحلیل‌هایی، فراتر از سازمان‌دهی ساده داده‌ها، به‌عنوان ابزاری برای پیشبرد دانش و مدیریت بهتر منابع علمی در سطوح مختلف عمل می‌کنند</w:t>
        </w:r>
        <w:r w:rsidRPr="002303A8">
          <w:rPr>
            <w:rFonts w:cs="B Nazanin"/>
            <w:sz w:val="24"/>
            <w:szCs w:val="24"/>
          </w:rPr>
          <w:t>.</w:t>
        </w:r>
      </w:ins>
    </w:p>
    <w:p w14:paraId="4F02BF2B" w14:textId="77777777" w:rsidR="00C33B45" w:rsidRPr="002303A8" w:rsidRDefault="00C33B45" w:rsidP="00C33B45">
      <w:pPr>
        <w:bidi/>
        <w:ind w:left="360"/>
        <w:jc w:val="both"/>
        <w:rPr>
          <w:ins w:id="453" w:author="غزاله عرفانیان" w:date="2025-07-14T12:44:00Z" w16du:dateUtc="2025-07-14T09:14:00Z"/>
          <w:rFonts w:cs="B Nazanin"/>
          <w:sz w:val="24"/>
          <w:szCs w:val="24"/>
          <w:rtl/>
        </w:rPr>
      </w:pPr>
      <w:ins w:id="454" w:author="غزاله عرفانیان" w:date="2025-07-14T12:44:00Z" w16du:dateUtc="2025-07-14T09:14:00Z">
        <w:r w:rsidRPr="002303A8">
          <w:rPr>
            <w:rFonts w:cs="B Nazanin" w:hint="cs"/>
            <w:sz w:val="24"/>
            <w:szCs w:val="24"/>
            <w:rtl/>
            <w:lang w:bidi="fa-IR"/>
          </w:rPr>
          <w:t>با</w:t>
        </w:r>
        <w:r w:rsidRPr="002303A8">
          <w:rPr>
            <w:rFonts w:cs="B Nazanin"/>
            <w:sz w:val="24"/>
            <w:szCs w:val="24"/>
            <w:rtl/>
            <w:lang w:bidi="fa-IR"/>
          </w:rPr>
          <w:t xml:space="preserve"> </w:t>
        </w:r>
        <w:r w:rsidRPr="002303A8">
          <w:rPr>
            <w:rFonts w:cs="B Nazanin" w:hint="cs"/>
            <w:sz w:val="24"/>
            <w:szCs w:val="24"/>
            <w:rtl/>
            <w:lang w:bidi="fa-IR"/>
          </w:rPr>
          <w:t>توجه</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شرایط</w:t>
        </w:r>
        <w:r w:rsidRPr="002303A8">
          <w:rPr>
            <w:rFonts w:cs="B Nazanin"/>
            <w:sz w:val="24"/>
            <w:szCs w:val="24"/>
            <w:rtl/>
            <w:lang w:bidi="fa-IR"/>
          </w:rPr>
          <w:t xml:space="preserve"> </w:t>
        </w:r>
        <w:r w:rsidRPr="002303A8">
          <w:rPr>
            <w:rFonts w:cs="B Nazanin" w:hint="cs"/>
            <w:sz w:val="24"/>
            <w:szCs w:val="24"/>
            <w:rtl/>
            <w:lang w:bidi="fa-IR"/>
          </w:rPr>
          <w:t>مختلف</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هر</w:t>
        </w:r>
        <w:r w:rsidRPr="002303A8">
          <w:rPr>
            <w:rFonts w:cs="B Nazanin"/>
            <w:sz w:val="24"/>
            <w:szCs w:val="24"/>
            <w:rtl/>
            <w:lang w:bidi="fa-IR"/>
          </w:rPr>
          <w:t xml:space="preserve"> </w:t>
        </w:r>
        <w:r w:rsidRPr="002303A8">
          <w:rPr>
            <w:rFonts w:cs="B Nazanin" w:hint="cs"/>
            <w:sz w:val="24"/>
            <w:szCs w:val="24"/>
            <w:rtl/>
            <w:lang w:bidi="fa-IR"/>
          </w:rPr>
          <w:t>دوره</w:t>
        </w:r>
        <w:r w:rsidRPr="002303A8">
          <w:rPr>
            <w:rFonts w:cs="B Nazanin"/>
            <w:sz w:val="24"/>
            <w:szCs w:val="24"/>
            <w:rtl/>
            <w:lang w:bidi="fa-IR"/>
          </w:rPr>
          <w:t xml:space="preserve"> </w:t>
        </w:r>
        <w:r w:rsidRPr="002303A8">
          <w:rPr>
            <w:rFonts w:cs="B Nazanin" w:hint="cs"/>
            <w:sz w:val="24"/>
            <w:szCs w:val="24"/>
            <w:rtl/>
            <w:lang w:bidi="fa-IR"/>
          </w:rPr>
          <w:t>زمانی،</w:t>
        </w:r>
        <w:r w:rsidRPr="002303A8">
          <w:rPr>
            <w:rFonts w:cs="B Nazanin"/>
            <w:sz w:val="24"/>
            <w:szCs w:val="24"/>
            <w:rtl/>
            <w:lang w:bidi="fa-IR"/>
          </w:rPr>
          <w:t xml:space="preserve"> </w:t>
        </w:r>
        <w:r w:rsidRPr="002303A8">
          <w:rPr>
            <w:rFonts w:cs="B Nazanin" w:hint="cs"/>
            <w:sz w:val="24"/>
            <w:szCs w:val="24"/>
            <w:rtl/>
            <w:lang w:bidi="fa-IR"/>
          </w:rPr>
          <w:t>گرایش‌های</w:t>
        </w:r>
        <w:r w:rsidRPr="002303A8">
          <w:rPr>
            <w:rFonts w:cs="B Nazanin"/>
            <w:sz w:val="24"/>
            <w:szCs w:val="24"/>
            <w:rtl/>
            <w:lang w:bidi="fa-IR"/>
          </w:rPr>
          <w:t xml:space="preserve"> </w:t>
        </w:r>
        <w:r w:rsidRPr="002303A8">
          <w:rPr>
            <w:rFonts w:cs="B Nazanin" w:hint="cs"/>
            <w:sz w:val="24"/>
            <w:szCs w:val="24"/>
            <w:rtl/>
            <w:lang w:bidi="fa-IR"/>
          </w:rPr>
          <w:t>پژوهشی</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رشته</w:t>
        </w:r>
        <w:r w:rsidRPr="002303A8">
          <w:rPr>
            <w:rFonts w:cs="B Nazanin"/>
            <w:sz w:val="24"/>
            <w:szCs w:val="24"/>
            <w:rtl/>
            <w:lang w:bidi="fa-IR"/>
          </w:rPr>
          <w:t xml:space="preserve"> </w:t>
        </w:r>
        <w:r w:rsidRPr="002303A8">
          <w:rPr>
            <w:rFonts w:cs="B Nazanin" w:hint="cs"/>
            <w:sz w:val="24"/>
            <w:szCs w:val="24"/>
            <w:rtl/>
            <w:lang w:bidi="fa-IR"/>
          </w:rPr>
          <w:t>علم</w:t>
        </w:r>
        <w:r w:rsidRPr="002303A8">
          <w:rPr>
            <w:rFonts w:cs="B Nazanin"/>
            <w:sz w:val="24"/>
            <w:szCs w:val="24"/>
            <w:rtl/>
            <w:lang w:bidi="fa-IR"/>
          </w:rPr>
          <w:t xml:space="preserve"> </w:t>
        </w:r>
        <w:r w:rsidRPr="002303A8">
          <w:rPr>
            <w:rFonts w:cs="B Nazanin" w:hint="cs"/>
            <w:sz w:val="24"/>
            <w:szCs w:val="24"/>
            <w:rtl/>
            <w:lang w:bidi="fa-IR"/>
          </w:rPr>
          <w:t>اطلاعات</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دانش‌شناسی</w:t>
        </w:r>
        <w:r w:rsidRPr="002303A8">
          <w:rPr>
            <w:rFonts w:cs="B Nazanin"/>
            <w:sz w:val="24"/>
            <w:szCs w:val="24"/>
            <w:rtl/>
            <w:lang w:bidi="fa-IR"/>
          </w:rPr>
          <w:t xml:space="preserve"> </w:t>
        </w:r>
        <w:r w:rsidRPr="002303A8">
          <w:rPr>
            <w:rFonts w:cs="B Nazanin" w:hint="cs"/>
            <w:sz w:val="24"/>
            <w:szCs w:val="24"/>
            <w:rtl/>
            <w:lang w:bidi="fa-IR"/>
          </w:rPr>
          <w:t>تغییر</w:t>
        </w:r>
        <w:r w:rsidRPr="002303A8">
          <w:rPr>
            <w:rFonts w:cs="B Nazanin"/>
            <w:sz w:val="24"/>
            <w:szCs w:val="24"/>
            <w:rtl/>
            <w:lang w:bidi="fa-IR"/>
          </w:rPr>
          <w:t xml:space="preserve"> </w:t>
        </w:r>
        <w:r w:rsidRPr="002303A8">
          <w:rPr>
            <w:rFonts w:cs="B Nazanin" w:hint="cs"/>
            <w:sz w:val="24"/>
            <w:szCs w:val="24"/>
            <w:rtl/>
            <w:lang w:bidi="fa-IR"/>
          </w:rPr>
          <w:t>کرده‌اند</w:t>
        </w:r>
        <w:r w:rsidRPr="002303A8">
          <w:rPr>
            <w:rFonts w:cs="B Nazanin"/>
            <w:sz w:val="24"/>
            <w:szCs w:val="24"/>
            <w:rtl/>
            <w:lang w:bidi="fa-IR"/>
          </w:rPr>
          <w:t xml:space="preserve">. </w:t>
        </w:r>
        <w:r w:rsidRPr="002303A8">
          <w:rPr>
            <w:rFonts w:cs="B Nazanin" w:hint="cs"/>
            <w:sz w:val="24"/>
            <w:szCs w:val="24"/>
            <w:rtl/>
            <w:lang w:bidi="fa-IR"/>
          </w:rPr>
          <w:t>بررسی</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گرایش‌های</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پژوهش‌های</w:t>
        </w:r>
        <w:r w:rsidRPr="002303A8">
          <w:rPr>
            <w:rFonts w:cs="B Nazanin"/>
            <w:sz w:val="24"/>
            <w:szCs w:val="24"/>
            <w:rtl/>
            <w:lang w:bidi="fa-IR"/>
          </w:rPr>
          <w:t xml:space="preserve"> </w:t>
        </w:r>
        <w:r w:rsidRPr="002303A8">
          <w:rPr>
            <w:rFonts w:cs="B Nazanin" w:hint="cs"/>
            <w:sz w:val="24"/>
            <w:szCs w:val="24"/>
            <w:rtl/>
            <w:lang w:bidi="fa-IR"/>
          </w:rPr>
          <w:t>انجام‌شده،</w:t>
        </w:r>
        <w:r w:rsidRPr="002303A8">
          <w:rPr>
            <w:rFonts w:cs="B Nazanin"/>
            <w:sz w:val="24"/>
            <w:szCs w:val="24"/>
            <w:rtl/>
            <w:lang w:bidi="fa-IR"/>
          </w:rPr>
          <w:t xml:space="preserve"> </w:t>
        </w:r>
        <w:r w:rsidRPr="002303A8">
          <w:rPr>
            <w:rFonts w:cs="B Nazanin" w:hint="cs"/>
            <w:sz w:val="24"/>
            <w:szCs w:val="24"/>
            <w:rtl/>
            <w:lang w:bidi="fa-IR"/>
          </w:rPr>
          <w:t>نشان‌دهنده</w:t>
        </w:r>
        <w:r w:rsidRPr="002303A8">
          <w:rPr>
            <w:rFonts w:cs="B Nazanin"/>
            <w:sz w:val="24"/>
            <w:szCs w:val="24"/>
            <w:rtl/>
            <w:lang w:bidi="fa-IR"/>
          </w:rPr>
          <w:t xml:space="preserve"> </w:t>
        </w:r>
        <w:r w:rsidRPr="002303A8">
          <w:rPr>
            <w:rFonts w:cs="B Nazanin" w:hint="cs"/>
            <w:sz w:val="24"/>
            <w:szCs w:val="24"/>
            <w:rtl/>
            <w:lang w:bidi="fa-IR"/>
          </w:rPr>
          <w:t>پراکندگی</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پژوهش‌ها</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بازه‌های</w:t>
        </w:r>
        <w:r w:rsidRPr="002303A8">
          <w:rPr>
            <w:rFonts w:cs="B Nazanin"/>
            <w:sz w:val="24"/>
            <w:szCs w:val="24"/>
            <w:rtl/>
            <w:lang w:bidi="fa-IR"/>
          </w:rPr>
          <w:t xml:space="preserve"> </w:t>
        </w:r>
        <w:r w:rsidRPr="002303A8">
          <w:rPr>
            <w:rFonts w:cs="B Nazanin" w:hint="cs"/>
            <w:sz w:val="24"/>
            <w:szCs w:val="24"/>
            <w:rtl/>
            <w:lang w:bidi="fa-IR"/>
          </w:rPr>
          <w:t>زمانی</w:t>
        </w:r>
        <w:r w:rsidRPr="002303A8">
          <w:rPr>
            <w:rFonts w:cs="B Nazanin"/>
            <w:sz w:val="24"/>
            <w:szCs w:val="24"/>
            <w:rtl/>
            <w:lang w:bidi="fa-IR"/>
          </w:rPr>
          <w:t xml:space="preserve"> </w:t>
        </w:r>
        <w:r w:rsidRPr="002303A8">
          <w:rPr>
            <w:rFonts w:cs="B Nazanin" w:hint="cs"/>
            <w:sz w:val="24"/>
            <w:szCs w:val="24"/>
            <w:rtl/>
            <w:lang w:bidi="fa-IR"/>
          </w:rPr>
          <w:t>مختلف</w:t>
        </w:r>
        <w:r w:rsidRPr="002303A8">
          <w:rPr>
            <w:rFonts w:cs="B Nazanin"/>
            <w:sz w:val="24"/>
            <w:szCs w:val="24"/>
            <w:rtl/>
            <w:lang w:bidi="fa-IR"/>
          </w:rPr>
          <w:t xml:space="preserve"> </w:t>
        </w:r>
        <w:r w:rsidRPr="002303A8">
          <w:rPr>
            <w:rFonts w:cs="B Nazanin" w:hint="cs"/>
            <w:sz w:val="24"/>
            <w:szCs w:val="24"/>
            <w:rtl/>
            <w:lang w:bidi="fa-IR"/>
          </w:rPr>
          <w:t>بوده</w:t>
        </w:r>
        <w:r w:rsidRPr="002303A8">
          <w:rPr>
            <w:rFonts w:cs="B Nazanin"/>
            <w:sz w:val="24"/>
            <w:szCs w:val="24"/>
            <w:rtl/>
            <w:lang w:bidi="fa-IR"/>
          </w:rPr>
          <w:t xml:space="preserve"> </w:t>
        </w:r>
        <w:r w:rsidRPr="002303A8">
          <w:rPr>
            <w:rFonts w:cs="B Nazanin" w:hint="cs"/>
            <w:sz w:val="24"/>
            <w:szCs w:val="24"/>
            <w:rtl/>
            <w:lang w:bidi="fa-IR"/>
          </w:rPr>
          <w:t>است</w:t>
        </w:r>
        <w:r w:rsidRPr="002303A8">
          <w:rPr>
            <w:rFonts w:cs="B Nazanin"/>
            <w:sz w:val="24"/>
            <w:szCs w:val="24"/>
            <w:rtl/>
            <w:lang w:bidi="fa-IR"/>
          </w:rPr>
          <w:t xml:space="preserve">. </w:t>
        </w:r>
        <w:r w:rsidRPr="002303A8">
          <w:rPr>
            <w:rFonts w:cs="B Nazanin" w:hint="cs"/>
            <w:sz w:val="24"/>
            <w:szCs w:val="24"/>
            <w:rtl/>
            <w:lang w:bidi="fa-IR"/>
          </w:rPr>
          <w:t>همچنین برخی از محققان بر این نظر هستند که انتخاب</w:t>
        </w:r>
        <w:r w:rsidRPr="002303A8">
          <w:rPr>
            <w:rFonts w:cs="B Nazanin"/>
            <w:sz w:val="24"/>
            <w:szCs w:val="24"/>
            <w:rtl/>
            <w:lang w:bidi="fa-IR"/>
          </w:rPr>
          <w:t xml:space="preserve"> </w:t>
        </w:r>
        <w:r w:rsidRPr="002303A8">
          <w:rPr>
            <w:rFonts w:cs="B Nazanin" w:hint="cs"/>
            <w:sz w:val="24"/>
            <w:szCs w:val="24"/>
            <w:rtl/>
            <w:lang w:bidi="fa-IR"/>
          </w:rPr>
          <w:t>موضوعات</w:t>
        </w:r>
        <w:r w:rsidRPr="002303A8">
          <w:rPr>
            <w:rFonts w:cs="B Nazanin"/>
            <w:sz w:val="24"/>
            <w:szCs w:val="24"/>
            <w:rtl/>
            <w:lang w:bidi="fa-IR"/>
          </w:rPr>
          <w:t xml:space="preserve"> </w:t>
        </w:r>
        <w:r w:rsidRPr="002303A8">
          <w:rPr>
            <w:rFonts w:cs="B Nazanin" w:hint="cs"/>
            <w:sz w:val="24"/>
            <w:szCs w:val="24"/>
            <w:rtl/>
            <w:lang w:bidi="fa-IR"/>
          </w:rPr>
          <w:t>پژوهشی</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علم</w:t>
        </w:r>
        <w:r w:rsidRPr="002303A8">
          <w:rPr>
            <w:rFonts w:cs="B Nazanin"/>
            <w:sz w:val="24"/>
            <w:szCs w:val="24"/>
            <w:rtl/>
            <w:lang w:bidi="fa-IR"/>
          </w:rPr>
          <w:t xml:space="preserve"> </w:t>
        </w:r>
        <w:r w:rsidRPr="002303A8">
          <w:rPr>
            <w:rFonts w:cs="B Nazanin" w:hint="cs"/>
            <w:sz w:val="24"/>
            <w:szCs w:val="24"/>
            <w:rtl/>
            <w:lang w:bidi="fa-IR"/>
          </w:rPr>
          <w:t>اطلاعات</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دانش‌شناسی</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ایران</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جهان</w:t>
        </w:r>
        <w:r w:rsidRPr="002303A8">
          <w:rPr>
            <w:rFonts w:cs="B Nazanin"/>
            <w:sz w:val="24"/>
            <w:szCs w:val="24"/>
            <w:rtl/>
            <w:lang w:bidi="fa-IR"/>
          </w:rPr>
          <w:t xml:space="preserve"> </w:t>
        </w:r>
        <w:r w:rsidRPr="002303A8">
          <w:rPr>
            <w:rFonts w:cs="B Nazanin" w:hint="cs"/>
            <w:sz w:val="24"/>
            <w:szCs w:val="24"/>
            <w:rtl/>
            <w:lang w:bidi="fa-IR"/>
          </w:rPr>
          <w:t>اغلب</w:t>
        </w:r>
        <w:r w:rsidRPr="002303A8">
          <w:rPr>
            <w:rFonts w:cs="B Nazanin"/>
            <w:sz w:val="24"/>
            <w:szCs w:val="24"/>
            <w:rtl/>
            <w:lang w:bidi="fa-IR"/>
          </w:rPr>
          <w:t xml:space="preserve"> </w:t>
        </w:r>
        <w:r w:rsidRPr="002303A8">
          <w:rPr>
            <w:rFonts w:cs="B Nazanin" w:hint="cs"/>
            <w:sz w:val="24"/>
            <w:szCs w:val="24"/>
            <w:rtl/>
            <w:lang w:bidi="fa-IR"/>
          </w:rPr>
          <w:t>بر</w:t>
        </w:r>
        <w:r w:rsidRPr="002303A8">
          <w:rPr>
            <w:rFonts w:cs="B Nazanin"/>
            <w:sz w:val="24"/>
            <w:szCs w:val="24"/>
            <w:rtl/>
            <w:lang w:bidi="fa-IR"/>
          </w:rPr>
          <w:t xml:space="preserve"> </w:t>
        </w:r>
        <w:r w:rsidRPr="002303A8">
          <w:rPr>
            <w:rFonts w:cs="B Nazanin" w:hint="cs"/>
            <w:sz w:val="24"/>
            <w:szCs w:val="24"/>
            <w:rtl/>
            <w:lang w:bidi="fa-IR"/>
          </w:rPr>
          <w:t>اساس</w:t>
        </w:r>
        <w:r w:rsidRPr="002303A8">
          <w:rPr>
            <w:rFonts w:cs="B Nazanin"/>
            <w:sz w:val="24"/>
            <w:szCs w:val="24"/>
            <w:rtl/>
            <w:lang w:bidi="fa-IR"/>
          </w:rPr>
          <w:t xml:space="preserve"> </w:t>
        </w:r>
        <w:r w:rsidRPr="002303A8">
          <w:rPr>
            <w:rFonts w:cs="B Nazanin" w:hint="cs"/>
            <w:sz w:val="24"/>
            <w:szCs w:val="24"/>
            <w:rtl/>
            <w:lang w:bidi="fa-IR"/>
          </w:rPr>
          <w:t>نیازها</w:t>
        </w:r>
        <w:r w:rsidRPr="002303A8">
          <w:rPr>
            <w:rFonts w:cs="B Nazanin"/>
            <w:sz w:val="24"/>
            <w:szCs w:val="24"/>
            <w:rtl/>
            <w:lang w:bidi="fa-IR"/>
          </w:rPr>
          <w:t xml:space="preserve"> </w:t>
        </w:r>
        <w:r w:rsidRPr="002303A8">
          <w:rPr>
            <w:rFonts w:cs="B Nazanin" w:hint="cs"/>
            <w:sz w:val="24"/>
            <w:szCs w:val="24"/>
            <w:rtl/>
            <w:lang w:bidi="fa-IR"/>
          </w:rPr>
          <w:t>یا</w:t>
        </w:r>
        <w:r w:rsidRPr="002303A8">
          <w:rPr>
            <w:rFonts w:cs="B Nazanin"/>
            <w:sz w:val="24"/>
            <w:szCs w:val="24"/>
            <w:rtl/>
            <w:lang w:bidi="fa-IR"/>
          </w:rPr>
          <w:t xml:space="preserve"> </w:t>
        </w:r>
        <w:r w:rsidRPr="002303A8">
          <w:rPr>
            <w:rFonts w:cs="B Nazanin" w:hint="cs"/>
            <w:sz w:val="24"/>
            <w:szCs w:val="24"/>
            <w:rtl/>
            <w:lang w:bidi="fa-IR"/>
          </w:rPr>
          <w:t>مشکلات</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رشته</w:t>
        </w:r>
        <w:r w:rsidRPr="002303A8">
          <w:rPr>
            <w:rFonts w:cs="B Nazanin"/>
            <w:sz w:val="24"/>
            <w:szCs w:val="24"/>
            <w:rtl/>
            <w:lang w:bidi="fa-IR"/>
          </w:rPr>
          <w:t xml:space="preserve"> </w:t>
        </w:r>
        <w:r w:rsidRPr="002303A8">
          <w:rPr>
            <w:rFonts w:cs="B Nazanin" w:hint="cs"/>
            <w:sz w:val="24"/>
            <w:szCs w:val="24"/>
            <w:rtl/>
            <w:lang w:bidi="fa-IR"/>
          </w:rPr>
          <w:t>نبوده</w:t>
        </w:r>
        <w:r w:rsidRPr="002303A8">
          <w:rPr>
            <w:rFonts w:cs="B Nazanin"/>
            <w:sz w:val="24"/>
            <w:szCs w:val="24"/>
            <w:rtl/>
            <w:lang w:bidi="fa-IR"/>
          </w:rPr>
          <w:t xml:space="preserve"> </w:t>
        </w:r>
        <w:r w:rsidRPr="002303A8">
          <w:rPr>
            <w:rFonts w:cs="B Nazanin" w:hint="cs"/>
            <w:sz w:val="24"/>
            <w:szCs w:val="24"/>
            <w:rtl/>
            <w:lang w:bidi="fa-IR"/>
          </w:rPr>
          <w:t>است</w:t>
        </w:r>
        <w:r w:rsidRPr="002303A8">
          <w:rPr>
            <w:rFonts w:cs="B Nazanin"/>
            <w:sz w:val="24"/>
            <w:szCs w:val="24"/>
            <w:rtl/>
            <w:lang w:bidi="fa-IR"/>
          </w:rPr>
          <w:t xml:space="preserve"> (</w:t>
        </w:r>
        <w:r w:rsidRPr="002303A8">
          <w:rPr>
            <w:rFonts w:cs="B Nazanin" w:hint="cs"/>
            <w:sz w:val="24"/>
            <w:szCs w:val="24"/>
            <w:rtl/>
            <w:lang w:bidi="fa-IR"/>
          </w:rPr>
          <w:t>حیدری</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همکاران،</w:t>
        </w:r>
        <w:r w:rsidRPr="002303A8">
          <w:rPr>
            <w:rFonts w:cs="B Nazanin"/>
            <w:sz w:val="24"/>
            <w:szCs w:val="24"/>
            <w:rtl/>
            <w:lang w:bidi="fa-IR"/>
          </w:rPr>
          <w:t xml:space="preserve"> 1391). </w:t>
        </w:r>
        <w:r w:rsidRPr="002303A8">
          <w:rPr>
            <w:rFonts w:cs="B Nazanin" w:hint="cs"/>
            <w:sz w:val="24"/>
            <w:szCs w:val="24"/>
            <w:rtl/>
            <w:lang w:bidi="fa-IR"/>
          </w:rPr>
          <w:t>بنابراین،</w:t>
        </w:r>
        <w:r w:rsidRPr="002303A8">
          <w:rPr>
            <w:rFonts w:cs="B Nazanin"/>
            <w:sz w:val="24"/>
            <w:szCs w:val="24"/>
            <w:rtl/>
            <w:lang w:bidi="fa-IR"/>
          </w:rPr>
          <w:t xml:space="preserve"> </w:t>
        </w:r>
        <w:r w:rsidRPr="002303A8">
          <w:rPr>
            <w:rFonts w:cs="B Nazanin" w:hint="cs"/>
            <w:sz w:val="24"/>
            <w:szCs w:val="24"/>
            <w:rtl/>
            <w:lang w:bidi="fa-IR"/>
          </w:rPr>
          <w:t>علاوه</w:t>
        </w:r>
        <w:r w:rsidRPr="002303A8">
          <w:rPr>
            <w:rFonts w:cs="B Nazanin"/>
            <w:sz w:val="24"/>
            <w:szCs w:val="24"/>
            <w:rtl/>
            <w:lang w:bidi="fa-IR"/>
          </w:rPr>
          <w:t xml:space="preserve"> </w:t>
        </w:r>
        <w:r w:rsidRPr="002303A8">
          <w:rPr>
            <w:rFonts w:cs="B Nazanin" w:hint="cs"/>
            <w:sz w:val="24"/>
            <w:szCs w:val="24"/>
            <w:rtl/>
            <w:lang w:bidi="fa-IR"/>
          </w:rPr>
          <w:t>بر</w:t>
        </w:r>
        <w:r w:rsidRPr="002303A8">
          <w:rPr>
            <w:rFonts w:cs="B Nazanin"/>
            <w:sz w:val="24"/>
            <w:szCs w:val="24"/>
            <w:rtl/>
            <w:lang w:bidi="fa-IR"/>
          </w:rPr>
          <w:t xml:space="preserve"> </w:t>
        </w:r>
        <w:r w:rsidRPr="002303A8">
          <w:rPr>
            <w:rFonts w:cs="B Nazanin" w:hint="cs"/>
            <w:sz w:val="24"/>
            <w:szCs w:val="24"/>
            <w:rtl/>
            <w:lang w:bidi="fa-IR"/>
          </w:rPr>
          <w:t>شناسایی</w:t>
        </w:r>
        <w:r w:rsidRPr="002303A8">
          <w:rPr>
            <w:rFonts w:cs="B Nazanin"/>
            <w:sz w:val="24"/>
            <w:szCs w:val="24"/>
            <w:rtl/>
            <w:lang w:bidi="fa-IR"/>
          </w:rPr>
          <w:t xml:space="preserve"> </w:t>
        </w:r>
        <w:r w:rsidRPr="002303A8">
          <w:rPr>
            <w:rFonts w:cs="B Nazanin" w:hint="cs"/>
            <w:sz w:val="24"/>
            <w:szCs w:val="24"/>
            <w:rtl/>
            <w:lang w:bidi="fa-IR"/>
          </w:rPr>
          <w:t>ابعاد</w:t>
        </w:r>
        <w:r w:rsidRPr="002303A8">
          <w:rPr>
            <w:rFonts w:cs="B Nazanin"/>
            <w:sz w:val="24"/>
            <w:szCs w:val="24"/>
            <w:rtl/>
            <w:lang w:bidi="fa-IR"/>
          </w:rPr>
          <w:t xml:space="preserve"> </w:t>
        </w:r>
        <w:r w:rsidRPr="002303A8">
          <w:rPr>
            <w:rFonts w:cs="B Nazanin" w:hint="cs"/>
            <w:sz w:val="24"/>
            <w:szCs w:val="24"/>
            <w:rtl/>
            <w:lang w:bidi="fa-IR"/>
          </w:rPr>
          <w:t>مختلف</w:t>
        </w:r>
        <w:r w:rsidRPr="002303A8">
          <w:rPr>
            <w:rFonts w:cs="B Nazanin"/>
            <w:sz w:val="24"/>
            <w:szCs w:val="24"/>
            <w:rtl/>
            <w:lang w:bidi="fa-IR"/>
          </w:rPr>
          <w:t xml:space="preserve"> </w:t>
        </w:r>
        <w:r w:rsidRPr="002303A8">
          <w:rPr>
            <w:rFonts w:cs="B Nazanin" w:hint="cs"/>
            <w:sz w:val="24"/>
            <w:szCs w:val="24"/>
            <w:rtl/>
            <w:lang w:bidi="fa-IR"/>
          </w:rPr>
          <w:t>حوزه</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علم،</w:t>
        </w:r>
        <w:r w:rsidRPr="002303A8">
          <w:rPr>
            <w:rFonts w:cs="B Nazanin"/>
            <w:sz w:val="24"/>
            <w:szCs w:val="24"/>
            <w:rtl/>
            <w:lang w:bidi="fa-IR"/>
          </w:rPr>
          <w:t xml:space="preserve"> </w:t>
        </w:r>
        <w:r w:rsidRPr="002303A8">
          <w:rPr>
            <w:rFonts w:cs="B Nazanin" w:hint="cs"/>
            <w:sz w:val="24"/>
            <w:szCs w:val="24"/>
            <w:rtl/>
            <w:lang w:bidi="fa-IR"/>
          </w:rPr>
          <w:t>بایستی</w:t>
        </w:r>
        <w:r w:rsidRPr="002303A8">
          <w:rPr>
            <w:rFonts w:cs="B Nazanin"/>
            <w:sz w:val="24"/>
            <w:szCs w:val="24"/>
            <w:rtl/>
            <w:lang w:bidi="fa-IR"/>
          </w:rPr>
          <w:t xml:space="preserve"> </w:t>
        </w:r>
        <w:r w:rsidRPr="002303A8">
          <w:rPr>
            <w:rFonts w:cs="B Nazanin" w:hint="cs"/>
            <w:sz w:val="24"/>
            <w:szCs w:val="24"/>
            <w:rtl/>
            <w:lang w:bidi="fa-IR"/>
          </w:rPr>
          <w:t>پراکندگی،</w:t>
        </w:r>
        <w:r w:rsidRPr="002303A8">
          <w:rPr>
            <w:rFonts w:cs="B Nazanin"/>
            <w:sz w:val="24"/>
            <w:szCs w:val="24"/>
            <w:rtl/>
            <w:lang w:bidi="fa-IR"/>
          </w:rPr>
          <w:t xml:space="preserve"> </w:t>
        </w:r>
        <w:r w:rsidRPr="002303A8">
          <w:rPr>
            <w:rFonts w:cs="B Nazanin" w:hint="cs"/>
            <w:sz w:val="24"/>
            <w:szCs w:val="24"/>
            <w:rtl/>
            <w:lang w:bidi="fa-IR"/>
          </w:rPr>
          <w:t>همپوشانی،</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همچنین</w:t>
        </w:r>
        <w:r w:rsidRPr="002303A8">
          <w:rPr>
            <w:rFonts w:cs="B Nazanin"/>
            <w:sz w:val="24"/>
            <w:szCs w:val="24"/>
            <w:rtl/>
            <w:lang w:bidi="fa-IR"/>
          </w:rPr>
          <w:t xml:space="preserve"> </w:t>
        </w:r>
        <w:r w:rsidRPr="002303A8">
          <w:rPr>
            <w:rFonts w:cs="B Nazanin" w:hint="cs"/>
            <w:sz w:val="24"/>
            <w:szCs w:val="24"/>
            <w:rtl/>
            <w:lang w:bidi="fa-IR"/>
          </w:rPr>
          <w:t>موضوعات</w:t>
        </w:r>
        <w:r w:rsidRPr="002303A8">
          <w:rPr>
            <w:rFonts w:cs="B Nazanin"/>
            <w:sz w:val="24"/>
            <w:szCs w:val="24"/>
            <w:rtl/>
            <w:lang w:bidi="fa-IR"/>
          </w:rPr>
          <w:t xml:space="preserve"> </w:t>
        </w:r>
        <w:r w:rsidRPr="002303A8">
          <w:rPr>
            <w:rFonts w:cs="B Nazanin" w:hint="cs"/>
            <w:sz w:val="24"/>
            <w:szCs w:val="24"/>
            <w:rtl/>
            <w:lang w:bidi="fa-IR"/>
          </w:rPr>
          <w:t>داغ</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موضوعات</w:t>
        </w:r>
        <w:r w:rsidRPr="002303A8">
          <w:rPr>
            <w:rFonts w:cs="B Nazanin"/>
            <w:sz w:val="24"/>
            <w:szCs w:val="24"/>
            <w:rtl/>
            <w:lang w:bidi="fa-IR"/>
          </w:rPr>
          <w:t xml:space="preserve"> </w:t>
        </w:r>
        <w:r w:rsidRPr="002303A8">
          <w:rPr>
            <w:rFonts w:cs="B Nazanin" w:hint="cs"/>
            <w:sz w:val="24"/>
            <w:szCs w:val="24"/>
            <w:rtl/>
            <w:lang w:bidi="fa-IR"/>
          </w:rPr>
          <w:t>مورد توجه کم‌تر</w:t>
        </w:r>
        <w:r w:rsidRPr="002303A8">
          <w:rPr>
            <w:rFonts w:cs="B Nazanin"/>
            <w:sz w:val="24"/>
            <w:szCs w:val="24"/>
            <w:rtl/>
            <w:lang w:bidi="fa-IR"/>
          </w:rPr>
          <w:t xml:space="preserve"> </w:t>
        </w:r>
        <w:r w:rsidRPr="002303A8">
          <w:rPr>
            <w:rFonts w:cs="B Nazanin" w:hint="cs"/>
            <w:sz w:val="24"/>
            <w:szCs w:val="24"/>
            <w:rtl/>
            <w:lang w:bidi="fa-IR"/>
          </w:rPr>
          <w:t>مورد</w:t>
        </w:r>
        <w:r w:rsidRPr="002303A8">
          <w:rPr>
            <w:rFonts w:cs="B Nazanin"/>
            <w:sz w:val="24"/>
            <w:szCs w:val="24"/>
            <w:rtl/>
            <w:lang w:bidi="fa-IR"/>
          </w:rPr>
          <w:t xml:space="preserve"> </w:t>
        </w:r>
        <w:r w:rsidRPr="002303A8">
          <w:rPr>
            <w:rFonts w:cs="B Nazanin" w:hint="cs"/>
            <w:sz w:val="24"/>
            <w:szCs w:val="24"/>
            <w:rtl/>
            <w:lang w:bidi="fa-IR"/>
          </w:rPr>
          <w:t>شناسایی</w:t>
        </w:r>
        <w:r w:rsidRPr="002303A8">
          <w:rPr>
            <w:rFonts w:cs="B Nazanin"/>
            <w:sz w:val="24"/>
            <w:szCs w:val="24"/>
            <w:rtl/>
            <w:lang w:bidi="fa-IR"/>
          </w:rPr>
          <w:t xml:space="preserve"> </w:t>
        </w:r>
        <w:r w:rsidRPr="002303A8">
          <w:rPr>
            <w:rFonts w:cs="B Nazanin" w:hint="cs"/>
            <w:sz w:val="24"/>
            <w:szCs w:val="24"/>
            <w:rtl/>
            <w:lang w:bidi="fa-IR"/>
          </w:rPr>
          <w:t>کرد</w:t>
        </w:r>
        <w:r w:rsidRPr="002303A8">
          <w:rPr>
            <w:rFonts w:cs="B Nazanin"/>
            <w:sz w:val="24"/>
            <w:szCs w:val="24"/>
            <w:rtl/>
            <w:lang w:bidi="fa-IR"/>
          </w:rPr>
          <w:t xml:space="preserve">. </w:t>
        </w:r>
        <w:r w:rsidRPr="002303A8">
          <w:rPr>
            <w:rFonts w:cs="B Nazanin" w:hint="cs"/>
            <w:sz w:val="24"/>
            <w:szCs w:val="24"/>
            <w:rtl/>
            <w:lang w:bidi="fa-IR"/>
          </w:rPr>
          <w:t>از</w:t>
        </w:r>
        <w:r w:rsidRPr="002303A8">
          <w:rPr>
            <w:rFonts w:cs="B Nazanin"/>
            <w:sz w:val="24"/>
            <w:szCs w:val="24"/>
            <w:rtl/>
            <w:lang w:bidi="fa-IR"/>
          </w:rPr>
          <w:t xml:space="preserve"> </w:t>
        </w:r>
        <w:r w:rsidRPr="002303A8">
          <w:rPr>
            <w:rFonts w:cs="B Nazanin" w:hint="cs"/>
            <w:sz w:val="24"/>
            <w:szCs w:val="24"/>
            <w:rtl/>
            <w:lang w:bidi="fa-IR"/>
          </w:rPr>
          <w:t>سوی</w:t>
        </w:r>
        <w:r w:rsidRPr="002303A8">
          <w:rPr>
            <w:rFonts w:cs="B Nazanin"/>
            <w:sz w:val="24"/>
            <w:szCs w:val="24"/>
            <w:rtl/>
            <w:lang w:bidi="fa-IR"/>
          </w:rPr>
          <w:t xml:space="preserve"> </w:t>
        </w:r>
        <w:r w:rsidRPr="002303A8">
          <w:rPr>
            <w:rFonts w:cs="B Nazanin" w:hint="cs"/>
            <w:sz w:val="24"/>
            <w:szCs w:val="24"/>
            <w:rtl/>
            <w:lang w:bidi="fa-IR"/>
          </w:rPr>
          <w:t>دیگر ،سازماندهی</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طبقه‌بندی</w:t>
        </w:r>
        <w:r w:rsidRPr="002303A8">
          <w:rPr>
            <w:rFonts w:cs="B Nazanin"/>
            <w:sz w:val="24"/>
            <w:szCs w:val="24"/>
            <w:rtl/>
            <w:lang w:bidi="fa-IR"/>
          </w:rPr>
          <w:t xml:space="preserve"> </w:t>
        </w:r>
        <w:r w:rsidRPr="002303A8">
          <w:rPr>
            <w:rFonts w:cs="B Nazanin" w:hint="cs"/>
            <w:sz w:val="24"/>
            <w:szCs w:val="24"/>
            <w:rtl/>
            <w:lang w:bidi="fa-IR"/>
          </w:rPr>
          <w:t>داده‌های</w:t>
        </w:r>
        <w:r w:rsidRPr="002303A8">
          <w:rPr>
            <w:rFonts w:cs="B Nazanin"/>
            <w:sz w:val="24"/>
            <w:szCs w:val="24"/>
            <w:rtl/>
            <w:lang w:bidi="fa-IR"/>
          </w:rPr>
          <w:t xml:space="preserve"> </w:t>
        </w:r>
        <w:r w:rsidRPr="002303A8">
          <w:rPr>
            <w:rFonts w:cs="B Nazanin" w:hint="cs"/>
            <w:sz w:val="24"/>
            <w:szCs w:val="24"/>
            <w:rtl/>
            <w:lang w:bidi="fa-IR"/>
          </w:rPr>
          <w:t>متنی</w:t>
        </w:r>
        <w:r w:rsidRPr="002303A8">
          <w:rPr>
            <w:rFonts w:cs="B Nazanin"/>
            <w:sz w:val="24"/>
            <w:szCs w:val="24"/>
            <w:rtl/>
            <w:lang w:bidi="fa-IR"/>
          </w:rPr>
          <w:t xml:space="preserve"> </w:t>
        </w:r>
        <w:r w:rsidRPr="002303A8">
          <w:rPr>
            <w:rFonts w:cs="B Nazanin" w:hint="cs"/>
            <w:sz w:val="24"/>
            <w:szCs w:val="24"/>
            <w:rtl/>
            <w:lang w:bidi="fa-IR"/>
          </w:rPr>
          <w:t>غیرساخت‌یافته،</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ویژه</w:t>
        </w:r>
        <w:r w:rsidRPr="002303A8">
          <w:rPr>
            <w:rFonts w:cs="B Nazanin"/>
            <w:sz w:val="24"/>
            <w:szCs w:val="24"/>
            <w:rtl/>
            <w:lang w:bidi="fa-IR"/>
          </w:rPr>
          <w:t xml:space="preserve"> </w:t>
        </w:r>
        <w:r w:rsidRPr="002303A8">
          <w:rPr>
            <w:rFonts w:cs="B Nazanin" w:hint="cs"/>
            <w:sz w:val="24"/>
            <w:szCs w:val="24"/>
            <w:rtl/>
            <w:lang w:bidi="fa-IR"/>
          </w:rPr>
          <w:t>پایان‌نامه‌ها،</w:t>
        </w:r>
        <w:r w:rsidRPr="002303A8">
          <w:rPr>
            <w:rFonts w:cs="B Nazanin"/>
            <w:sz w:val="24"/>
            <w:szCs w:val="24"/>
            <w:rtl/>
            <w:lang w:bidi="fa-IR"/>
          </w:rPr>
          <w:t xml:space="preserve"> </w:t>
        </w:r>
        <w:r w:rsidRPr="002303A8">
          <w:rPr>
            <w:rFonts w:cs="B Nazanin" w:hint="cs"/>
            <w:sz w:val="24"/>
            <w:szCs w:val="24"/>
            <w:rtl/>
            <w:lang w:bidi="fa-IR"/>
          </w:rPr>
          <w:t>یکی</w:t>
        </w:r>
        <w:r w:rsidRPr="002303A8">
          <w:rPr>
            <w:rFonts w:cs="B Nazanin"/>
            <w:sz w:val="24"/>
            <w:szCs w:val="24"/>
            <w:rtl/>
            <w:lang w:bidi="fa-IR"/>
          </w:rPr>
          <w:t xml:space="preserve"> </w:t>
        </w:r>
        <w:r w:rsidRPr="002303A8">
          <w:rPr>
            <w:rFonts w:cs="B Nazanin" w:hint="cs"/>
            <w:sz w:val="24"/>
            <w:szCs w:val="24"/>
            <w:rtl/>
            <w:lang w:bidi="fa-IR"/>
          </w:rPr>
          <w:t>از</w:t>
        </w:r>
        <w:r w:rsidRPr="002303A8">
          <w:rPr>
            <w:rFonts w:cs="B Nazanin"/>
            <w:sz w:val="24"/>
            <w:szCs w:val="24"/>
            <w:rtl/>
            <w:lang w:bidi="fa-IR"/>
          </w:rPr>
          <w:t xml:space="preserve"> </w:t>
        </w:r>
        <w:r w:rsidRPr="002303A8">
          <w:rPr>
            <w:rFonts w:cs="B Nazanin" w:hint="cs"/>
            <w:sz w:val="24"/>
            <w:szCs w:val="24"/>
            <w:rtl/>
            <w:lang w:bidi="fa-IR"/>
          </w:rPr>
          <w:t>چالش‌های</w:t>
        </w:r>
        <w:r w:rsidRPr="002303A8">
          <w:rPr>
            <w:rFonts w:cs="B Nazanin"/>
            <w:sz w:val="24"/>
            <w:szCs w:val="24"/>
            <w:rtl/>
            <w:lang w:bidi="fa-IR"/>
          </w:rPr>
          <w:t xml:space="preserve"> </w:t>
        </w:r>
        <w:r w:rsidRPr="002303A8">
          <w:rPr>
            <w:rFonts w:cs="B Nazanin" w:hint="cs"/>
            <w:sz w:val="24"/>
            <w:szCs w:val="24"/>
            <w:rtl/>
            <w:lang w:bidi="fa-IR"/>
          </w:rPr>
          <w:t>اساسی</w:t>
        </w:r>
        <w:r w:rsidRPr="002303A8">
          <w:rPr>
            <w:rFonts w:cs="B Nazanin"/>
            <w:sz w:val="24"/>
            <w:szCs w:val="24"/>
            <w:rtl/>
            <w:lang w:bidi="fa-IR"/>
          </w:rPr>
          <w:t xml:space="preserve"> </w:t>
        </w:r>
        <w:r w:rsidRPr="002303A8">
          <w:rPr>
            <w:rFonts w:cs="B Nazanin" w:hint="cs"/>
            <w:sz w:val="24"/>
            <w:szCs w:val="24"/>
            <w:rtl/>
            <w:lang w:bidi="fa-IR"/>
          </w:rPr>
          <w:t>در</w:t>
        </w:r>
        <w:r w:rsidRPr="002303A8">
          <w:rPr>
            <w:rFonts w:cs="B Nazanin"/>
            <w:sz w:val="24"/>
            <w:szCs w:val="24"/>
            <w:rtl/>
            <w:lang w:bidi="fa-IR"/>
          </w:rPr>
          <w:t xml:space="preserve"> </w:t>
        </w:r>
        <w:r w:rsidRPr="002303A8">
          <w:rPr>
            <w:rFonts w:cs="B Nazanin" w:hint="cs"/>
            <w:sz w:val="24"/>
            <w:szCs w:val="24"/>
            <w:rtl/>
            <w:lang w:bidi="fa-IR"/>
          </w:rPr>
          <w:t>علم</w:t>
        </w:r>
        <w:r w:rsidRPr="002303A8">
          <w:rPr>
            <w:rFonts w:cs="B Nazanin"/>
            <w:sz w:val="24"/>
            <w:szCs w:val="24"/>
            <w:rtl/>
            <w:lang w:bidi="fa-IR"/>
          </w:rPr>
          <w:t xml:space="preserve"> </w:t>
        </w:r>
        <w:r w:rsidRPr="002303A8">
          <w:rPr>
            <w:rFonts w:cs="B Nazanin" w:hint="cs"/>
            <w:sz w:val="24"/>
            <w:szCs w:val="24"/>
            <w:rtl/>
            <w:lang w:bidi="fa-IR"/>
          </w:rPr>
          <w:t>اطلاعات</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شمار</w:t>
        </w:r>
        <w:r w:rsidRPr="002303A8">
          <w:rPr>
            <w:rFonts w:cs="B Nazanin"/>
            <w:sz w:val="24"/>
            <w:szCs w:val="24"/>
            <w:rtl/>
            <w:lang w:bidi="fa-IR"/>
          </w:rPr>
          <w:t xml:space="preserve"> </w:t>
        </w:r>
        <w:r w:rsidRPr="002303A8">
          <w:rPr>
            <w:rFonts w:cs="B Nazanin" w:hint="cs"/>
            <w:sz w:val="24"/>
            <w:szCs w:val="24"/>
            <w:rtl/>
            <w:lang w:bidi="fa-IR"/>
          </w:rPr>
          <w:t>می‌آید</w:t>
        </w:r>
        <w:r w:rsidRPr="002303A8">
          <w:rPr>
            <w:rFonts w:cs="B Nazanin"/>
            <w:sz w:val="24"/>
            <w:szCs w:val="24"/>
            <w:rtl/>
            <w:lang w:bidi="fa-IR"/>
          </w:rPr>
          <w:t xml:space="preserve">. </w:t>
        </w:r>
        <w:r w:rsidRPr="002303A8">
          <w:rPr>
            <w:rFonts w:cs="B Nazanin" w:hint="cs"/>
            <w:sz w:val="24"/>
            <w:szCs w:val="24"/>
            <w:rtl/>
            <w:lang w:bidi="fa-IR"/>
          </w:rPr>
          <w:t>طبق</w:t>
        </w:r>
        <w:r w:rsidRPr="002303A8">
          <w:rPr>
            <w:rFonts w:cs="B Nazanin"/>
            <w:sz w:val="24"/>
            <w:szCs w:val="24"/>
            <w:rtl/>
            <w:lang w:bidi="fa-IR"/>
          </w:rPr>
          <w:t xml:space="preserve"> </w:t>
        </w:r>
        <w:r w:rsidRPr="002303A8">
          <w:rPr>
            <w:rFonts w:cs="B Nazanin" w:hint="cs"/>
            <w:sz w:val="24"/>
            <w:szCs w:val="24"/>
            <w:rtl/>
            <w:lang w:bidi="fa-IR"/>
          </w:rPr>
          <w:t>مقاله‌ای</w:t>
        </w:r>
        <w:r w:rsidRPr="002303A8">
          <w:rPr>
            <w:rFonts w:cs="B Nazanin"/>
            <w:sz w:val="24"/>
            <w:szCs w:val="24"/>
            <w:rtl/>
            <w:lang w:bidi="fa-IR"/>
          </w:rPr>
          <w:t xml:space="preserve"> </w:t>
        </w:r>
        <w:r w:rsidRPr="002303A8">
          <w:rPr>
            <w:rFonts w:cs="B Nazanin" w:hint="cs"/>
            <w:sz w:val="24"/>
            <w:szCs w:val="24"/>
            <w:rtl/>
            <w:lang w:bidi="fa-IR"/>
          </w:rPr>
          <w:t>از</w:t>
        </w:r>
        <w:r w:rsidRPr="002303A8">
          <w:rPr>
            <w:rFonts w:cs="B Nazanin"/>
            <w:sz w:val="24"/>
            <w:szCs w:val="24"/>
            <w:rtl/>
            <w:lang w:bidi="fa-IR"/>
          </w:rPr>
          <w:t xml:space="preserve"> </w:t>
        </w:r>
        <w:r w:rsidRPr="002303A8">
          <w:rPr>
            <w:rFonts w:cs="B Nazanin" w:hint="cs"/>
            <w:sz w:val="24"/>
            <w:szCs w:val="24"/>
            <w:rtl/>
            <w:lang w:bidi="fa-IR"/>
          </w:rPr>
          <w:t>بانگ</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همکاران</w:t>
        </w:r>
        <w:r w:rsidRPr="002303A8">
          <w:rPr>
            <w:rFonts w:cs="B Nazanin"/>
            <w:sz w:val="24"/>
            <w:szCs w:val="24"/>
            <w:rtl/>
            <w:lang w:bidi="fa-IR"/>
          </w:rPr>
          <w:t xml:space="preserve"> (2020)</w:t>
        </w:r>
        <w:r w:rsidRPr="002303A8">
          <w:rPr>
            <w:rFonts w:cs="B Nazanin" w:hint="cs"/>
            <w:sz w:val="24"/>
            <w:szCs w:val="24"/>
            <w:rtl/>
            <w:lang w:bidi="fa-IR"/>
          </w:rPr>
          <w:t>،</w:t>
        </w:r>
        <w:r w:rsidRPr="002303A8">
          <w:rPr>
            <w:rFonts w:cs="B Nazanin"/>
            <w:sz w:val="24"/>
            <w:szCs w:val="24"/>
            <w:rtl/>
            <w:lang w:bidi="fa-IR"/>
          </w:rPr>
          <w:t xml:space="preserve"> </w:t>
        </w:r>
        <w:r w:rsidRPr="002303A8">
          <w:rPr>
            <w:rFonts w:cs="B Nazanin" w:hint="cs"/>
            <w:sz w:val="24"/>
            <w:szCs w:val="24"/>
            <w:rtl/>
            <w:lang w:bidi="fa-IR"/>
          </w:rPr>
          <w:t>مدیریت</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تحلیل</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داده‌ها</w:t>
        </w:r>
        <w:r w:rsidRPr="002303A8">
          <w:rPr>
            <w:rFonts w:cs="B Nazanin"/>
            <w:sz w:val="24"/>
            <w:szCs w:val="24"/>
            <w:rtl/>
            <w:lang w:bidi="fa-IR"/>
          </w:rPr>
          <w:t xml:space="preserve"> </w:t>
        </w:r>
        <w:r w:rsidRPr="002303A8">
          <w:rPr>
            <w:rFonts w:cs="B Nazanin" w:hint="cs"/>
            <w:sz w:val="24"/>
            <w:szCs w:val="24"/>
            <w:rtl/>
            <w:lang w:bidi="fa-IR"/>
          </w:rPr>
          <w:t>بدون</w:t>
        </w:r>
        <w:r w:rsidRPr="002303A8">
          <w:rPr>
            <w:rFonts w:cs="B Nazanin"/>
            <w:sz w:val="24"/>
            <w:szCs w:val="24"/>
            <w:rtl/>
            <w:lang w:bidi="fa-IR"/>
          </w:rPr>
          <w:t xml:space="preserve"> </w:t>
        </w:r>
        <w:r w:rsidRPr="002303A8">
          <w:rPr>
            <w:rFonts w:cs="B Nazanin" w:hint="cs"/>
            <w:sz w:val="24"/>
            <w:szCs w:val="24"/>
            <w:rtl/>
            <w:lang w:bidi="fa-IR"/>
          </w:rPr>
          <w:t>استفاده</w:t>
        </w:r>
        <w:r w:rsidRPr="002303A8">
          <w:rPr>
            <w:rFonts w:cs="B Nazanin"/>
            <w:sz w:val="24"/>
            <w:szCs w:val="24"/>
            <w:rtl/>
            <w:lang w:bidi="fa-IR"/>
          </w:rPr>
          <w:t xml:space="preserve"> </w:t>
        </w:r>
        <w:r w:rsidRPr="002303A8">
          <w:rPr>
            <w:rFonts w:cs="B Nazanin" w:hint="cs"/>
            <w:sz w:val="24"/>
            <w:szCs w:val="24"/>
            <w:rtl/>
            <w:lang w:bidi="fa-IR"/>
          </w:rPr>
          <w:t>از</w:t>
        </w:r>
        <w:r w:rsidRPr="002303A8">
          <w:rPr>
            <w:rFonts w:cs="B Nazanin"/>
            <w:sz w:val="24"/>
            <w:szCs w:val="24"/>
            <w:rtl/>
            <w:lang w:bidi="fa-IR"/>
          </w:rPr>
          <w:t xml:space="preserve"> </w:t>
        </w:r>
        <w:r w:rsidRPr="002303A8">
          <w:rPr>
            <w:rFonts w:cs="B Nazanin" w:hint="cs"/>
            <w:sz w:val="24"/>
            <w:szCs w:val="24"/>
            <w:rtl/>
            <w:lang w:bidi="fa-IR"/>
          </w:rPr>
          <w:t>تکنیک‌های</w:t>
        </w:r>
        <w:r w:rsidRPr="002303A8">
          <w:rPr>
            <w:rFonts w:cs="B Nazanin"/>
            <w:sz w:val="24"/>
            <w:szCs w:val="24"/>
            <w:rtl/>
            <w:lang w:bidi="fa-IR"/>
          </w:rPr>
          <w:t xml:space="preserve"> </w:t>
        </w:r>
        <w:r w:rsidRPr="002303A8">
          <w:rPr>
            <w:rFonts w:cs="B Nazanin" w:hint="cs"/>
            <w:sz w:val="24"/>
            <w:szCs w:val="24"/>
            <w:rtl/>
            <w:lang w:bidi="fa-IR"/>
          </w:rPr>
          <w:t>پیشرفته،</w:t>
        </w:r>
        <w:r w:rsidRPr="002303A8">
          <w:rPr>
            <w:rFonts w:cs="B Nazanin"/>
            <w:sz w:val="24"/>
            <w:szCs w:val="24"/>
            <w:rtl/>
            <w:lang w:bidi="fa-IR"/>
          </w:rPr>
          <w:t xml:space="preserve"> </w:t>
        </w:r>
        <w:r w:rsidRPr="002303A8">
          <w:rPr>
            <w:rFonts w:cs="B Nazanin" w:hint="cs"/>
            <w:sz w:val="24"/>
            <w:szCs w:val="24"/>
            <w:rtl/>
            <w:lang w:bidi="fa-IR"/>
          </w:rPr>
          <w:t>مانند</w:t>
        </w:r>
        <w:r w:rsidRPr="002303A8">
          <w:rPr>
            <w:rFonts w:cs="B Nazanin"/>
            <w:sz w:val="24"/>
            <w:szCs w:val="24"/>
            <w:rtl/>
            <w:lang w:bidi="fa-IR"/>
          </w:rPr>
          <w:t xml:space="preserve"> </w:t>
        </w:r>
        <w:r w:rsidRPr="002303A8">
          <w:rPr>
            <w:rFonts w:cs="B Nazanin" w:hint="cs"/>
            <w:sz w:val="24"/>
            <w:szCs w:val="24"/>
            <w:rtl/>
            <w:lang w:bidi="fa-IR"/>
          </w:rPr>
          <w:t>مدل‌سازی</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دلیل</w:t>
        </w:r>
        <w:r w:rsidRPr="002303A8">
          <w:rPr>
            <w:rFonts w:cs="B Nazanin"/>
            <w:sz w:val="24"/>
            <w:szCs w:val="24"/>
            <w:rtl/>
            <w:lang w:bidi="fa-IR"/>
          </w:rPr>
          <w:t xml:space="preserve"> </w:t>
        </w:r>
        <w:r w:rsidRPr="002303A8">
          <w:rPr>
            <w:rFonts w:cs="B Nazanin" w:hint="cs"/>
            <w:sz w:val="24"/>
            <w:szCs w:val="24"/>
            <w:rtl/>
            <w:lang w:bidi="fa-IR"/>
          </w:rPr>
          <w:t>حجم</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تنوع</w:t>
        </w:r>
        <w:r w:rsidRPr="002303A8">
          <w:rPr>
            <w:rFonts w:cs="B Nazanin"/>
            <w:sz w:val="24"/>
            <w:szCs w:val="24"/>
            <w:rtl/>
            <w:lang w:bidi="fa-IR"/>
          </w:rPr>
          <w:t xml:space="preserve"> </w:t>
        </w:r>
        <w:r w:rsidRPr="002303A8">
          <w:rPr>
            <w:rFonts w:cs="B Nazanin" w:hint="cs"/>
            <w:sz w:val="24"/>
            <w:szCs w:val="24"/>
            <w:rtl/>
            <w:lang w:bidi="fa-IR"/>
          </w:rPr>
          <w:t>بالا،</w:t>
        </w:r>
        <w:r w:rsidRPr="002303A8">
          <w:rPr>
            <w:rFonts w:cs="B Nazanin"/>
            <w:sz w:val="24"/>
            <w:szCs w:val="24"/>
            <w:rtl/>
            <w:lang w:bidi="fa-IR"/>
          </w:rPr>
          <w:t xml:space="preserve"> </w:t>
        </w:r>
        <w:r w:rsidRPr="002303A8">
          <w:rPr>
            <w:rFonts w:cs="B Nazanin" w:hint="cs"/>
            <w:sz w:val="24"/>
            <w:szCs w:val="24"/>
            <w:rtl/>
            <w:lang w:bidi="fa-IR"/>
          </w:rPr>
          <w:t>می‌تواند</w:t>
        </w:r>
        <w:r w:rsidRPr="002303A8">
          <w:rPr>
            <w:rFonts w:cs="B Nazanin"/>
            <w:sz w:val="24"/>
            <w:szCs w:val="24"/>
            <w:rtl/>
            <w:lang w:bidi="fa-IR"/>
          </w:rPr>
          <w:t xml:space="preserve"> </w:t>
        </w:r>
        <w:r w:rsidRPr="002303A8">
          <w:rPr>
            <w:rFonts w:cs="B Nazanin" w:hint="cs"/>
            <w:sz w:val="24"/>
            <w:szCs w:val="24"/>
            <w:rtl/>
            <w:lang w:bidi="fa-IR"/>
          </w:rPr>
          <w:t>بسیار</w:t>
        </w:r>
        <w:r w:rsidRPr="002303A8">
          <w:rPr>
            <w:rFonts w:cs="B Nazanin"/>
            <w:sz w:val="24"/>
            <w:szCs w:val="24"/>
            <w:rtl/>
            <w:lang w:bidi="fa-IR"/>
          </w:rPr>
          <w:t xml:space="preserve"> </w:t>
        </w:r>
        <w:r w:rsidRPr="002303A8">
          <w:rPr>
            <w:rFonts w:cs="B Nazanin" w:hint="cs"/>
            <w:sz w:val="24"/>
            <w:szCs w:val="24"/>
            <w:rtl/>
            <w:lang w:bidi="fa-IR"/>
          </w:rPr>
          <w:t>زمان‌بر</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پیچیده</w:t>
        </w:r>
        <w:r w:rsidRPr="002303A8">
          <w:rPr>
            <w:rFonts w:cs="B Nazanin"/>
            <w:sz w:val="24"/>
            <w:szCs w:val="24"/>
            <w:rtl/>
            <w:lang w:bidi="fa-IR"/>
          </w:rPr>
          <w:t xml:space="preserve"> </w:t>
        </w:r>
        <w:r w:rsidRPr="002303A8">
          <w:rPr>
            <w:rFonts w:cs="B Nazanin" w:hint="cs"/>
            <w:sz w:val="24"/>
            <w:szCs w:val="24"/>
            <w:rtl/>
            <w:lang w:bidi="fa-IR"/>
          </w:rPr>
          <w:t>باشد</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تحقیق</w:t>
        </w:r>
        <w:r w:rsidRPr="002303A8">
          <w:rPr>
            <w:rFonts w:cs="B Nazanin"/>
            <w:sz w:val="24"/>
            <w:szCs w:val="24"/>
            <w:rtl/>
            <w:lang w:bidi="fa-IR"/>
          </w:rPr>
          <w:t xml:space="preserve"> </w:t>
        </w:r>
        <w:r w:rsidRPr="002303A8">
          <w:rPr>
            <w:rFonts w:cs="B Nazanin" w:hint="cs"/>
            <w:sz w:val="24"/>
            <w:szCs w:val="24"/>
            <w:rtl/>
            <w:lang w:bidi="fa-IR"/>
          </w:rPr>
          <w:t>نشان</w:t>
        </w:r>
        <w:r w:rsidRPr="002303A8">
          <w:rPr>
            <w:rFonts w:cs="B Nazanin"/>
            <w:sz w:val="24"/>
            <w:szCs w:val="24"/>
            <w:rtl/>
            <w:lang w:bidi="fa-IR"/>
          </w:rPr>
          <w:t xml:space="preserve"> </w:t>
        </w:r>
        <w:r w:rsidRPr="002303A8">
          <w:rPr>
            <w:rFonts w:cs="B Nazanin" w:hint="cs"/>
            <w:sz w:val="24"/>
            <w:szCs w:val="24"/>
            <w:rtl/>
            <w:lang w:bidi="fa-IR"/>
          </w:rPr>
          <w:t>می‌دهد</w:t>
        </w:r>
        <w:r w:rsidRPr="002303A8">
          <w:rPr>
            <w:rFonts w:cs="B Nazanin"/>
            <w:sz w:val="24"/>
            <w:szCs w:val="24"/>
            <w:rtl/>
            <w:lang w:bidi="fa-IR"/>
          </w:rPr>
          <w:t xml:space="preserve"> </w:t>
        </w:r>
        <w:r w:rsidRPr="002303A8">
          <w:rPr>
            <w:rFonts w:cs="B Nazanin" w:hint="cs"/>
            <w:sz w:val="24"/>
            <w:szCs w:val="24"/>
            <w:rtl/>
            <w:lang w:bidi="fa-IR"/>
          </w:rPr>
          <w:t>که</w:t>
        </w:r>
        <w:r w:rsidRPr="002303A8">
          <w:rPr>
            <w:rFonts w:cs="B Nazanin"/>
            <w:sz w:val="24"/>
            <w:szCs w:val="24"/>
            <w:rtl/>
            <w:lang w:bidi="fa-IR"/>
          </w:rPr>
          <w:t xml:space="preserve"> </w:t>
        </w:r>
        <w:r w:rsidRPr="002303A8">
          <w:rPr>
            <w:rFonts w:cs="B Nazanin" w:hint="cs"/>
            <w:sz w:val="24"/>
            <w:szCs w:val="24"/>
            <w:rtl/>
            <w:lang w:bidi="fa-IR"/>
          </w:rPr>
          <w:t>بهره‌گیری</w:t>
        </w:r>
        <w:r w:rsidRPr="002303A8">
          <w:rPr>
            <w:rFonts w:cs="B Nazanin"/>
            <w:sz w:val="24"/>
            <w:szCs w:val="24"/>
            <w:rtl/>
            <w:lang w:bidi="fa-IR"/>
          </w:rPr>
          <w:t xml:space="preserve"> </w:t>
        </w:r>
        <w:r w:rsidRPr="002303A8">
          <w:rPr>
            <w:rFonts w:cs="B Nazanin" w:hint="cs"/>
            <w:sz w:val="24"/>
            <w:szCs w:val="24"/>
            <w:rtl/>
            <w:lang w:bidi="fa-IR"/>
          </w:rPr>
          <w:t>از</w:t>
        </w:r>
        <w:r w:rsidRPr="002303A8">
          <w:rPr>
            <w:rFonts w:cs="B Nazanin"/>
            <w:sz w:val="24"/>
            <w:szCs w:val="24"/>
            <w:rtl/>
            <w:lang w:bidi="fa-IR"/>
          </w:rPr>
          <w:t xml:space="preserve"> </w:t>
        </w:r>
        <w:r w:rsidRPr="002303A8">
          <w:rPr>
            <w:rFonts w:cs="B Nazanin" w:hint="cs"/>
            <w:sz w:val="24"/>
            <w:szCs w:val="24"/>
            <w:rtl/>
            <w:lang w:bidi="fa-IR"/>
          </w:rPr>
          <w:t>روش‌های</w:t>
        </w:r>
        <w:r w:rsidRPr="002303A8">
          <w:rPr>
            <w:rFonts w:cs="B Nazanin"/>
            <w:sz w:val="24"/>
            <w:szCs w:val="24"/>
            <w:rtl/>
            <w:lang w:bidi="fa-IR"/>
          </w:rPr>
          <w:t xml:space="preserve"> </w:t>
        </w:r>
        <w:r w:rsidRPr="002303A8">
          <w:rPr>
            <w:rFonts w:cs="B Nazanin" w:hint="cs"/>
            <w:sz w:val="24"/>
            <w:szCs w:val="24"/>
            <w:rtl/>
            <w:lang w:bidi="fa-IR"/>
          </w:rPr>
          <w:t>مدل‌سازی</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متن کاوی با استفاده از الگوریتم های یادگیری ماشین</w:t>
        </w:r>
        <w:r w:rsidRPr="002303A8">
          <w:rPr>
            <w:rFonts w:cs="B Nazanin"/>
            <w:sz w:val="24"/>
            <w:szCs w:val="24"/>
            <w:rtl/>
            <w:lang w:bidi="fa-IR"/>
          </w:rPr>
          <w:t xml:space="preserve"> </w:t>
        </w:r>
        <w:r w:rsidRPr="002303A8">
          <w:rPr>
            <w:rFonts w:cs="B Nazanin" w:hint="cs"/>
            <w:sz w:val="24"/>
            <w:szCs w:val="24"/>
            <w:rtl/>
            <w:lang w:bidi="fa-IR"/>
          </w:rPr>
          <w:t>می‌تواند</w:t>
        </w:r>
        <w:r w:rsidRPr="002303A8">
          <w:rPr>
            <w:rFonts w:cs="B Nazanin"/>
            <w:sz w:val="24"/>
            <w:szCs w:val="24"/>
            <w:rtl/>
            <w:lang w:bidi="fa-IR"/>
          </w:rPr>
          <w:t xml:space="preserve"> </w:t>
        </w:r>
        <w:r w:rsidRPr="002303A8">
          <w:rPr>
            <w:rFonts w:cs="B Nazanin" w:hint="cs"/>
            <w:sz w:val="24"/>
            <w:szCs w:val="24"/>
            <w:rtl/>
            <w:lang w:bidi="fa-IR"/>
          </w:rPr>
          <w:t>به‌طور</w:t>
        </w:r>
        <w:r w:rsidRPr="002303A8">
          <w:rPr>
            <w:rFonts w:cs="B Nazanin"/>
            <w:sz w:val="24"/>
            <w:szCs w:val="24"/>
            <w:rtl/>
            <w:lang w:bidi="fa-IR"/>
          </w:rPr>
          <w:t xml:space="preserve"> </w:t>
        </w:r>
        <w:r w:rsidRPr="002303A8">
          <w:rPr>
            <w:rFonts w:cs="B Nazanin" w:hint="cs"/>
            <w:sz w:val="24"/>
            <w:szCs w:val="24"/>
            <w:rtl/>
            <w:lang w:bidi="fa-IR"/>
          </w:rPr>
          <w:t>قابل</w:t>
        </w:r>
        <w:r w:rsidRPr="002303A8">
          <w:rPr>
            <w:rFonts w:cs="B Nazanin"/>
            <w:sz w:val="24"/>
            <w:szCs w:val="24"/>
            <w:rtl/>
            <w:lang w:bidi="fa-IR"/>
          </w:rPr>
          <w:t xml:space="preserve"> </w:t>
        </w:r>
        <w:r w:rsidRPr="002303A8">
          <w:rPr>
            <w:rFonts w:cs="B Nazanin" w:hint="cs"/>
            <w:sz w:val="24"/>
            <w:szCs w:val="24"/>
            <w:rtl/>
            <w:lang w:bidi="fa-IR"/>
          </w:rPr>
          <w:t>توجهی</w:t>
        </w:r>
        <w:r w:rsidRPr="002303A8">
          <w:rPr>
            <w:rFonts w:cs="B Nazanin"/>
            <w:sz w:val="24"/>
            <w:szCs w:val="24"/>
            <w:rtl/>
            <w:lang w:bidi="fa-IR"/>
          </w:rPr>
          <w:t xml:space="preserve"> </w:t>
        </w:r>
        <w:r w:rsidRPr="002303A8">
          <w:rPr>
            <w:rFonts w:cs="B Nazanin" w:hint="cs"/>
            <w:sz w:val="24"/>
            <w:szCs w:val="24"/>
            <w:rtl/>
            <w:lang w:bidi="fa-IR"/>
          </w:rPr>
          <w:t>روند</w:t>
        </w:r>
        <w:r w:rsidRPr="002303A8">
          <w:rPr>
            <w:rFonts w:cs="B Nazanin"/>
            <w:sz w:val="24"/>
            <w:szCs w:val="24"/>
            <w:rtl/>
            <w:lang w:bidi="fa-IR"/>
          </w:rPr>
          <w:t xml:space="preserve"> </w:t>
        </w:r>
        <w:r w:rsidRPr="002303A8">
          <w:rPr>
            <w:rFonts w:cs="B Nazanin" w:hint="cs"/>
            <w:sz w:val="24"/>
            <w:szCs w:val="24"/>
            <w:rtl/>
            <w:lang w:bidi="fa-IR"/>
          </w:rPr>
          <w:t>سازماندهی</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تحلیل</w:t>
        </w:r>
        <w:r w:rsidRPr="002303A8">
          <w:rPr>
            <w:rFonts w:cs="B Nazanin"/>
            <w:sz w:val="24"/>
            <w:szCs w:val="24"/>
            <w:rtl/>
            <w:lang w:bidi="fa-IR"/>
          </w:rPr>
          <w:t xml:space="preserve"> </w:t>
        </w:r>
        <w:r w:rsidRPr="002303A8">
          <w:rPr>
            <w:rFonts w:cs="B Nazanin" w:hint="cs"/>
            <w:sz w:val="24"/>
            <w:szCs w:val="24"/>
            <w:rtl/>
            <w:lang w:bidi="fa-IR"/>
          </w:rPr>
          <w:t>داده‌ها</w:t>
        </w:r>
        <w:r w:rsidRPr="002303A8">
          <w:rPr>
            <w:rFonts w:cs="B Nazanin"/>
            <w:sz w:val="24"/>
            <w:szCs w:val="24"/>
            <w:rtl/>
            <w:lang w:bidi="fa-IR"/>
          </w:rPr>
          <w:t xml:space="preserve"> </w:t>
        </w:r>
        <w:r w:rsidRPr="002303A8">
          <w:rPr>
            <w:rFonts w:cs="B Nazanin" w:hint="cs"/>
            <w:sz w:val="24"/>
            <w:szCs w:val="24"/>
            <w:rtl/>
            <w:lang w:bidi="fa-IR"/>
          </w:rPr>
          <w:t>را</w:t>
        </w:r>
        <w:r w:rsidRPr="002303A8">
          <w:rPr>
            <w:rFonts w:cs="B Nazanin"/>
            <w:sz w:val="24"/>
            <w:szCs w:val="24"/>
            <w:rtl/>
            <w:lang w:bidi="fa-IR"/>
          </w:rPr>
          <w:t xml:space="preserve"> </w:t>
        </w:r>
        <w:r w:rsidRPr="002303A8">
          <w:rPr>
            <w:rFonts w:cs="B Nazanin" w:hint="cs"/>
            <w:sz w:val="24"/>
            <w:szCs w:val="24"/>
            <w:rtl/>
            <w:lang w:bidi="fa-IR"/>
          </w:rPr>
          <w:t>بهبود</w:t>
        </w:r>
        <w:r w:rsidRPr="002303A8">
          <w:rPr>
            <w:rFonts w:cs="B Nazanin"/>
            <w:sz w:val="24"/>
            <w:szCs w:val="24"/>
            <w:rtl/>
            <w:lang w:bidi="fa-IR"/>
          </w:rPr>
          <w:t xml:space="preserve"> </w:t>
        </w:r>
        <w:r w:rsidRPr="002303A8">
          <w:rPr>
            <w:rFonts w:cs="B Nazanin" w:hint="cs"/>
            <w:sz w:val="24"/>
            <w:szCs w:val="24"/>
            <w:rtl/>
            <w:lang w:bidi="fa-IR"/>
          </w:rPr>
          <w:t>بخشد</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همین</w:t>
        </w:r>
        <w:r w:rsidRPr="002303A8">
          <w:rPr>
            <w:rFonts w:cs="B Nazanin"/>
            <w:sz w:val="24"/>
            <w:szCs w:val="24"/>
            <w:rtl/>
            <w:lang w:bidi="fa-IR"/>
          </w:rPr>
          <w:t xml:space="preserve"> </w:t>
        </w:r>
        <w:r w:rsidRPr="002303A8">
          <w:rPr>
            <w:rFonts w:cs="B Nazanin" w:hint="cs"/>
            <w:sz w:val="24"/>
            <w:szCs w:val="24"/>
            <w:rtl/>
            <w:lang w:bidi="fa-IR"/>
          </w:rPr>
          <w:t>ترتیب،</w:t>
        </w:r>
        <w:r w:rsidRPr="002303A8">
          <w:rPr>
            <w:rFonts w:cs="B Nazanin"/>
            <w:sz w:val="24"/>
            <w:szCs w:val="24"/>
            <w:rtl/>
            <w:lang w:bidi="fa-IR"/>
          </w:rPr>
          <w:t xml:space="preserve"> </w:t>
        </w:r>
        <w:r w:rsidRPr="002303A8">
          <w:rPr>
            <w:rFonts w:cs="B Nazanin" w:hint="cs"/>
            <w:sz w:val="24"/>
            <w:szCs w:val="24"/>
            <w:rtl/>
            <w:lang w:bidi="fa-IR"/>
          </w:rPr>
          <w:t>تحقیقات</w:t>
        </w:r>
        <w:r w:rsidRPr="002303A8">
          <w:rPr>
            <w:rFonts w:cs="B Nazanin"/>
            <w:sz w:val="24"/>
            <w:szCs w:val="24"/>
            <w:rtl/>
            <w:lang w:bidi="fa-IR"/>
          </w:rPr>
          <w:t xml:space="preserve"> </w:t>
        </w:r>
        <w:r w:rsidRPr="002303A8">
          <w:rPr>
            <w:rFonts w:cs="B Nazanin" w:hint="cs"/>
            <w:sz w:val="24"/>
            <w:szCs w:val="24"/>
            <w:rtl/>
            <w:lang w:bidi="fa-IR"/>
          </w:rPr>
          <w:t>لیم</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همکاران</w:t>
        </w:r>
        <w:r w:rsidRPr="002303A8">
          <w:rPr>
            <w:rFonts w:cs="B Nazanin"/>
            <w:sz w:val="24"/>
            <w:szCs w:val="24"/>
            <w:rtl/>
            <w:lang w:bidi="fa-IR"/>
          </w:rPr>
          <w:t xml:space="preserve"> (2021)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توماس</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مک‌کارتی</w:t>
        </w:r>
        <w:r w:rsidRPr="002303A8">
          <w:rPr>
            <w:rFonts w:cs="B Nazanin"/>
            <w:sz w:val="24"/>
            <w:szCs w:val="24"/>
            <w:rtl/>
            <w:lang w:bidi="fa-IR"/>
          </w:rPr>
          <w:t xml:space="preserve"> (2022) </w:t>
        </w:r>
        <w:r w:rsidRPr="002303A8">
          <w:rPr>
            <w:rFonts w:cs="B Nazanin" w:hint="cs"/>
            <w:sz w:val="24"/>
            <w:szCs w:val="24"/>
            <w:rtl/>
            <w:lang w:bidi="fa-IR"/>
          </w:rPr>
          <w:t>نیز</w:t>
        </w:r>
        <w:r w:rsidRPr="002303A8">
          <w:rPr>
            <w:rFonts w:cs="B Nazanin"/>
            <w:sz w:val="24"/>
            <w:szCs w:val="24"/>
            <w:rtl/>
            <w:lang w:bidi="fa-IR"/>
          </w:rPr>
          <w:t xml:space="preserve"> </w:t>
        </w:r>
        <w:r w:rsidRPr="002303A8">
          <w:rPr>
            <w:rFonts w:cs="B Nazanin" w:hint="cs"/>
            <w:sz w:val="24"/>
            <w:szCs w:val="24"/>
            <w:rtl/>
            <w:lang w:bidi="fa-IR"/>
          </w:rPr>
          <w:t>تأکید</w:t>
        </w:r>
        <w:r w:rsidRPr="002303A8">
          <w:rPr>
            <w:rFonts w:cs="B Nazanin"/>
            <w:sz w:val="24"/>
            <w:szCs w:val="24"/>
            <w:rtl/>
            <w:lang w:bidi="fa-IR"/>
          </w:rPr>
          <w:t xml:space="preserve"> </w:t>
        </w:r>
        <w:r w:rsidRPr="002303A8">
          <w:rPr>
            <w:rFonts w:cs="B Nazanin" w:hint="cs"/>
            <w:sz w:val="24"/>
            <w:szCs w:val="24"/>
            <w:rtl/>
            <w:lang w:bidi="fa-IR"/>
          </w:rPr>
          <w:t>کرده‌اند</w:t>
        </w:r>
        <w:r w:rsidRPr="002303A8">
          <w:rPr>
            <w:rFonts w:cs="B Nazanin"/>
            <w:sz w:val="24"/>
            <w:szCs w:val="24"/>
            <w:rtl/>
            <w:lang w:bidi="fa-IR"/>
          </w:rPr>
          <w:t xml:space="preserve"> </w:t>
        </w:r>
        <w:r w:rsidRPr="002303A8">
          <w:rPr>
            <w:rFonts w:cs="B Nazanin" w:hint="cs"/>
            <w:sz w:val="24"/>
            <w:szCs w:val="24"/>
            <w:rtl/>
            <w:lang w:bidi="fa-IR"/>
          </w:rPr>
          <w:t>که</w:t>
        </w:r>
        <w:r w:rsidRPr="002303A8">
          <w:rPr>
            <w:rFonts w:cs="B Nazanin"/>
            <w:sz w:val="24"/>
            <w:szCs w:val="24"/>
            <w:rtl/>
            <w:lang w:bidi="fa-IR"/>
          </w:rPr>
          <w:t xml:space="preserve"> </w:t>
        </w:r>
        <w:r w:rsidRPr="002303A8">
          <w:rPr>
            <w:rFonts w:cs="B Nazanin" w:hint="cs"/>
            <w:sz w:val="24"/>
            <w:szCs w:val="24"/>
            <w:rtl/>
            <w:lang w:bidi="fa-IR"/>
          </w:rPr>
          <w:t>مدل‌سازی</w:t>
        </w:r>
        <w:r w:rsidRPr="002303A8">
          <w:rPr>
            <w:rFonts w:cs="B Nazanin"/>
            <w:sz w:val="24"/>
            <w:szCs w:val="24"/>
            <w:rtl/>
            <w:lang w:bidi="fa-IR"/>
          </w:rPr>
          <w:t xml:space="preserve"> </w:t>
        </w:r>
        <w:r w:rsidRPr="002303A8">
          <w:rPr>
            <w:rFonts w:cs="B Nazanin" w:hint="cs"/>
            <w:sz w:val="24"/>
            <w:szCs w:val="24"/>
            <w:rtl/>
            <w:lang w:bidi="fa-IR"/>
          </w:rPr>
          <w:t>موضوعی</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پژوهشگران</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امکان</w:t>
        </w:r>
        <w:r w:rsidRPr="002303A8">
          <w:rPr>
            <w:rFonts w:cs="B Nazanin"/>
            <w:sz w:val="24"/>
            <w:szCs w:val="24"/>
            <w:rtl/>
            <w:lang w:bidi="fa-IR"/>
          </w:rPr>
          <w:t xml:space="preserve"> </w:t>
        </w:r>
        <w:r w:rsidRPr="002303A8">
          <w:rPr>
            <w:rFonts w:cs="B Nazanin" w:hint="cs"/>
            <w:sz w:val="24"/>
            <w:szCs w:val="24"/>
            <w:rtl/>
            <w:lang w:bidi="fa-IR"/>
          </w:rPr>
          <w:t>را</w:t>
        </w:r>
        <w:r w:rsidRPr="002303A8">
          <w:rPr>
            <w:rFonts w:cs="B Nazanin"/>
            <w:sz w:val="24"/>
            <w:szCs w:val="24"/>
            <w:rtl/>
            <w:lang w:bidi="fa-IR"/>
          </w:rPr>
          <w:t xml:space="preserve"> </w:t>
        </w:r>
        <w:r w:rsidRPr="002303A8">
          <w:rPr>
            <w:rFonts w:cs="B Nazanin" w:hint="cs"/>
            <w:sz w:val="24"/>
            <w:szCs w:val="24"/>
            <w:rtl/>
            <w:lang w:bidi="fa-IR"/>
          </w:rPr>
          <w:t>می‌دهد</w:t>
        </w:r>
        <w:r w:rsidRPr="002303A8">
          <w:rPr>
            <w:rFonts w:cs="B Nazanin"/>
            <w:sz w:val="24"/>
            <w:szCs w:val="24"/>
            <w:rtl/>
            <w:lang w:bidi="fa-IR"/>
          </w:rPr>
          <w:t xml:space="preserve"> </w:t>
        </w:r>
        <w:r w:rsidRPr="002303A8">
          <w:rPr>
            <w:rFonts w:cs="B Nazanin" w:hint="cs"/>
            <w:sz w:val="24"/>
            <w:szCs w:val="24"/>
            <w:rtl/>
            <w:lang w:bidi="fa-IR"/>
          </w:rPr>
          <w:t>که</w:t>
        </w:r>
        <w:r w:rsidRPr="002303A8">
          <w:rPr>
            <w:rFonts w:cs="B Nazanin"/>
            <w:sz w:val="24"/>
            <w:szCs w:val="24"/>
            <w:rtl/>
            <w:lang w:bidi="fa-IR"/>
          </w:rPr>
          <w:t xml:space="preserve"> </w:t>
        </w:r>
        <w:r w:rsidRPr="002303A8">
          <w:rPr>
            <w:rFonts w:cs="B Nazanin" w:hint="cs"/>
            <w:sz w:val="24"/>
            <w:szCs w:val="24"/>
            <w:rtl/>
            <w:lang w:bidi="fa-IR"/>
          </w:rPr>
          <w:t>بدون</w:t>
        </w:r>
        <w:r w:rsidRPr="002303A8">
          <w:rPr>
            <w:rFonts w:cs="B Nazanin"/>
            <w:sz w:val="24"/>
            <w:szCs w:val="24"/>
            <w:rtl/>
            <w:lang w:bidi="fa-IR"/>
          </w:rPr>
          <w:t xml:space="preserve"> </w:t>
        </w:r>
        <w:r w:rsidRPr="002303A8">
          <w:rPr>
            <w:rFonts w:cs="B Nazanin" w:hint="cs"/>
            <w:sz w:val="24"/>
            <w:szCs w:val="24"/>
            <w:rtl/>
            <w:lang w:bidi="fa-IR"/>
          </w:rPr>
          <w:t>نیاز</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بررسی</w:t>
        </w:r>
        <w:r w:rsidRPr="002303A8">
          <w:rPr>
            <w:rFonts w:cs="B Nazanin"/>
            <w:sz w:val="24"/>
            <w:szCs w:val="24"/>
            <w:rtl/>
            <w:lang w:bidi="fa-IR"/>
          </w:rPr>
          <w:t xml:space="preserve"> </w:t>
        </w:r>
        <w:r w:rsidRPr="002303A8">
          <w:rPr>
            <w:rFonts w:cs="B Nazanin" w:hint="cs"/>
            <w:sz w:val="24"/>
            <w:szCs w:val="24"/>
            <w:rtl/>
            <w:lang w:bidi="fa-IR"/>
          </w:rPr>
          <w:t>دستی</w:t>
        </w:r>
        <w:r w:rsidRPr="002303A8">
          <w:rPr>
            <w:rFonts w:cs="B Nazanin"/>
            <w:sz w:val="24"/>
            <w:szCs w:val="24"/>
            <w:rtl/>
            <w:lang w:bidi="fa-IR"/>
          </w:rPr>
          <w:t xml:space="preserve"> </w:t>
        </w:r>
        <w:r w:rsidRPr="002303A8">
          <w:rPr>
            <w:rFonts w:cs="B Nazanin" w:hint="cs"/>
            <w:sz w:val="24"/>
            <w:szCs w:val="24"/>
            <w:rtl/>
            <w:lang w:bidi="fa-IR"/>
          </w:rPr>
          <w:t>حجم</w:t>
        </w:r>
        <w:r w:rsidRPr="002303A8">
          <w:rPr>
            <w:rFonts w:cs="B Nazanin"/>
            <w:sz w:val="24"/>
            <w:szCs w:val="24"/>
            <w:rtl/>
            <w:lang w:bidi="fa-IR"/>
          </w:rPr>
          <w:t xml:space="preserve"> </w:t>
        </w:r>
        <w:r w:rsidRPr="002303A8">
          <w:rPr>
            <w:rFonts w:cs="B Nazanin" w:hint="cs"/>
            <w:sz w:val="24"/>
            <w:szCs w:val="24"/>
            <w:rtl/>
            <w:lang w:bidi="fa-IR"/>
          </w:rPr>
          <w:t>وسیع</w:t>
        </w:r>
        <w:r w:rsidRPr="002303A8">
          <w:rPr>
            <w:rFonts w:cs="B Nazanin"/>
            <w:sz w:val="24"/>
            <w:szCs w:val="24"/>
            <w:rtl/>
            <w:lang w:bidi="fa-IR"/>
          </w:rPr>
          <w:t xml:space="preserve"> </w:t>
        </w:r>
        <w:r w:rsidRPr="002303A8">
          <w:rPr>
            <w:rFonts w:cs="B Nazanin" w:hint="cs"/>
            <w:sz w:val="24"/>
            <w:szCs w:val="24"/>
            <w:rtl/>
            <w:lang w:bidi="fa-IR"/>
          </w:rPr>
          <w:t>داده‌ها،</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تحلیل‌های</w:t>
        </w:r>
        <w:r w:rsidRPr="002303A8">
          <w:rPr>
            <w:rFonts w:cs="B Nazanin"/>
            <w:sz w:val="24"/>
            <w:szCs w:val="24"/>
            <w:rtl/>
            <w:lang w:bidi="fa-IR"/>
          </w:rPr>
          <w:t xml:space="preserve"> </w:t>
        </w:r>
        <w:r w:rsidRPr="002303A8">
          <w:rPr>
            <w:rFonts w:cs="B Nazanin" w:hint="cs"/>
            <w:sz w:val="24"/>
            <w:szCs w:val="24"/>
            <w:rtl/>
            <w:lang w:bidi="fa-IR"/>
          </w:rPr>
          <w:t>دقیق</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کارآمد</w:t>
        </w:r>
        <w:r w:rsidRPr="002303A8">
          <w:rPr>
            <w:rFonts w:cs="B Nazanin"/>
            <w:sz w:val="24"/>
            <w:szCs w:val="24"/>
            <w:rtl/>
            <w:lang w:bidi="fa-IR"/>
          </w:rPr>
          <w:t xml:space="preserve"> </w:t>
        </w:r>
        <w:r w:rsidRPr="002303A8">
          <w:rPr>
            <w:rFonts w:cs="B Nazanin" w:hint="cs"/>
            <w:sz w:val="24"/>
            <w:szCs w:val="24"/>
            <w:rtl/>
            <w:lang w:bidi="fa-IR"/>
          </w:rPr>
          <w:t>دست</w:t>
        </w:r>
        <w:r w:rsidRPr="002303A8">
          <w:rPr>
            <w:rFonts w:cs="B Nazanin"/>
            <w:sz w:val="24"/>
            <w:szCs w:val="24"/>
            <w:rtl/>
            <w:lang w:bidi="fa-IR"/>
          </w:rPr>
          <w:t xml:space="preserve"> </w:t>
        </w:r>
        <w:r w:rsidRPr="002303A8">
          <w:rPr>
            <w:rFonts w:cs="B Nazanin" w:hint="cs"/>
            <w:sz w:val="24"/>
            <w:szCs w:val="24"/>
            <w:rtl/>
            <w:lang w:bidi="fa-IR"/>
          </w:rPr>
          <w:t>یابند</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روند</w:t>
        </w:r>
        <w:r w:rsidRPr="002303A8">
          <w:rPr>
            <w:rFonts w:cs="B Nazanin"/>
            <w:sz w:val="24"/>
            <w:szCs w:val="24"/>
            <w:rtl/>
            <w:lang w:bidi="fa-IR"/>
          </w:rPr>
          <w:t xml:space="preserve"> </w:t>
        </w:r>
        <w:r w:rsidRPr="002303A8">
          <w:rPr>
            <w:rFonts w:cs="B Nazanin" w:hint="cs"/>
            <w:sz w:val="24"/>
            <w:szCs w:val="24"/>
            <w:rtl/>
            <w:lang w:bidi="fa-IR"/>
          </w:rPr>
          <w:t>تجزیه</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تحلیل</w:t>
        </w:r>
        <w:r w:rsidRPr="002303A8">
          <w:rPr>
            <w:rFonts w:cs="B Nazanin"/>
            <w:sz w:val="24"/>
            <w:szCs w:val="24"/>
            <w:rtl/>
            <w:lang w:bidi="fa-IR"/>
          </w:rPr>
          <w:t xml:space="preserve"> </w:t>
        </w:r>
        <w:r w:rsidRPr="002303A8">
          <w:rPr>
            <w:rFonts w:cs="B Nazanin" w:hint="cs"/>
            <w:sz w:val="24"/>
            <w:szCs w:val="24"/>
            <w:rtl/>
            <w:lang w:bidi="fa-IR"/>
          </w:rPr>
          <w:t>علمی</w:t>
        </w:r>
        <w:r w:rsidRPr="002303A8">
          <w:rPr>
            <w:rFonts w:cs="B Nazanin"/>
            <w:sz w:val="24"/>
            <w:szCs w:val="24"/>
            <w:rtl/>
            <w:lang w:bidi="fa-IR"/>
          </w:rPr>
          <w:t xml:space="preserve"> </w:t>
        </w:r>
        <w:r w:rsidRPr="002303A8">
          <w:rPr>
            <w:rFonts w:cs="B Nazanin" w:hint="cs"/>
            <w:sz w:val="24"/>
            <w:szCs w:val="24"/>
            <w:rtl/>
            <w:lang w:bidi="fa-IR"/>
          </w:rPr>
          <w:t>را</w:t>
        </w:r>
        <w:r w:rsidRPr="002303A8">
          <w:rPr>
            <w:rFonts w:cs="B Nazanin"/>
            <w:sz w:val="24"/>
            <w:szCs w:val="24"/>
            <w:rtl/>
            <w:lang w:bidi="fa-IR"/>
          </w:rPr>
          <w:t xml:space="preserve"> </w:t>
        </w:r>
        <w:r w:rsidRPr="002303A8">
          <w:rPr>
            <w:rFonts w:cs="B Nazanin" w:hint="cs"/>
            <w:sz w:val="24"/>
            <w:szCs w:val="24"/>
            <w:rtl/>
            <w:lang w:bidi="fa-IR"/>
          </w:rPr>
          <w:t>تسهیل</w:t>
        </w:r>
        <w:r w:rsidRPr="002303A8">
          <w:rPr>
            <w:rFonts w:cs="B Nazanin"/>
            <w:sz w:val="24"/>
            <w:szCs w:val="24"/>
            <w:rtl/>
            <w:lang w:bidi="fa-IR"/>
          </w:rPr>
          <w:t xml:space="preserve"> </w:t>
        </w:r>
        <w:r w:rsidRPr="002303A8">
          <w:rPr>
            <w:rFonts w:cs="B Nazanin" w:hint="cs"/>
            <w:sz w:val="24"/>
            <w:szCs w:val="24"/>
            <w:rtl/>
            <w:lang w:bidi="fa-IR"/>
          </w:rPr>
          <w:t>کنند</w:t>
        </w:r>
        <w:r w:rsidRPr="002303A8">
          <w:rPr>
            <w:rFonts w:cs="B Nazanin"/>
            <w:sz w:val="24"/>
            <w:szCs w:val="24"/>
            <w:rtl/>
            <w:lang w:bidi="fa-IR"/>
          </w:rPr>
          <w:t xml:space="preserve">. </w:t>
        </w:r>
        <w:r w:rsidRPr="002303A8">
          <w:rPr>
            <w:rFonts w:cs="B Nazanin" w:hint="cs"/>
            <w:sz w:val="24"/>
            <w:szCs w:val="24"/>
            <w:rtl/>
            <w:lang w:bidi="fa-IR"/>
          </w:rPr>
          <w:t>این</w:t>
        </w:r>
        <w:r w:rsidRPr="002303A8">
          <w:rPr>
            <w:rFonts w:cs="B Nazanin"/>
            <w:sz w:val="24"/>
            <w:szCs w:val="24"/>
            <w:rtl/>
            <w:lang w:bidi="fa-IR"/>
          </w:rPr>
          <w:t xml:space="preserve"> </w:t>
        </w:r>
        <w:r w:rsidRPr="002303A8">
          <w:rPr>
            <w:rFonts w:cs="B Nazanin" w:hint="cs"/>
            <w:sz w:val="24"/>
            <w:szCs w:val="24"/>
            <w:rtl/>
            <w:lang w:bidi="fa-IR"/>
          </w:rPr>
          <w:t>تکنیک</w:t>
        </w:r>
        <w:r w:rsidRPr="002303A8">
          <w:rPr>
            <w:rFonts w:cs="B Nazanin"/>
            <w:sz w:val="24"/>
            <w:szCs w:val="24"/>
            <w:rtl/>
            <w:lang w:bidi="fa-IR"/>
          </w:rPr>
          <w:t xml:space="preserve"> </w:t>
        </w:r>
        <w:r w:rsidRPr="002303A8">
          <w:rPr>
            <w:rFonts w:cs="B Nazanin" w:hint="cs"/>
            <w:sz w:val="24"/>
            <w:szCs w:val="24"/>
            <w:rtl/>
            <w:lang w:bidi="fa-IR"/>
          </w:rPr>
          <w:t>با</w:t>
        </w:r>
        <w:r w:rsidRPr="002303A8">
          <w:rPr>
            <w:rFonts w:cs="B Nazanin"/>
            <w:sz w:val="24"/>
            <w:szCs w:val="24"/>
            <w:rtl/>
            <w:lang w:bidi="fa-IR"/>
          </w:rPr>
          <w:t xml:space="preserve"> </w:t>
        </w:r>
        <w:r w:rsidRPr="002303A8">
          <w:rPr>
            <w:rFonts w:cs="B Nazanin" w:hint="cs"/>
            <w:sz w:val="24"/>
            <w:szCs w:val="24"/>
            <w:rtl/>
            <w:lang w:bidi="fa-IR"/>
          </w:rPr>
          <w:t>شناسایی</w:t>
        </w:r>
        <w:r w:rsidRPr="002303A8">
          <w:rPr>
            <w:rFonts w:cs="B Nazanin"/>
            <w:sz w:val="24"/>
            <w:szCs w:val="24"/>
            <w:rtl/>
            <w:lang w:bidi="fa-IR"/>
          </w:rPr>
          <w:t xml:space="preserve"> </w:t>
        </w:r>
        <w:r w:rsidRPr="002303A8">
          <w:rPr>
            <w:rFonts w:cs="B Nazanin" w:hint="cs"/>
            <w:sz w:val="24"/>
            <w:szCs w:val="24"/>
            <w:rtl/>
            <w:lang w:bidi="fa-IR"/>
          </w:rPr>
          <w:t>الگوها</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موضوعات</w:t>
        </w:r>
        <w:r w:rsidRPr="002303A8">
          <w:rPr>
            <w:rFonts w:cs="B Nazanin"/>
            <w:sz w:val="24"/>
            <w:szCs w:val="24"/>
            <w:rtl/>
            <w:lang w:bidi="fa-IR"/>
          </w:rPr>
          <w:t xml:space="preserve"> </w:t>
        </w:r>
        <w:r w:rsidRPr="002303A8">
          <w:rPr>
            <w:rFonts w:cs="B Nazanin" w:hint="cs"/>
            <w:sz w:val="24"/>
            <w:szCs w:val="24"/>
            <w:rtl/>
            <w:lang w:bidi="fa-IR"/>
          </w:rPr>
          <w:t>کلیدی،</w:t>
        </w:r>
        <w:r w:rsidRPr="002303A8">
          <w:rPr>
            <w:rFonts w:cs="B Nazanin"/>
            <w:sz w:val="24"/>
            <w:szCs w:val="24"/>
            <w:rtl/>
            <w:lang w:bidi="fa-IR"/>
          </w:rPr>
          <w:t xml:space="preserve"> </w:t>
        </w:r>
        <w:r w:rsidRPr="002303A8">
          <w:rPr>
            <w:rFonts w:cs="B Nazanin" w:hint="cs"/>
            <w:sz w:val="24"/>
            <w:szCs w:val="24"/>
            <w:rtl/>
            <w:lang w:bidi="fa-IR"/>
          </w:rPr>
          <w:t>به</w:t>
        </w:r>
        <w:r w:rsidRPr="002303A8">
          <w:rPr>
            <w:rFonts w:cs="B Nazanin"/>
            <w:sz w:val="24"/>
            <w:szCs w:val="24"/>
            <w:rtl/>
            <w:lang w:bidi="fa-IR"/>
          </w:rPr>
          <w:t xml:space="preserve"> </w:t>
        </w:r>
        <w:r w:rsidRPr="002303A8">
          <w:rPr>
            <w:rFonts w:cs="B Nazanin" w:hint="cs"/>
            <w:sz w:val="24"/>
            <w:szCs w:val="24"/>
            <w:rtl/>
            <w:lang w:bidi="fa-IR"/>
          </w:rPr>
          <w:t>سازماندهی</w:t>
        </w:r>
        <w:r w:rsidRPr="002303A8">
          <w:rPr>
            <w:rFonts w:cs="B Nazanin"/>
            <w:sz w:val="24"/>
            <w:szCs w:val="24"/>
            <w:rtl/>
            <w:lang w:bidi="fa-IR"/>
          </w:rPr>
          <w:t xml:space="preserve"> </w:t>
        </w:r>
        <w:r w:rsidRPr="002303A8">
          <w:rPr>
            <w:rFonts w:cs="B Nazanin" w:hint="cs"/>
            <w:sz w:val="24"/>
            <w:szCs w:val="24"/>
            <w:rtl/>
            <w:lang w:bidi="fa-IR"/>
          </w:rPr>
          <w:t>بهتر</w:t>
        </w:r>
        <w:r w:rsidRPr="002303A8">
          <w:rPr>
            <w:rFonts w:cs="B Nazanin"/>
            <w:sz w:val="24"/>
            <w:szCs w:val="24"/>
            <w:rtl/>
            <w:lang w:bidi="fa-IR"/>
          </w:rPr>
          <w:t xml:space="preserve"> </w:t>
        </w:r>
        <w:r w:rsidRPr="002303A8">
          <w:rPr>
            <w:rFonts w:cs="B Nazanin" w:hint="cs"/>
            <w:sz w:val="24"/>
            <w:szCs w:val="24"/>
            <w:rtl/>
            <w:lang w:bidi="fa-IR"/>
          </w:rPr>
          <w:t>پایان‌نامه‌ها</w:t>
        </w:r>
        <w:r w:rsidRPr="002303A8">
          <w:rPr>
            <w:rFonts w:cs="B Nazanin"/>
            <w:sz w:val="24"/>
            <w:szCs w:val="24"/>
            <w:rtl/>
            <w:lang w:bidi="fa-IR"/>
          </w:rPr>
          <w:t xml:space="preserve"> </w:t>
        </w:r>
        <w:r w:rsidRPr="002303A8">
          <w:rPr>
            <w:rFonts w:cs="B Nazanin" w:hint="cs"/>
            <w:sz w:val="24"/>
            <w:szCs w:val="24"/>
            <w:rtl/>
            <w:lang w:bidi="fa-IR"/>
          </w:rPr>
          <w:t>کمک</w:t>
        </w:r>
        <w:r w:rsidRPr="002303A8">
          <w:rPr>
            <w:rFonts w:cs="B Nazanin"/>
            <w:sz w:val="24"/>
            <w:szCs w:val="24"/>
            <w:rtl/>
            <w:lang w:bidi="fa-IR"/>
          </w:rPr>
          <w:t xml:space="preserve"> </w:t>
        </w:r>
        <w:r w:rsidRPr="002303A8">
          <w:rPr>
            <w:rFonts w:cs="B Nazanin" w:hint="cs"/>
            <w:sz w:val="24"/>
            <w:szCs w:val="24"/>
            <w:rtl/>
            <w:lang w:bidi="fa-IR"/>
          </w:rPr>
          <w:t>کرده</w:t>
        </w:r>
        <w:r w:rsidRPr="002303A8">
          <w:rPr>
            <w:rFonts w:cs="B Nazanin"/>
            <w:sz w:val="24"/>
            <w:szCs w:val="24"/>
            <w:rtl/>
            <w:lang w:bidi="fa-IR"/>
          </w:rPr>
          <w:t xml:space="preserve"> </w:t>
        </w:r>
        <w:r w:rsidRPr="002303A8">
          <w:rPr>
            <w:rFonts w:cs="B Nazanin" w:hint="cs"/>
            <w:sz w:val="24"/>
            <w:szCs w:val="24"/>
            <w:rtl/>
            <w:lang w:bidi="fa-IR"/>
          </w:rPr>
          <w:t>و</w:t>
        </w:r>
        <w:r w:rsidRPr="002303A8">
          <w:rPr>
            <w:rFonts w:cs="B Nazanin"/>
            <w:sz w:val="24"/>
            <w:szCs w:val="24"/>
            <w:rtl/>
            <w:lang w:bidi="fa-IR"/>
          </w:rPr>
          <w:t xml:space="preserve"> </w:t>
        </w:r>
        <w:r w:rsidRPr="002303A8">
          <w:rPr>
            <w:rFonts w:cs="B Nazanin" w:hint="cs"/>
            <w:sz w:val="24"/>
            <w:szCs w:val="24"/>
            <w:rtl/>
            <w:lang w:bidi="fa-IR"/>
          </w:rPr>
          <w:t>دقت</w:t>
        </w:r>
        <w:r w:rsidRPr="002303A8">
          <w:rPr>
            <w:rFonts w:cs="B Nazanin"/>
            <w:sz w:val="24"/>
            <w:szCs w:val="24"/>
            <w:rtl/>
            <w:lang w:bidi="fa-IR"/>
          </w:rPr>
          <w:t xml:space="preserve"> </w:t>
        </w:r>
        <w:r w:rsidRPr="002303A8">
          <w:rPr>
            <w:rFonts w:cs="B Nazanin" w:hint="cs"/>
            <w:sz w:val="24"/>
            <w:szCs w:val="24"/>
            <w:rtl/>
            <w:lang w:bidi="fa-IR"/>
          </w:rPr>
          <w:t>تحلیل‌ها</w:t>
        </w:r>
        <w:r w:rsidRPr="002303A8">
          <w:rPr>
            <w:rFonts w:cs="B Nazanin"/>
            <w:sz w:val="24"/>
            <w:szCs w:val="24"/>
            <w:rtl/>
            <w:lang w:bidi="fa-IR"/>
          </w:rPr>
          <w:t xml:space="preserve"> </w:t>
        </w:r>
        <w:r w:rsidRPr="002303A8">
          <w:rPr>
            <w:rFonts w:cs="B Nazanin" w:hint="cs"/>
            <w:sz w:val="24"/>
            <w:szCs w:val="24"/>
            <w:rtl/>
            <w:lang w:bidi="fa-IR"/>
          </w:rPr>
          <w:t>را</w:t>
        </w:r>
        <w:r w:rsidRPr="002303A8">
          <w:rPr>
            <w:rFonts w:cs="B Nazanin"/>
            <w:sz w:val="24"/>
            <w:szCs w:val="24"/>
            <w:rtl/>
            <w:lang w:bidi="fa-IR"/>
          </w:rPr>
          <w:t xml:space="preserve"> </w:t>
        </w:r>
        <w:r w:rsidRPr="002303A8">
          <w:rPr>
            <w:rFonts w:cs="B Nazanin" w:hint="cs"/>
            <w:sz w:val="24"/>
            <w:szCs w:val="24"/>
            <w:rtl/>
            <w:lang w:bidi="fa-IR"/>
          </w:rPr>
          <w:t>افزایش</w:t>
        </w:r>
        <w:r w:rsidRPr="002303A8">
          <w:rPr>
            <w:rFonts w:cs="B Nazanin"/>
            <w:sz w:val="24"/>
            <w:szCs w:val="24"/>
            <w:rtl/>
            <w:lang w:bidi="fa-IR"/>
          </w:rPr>
          <w:t xml:space="preserve"> </w:t>
        </w:r>
        <w:r w:rsidRPr="002303A8">
          <w:rPr>
            <w:rFonts w:cs="B Nazanin" w:hint="cs"/>
            <w:sz w:val="24"/>
            <w:szCs w:val="24"/>
            <w:rtl/>
            <w:lang w:bidi="fa-IR"/>
          </w:rPr>
          <w:t>می‌دهد. در حال حاضر، متن‌کاوی به عنوان یک ابزار مورد استفاده پژوهشگران، جایگاه ویژه‌ای داشته و کاربردهای آن در حوزه‌های مختلف تحقیقاتی به طور چشم‌گیری در حال رشد است (</w:t>
        </w:r>
        <w:r w:rsidRPr="002303A8">
          <w:rPr>
            <w:rFonts w:cs="B Nazanin" w:hint="cs"/>
            <w:sz w:val="24"/>
            <w:szCs w:val="24"/>
            <w:rtl/>
          </w:rPr>
          <w:t>کومار و تاکور</w:t>
        </w:r>
        <w:r w:rsidRPr="002303A8">
          <w:rPr>
            <w:rFonts w:cs="B Nazanin"/>
            <w:sz w:val="24"/>
            <w:szCs w:val="24"/>
          </w:rPr>
          <w:t xml:space="preserve"> </w:t>
        </w:r>
        <w:r w:rsidRPr="00EA65EA">
          <w:rPr>
            <w:rStyle w:val="FootnoteReference"/>
            <w:rFonts w:cs="B Nazanin"/>
            <w:sz w:val="24"/>
            <w:szCs w:val="24"/>
          </w:rPr>
          <w:footnoteReference w:id="17"/>
        </w:r>
        <w:r w:rsidRPr="002303A8">
          <w:rPr>
            <w:rFonts w:cs="B Nazanin"/>
            <w:sz w:val="24"/>
            <w:szCs w:val="24"/>
          </w:rPr>
          <w:t xml:space="preserve"> </w:t>
        </w:r>
        <w:r w:rsidRPr="002303A8">
          <w:rPr>
            <w:rFonts w:cs="B Nazanin" w:hint="cs"/>
            <w:sz w:val="24"/>
            <w:szCs w:val="24"/>
            <w:rtl/>
            <w:lang w:bidi="fa-IR"/>
          </w:rPr>
          <w:t>۲۰۲۱). حوزه علم اطلاعات و دانش‌شناسی نیز از این قاعده مستثنی نیست و اهمیت دارد که از این روش برای انجام پژوهش‌هایی که با حجم عظیمی از داده‌ها سروکار دارند، استفاده گردد. از سوی دیگر، دانشجویان مقاطع تحصیلات تکمیلی و بالطبع گسترش کمی پایان نامه ها و رساله های منتشر شده در حوزه علم اطلاعات و دانش‌شناسی، سبب شده است تا حجم عظیمی از داده‌های علمی در این زمینه منتشر شود که با روش‌های سنتی تحلیل محتوا به سادگی قابل پردازش و مطالعه نباشند. بنابراین، پژوهش در زمینه دسته‌بندی موضوعی پایان‌نامه‌های رشته علم اطلاعات و استفاده از تکنیک‌های مدل‌سازی موضوعی می‌تواند به ذینفعان متعددی از جمله پژوهشگران، دانشجویان، استادان، مدیران، برنامه‌ریزان آموزشی، سازمان‌های علمی، و کتابخانه‌ها و پایگاه‌های اطلاعاتی کمک کند.  (مانند پژوهش‌های انجام شده توسط باغ محمد، منصوری و چشمه سهرابی، ۱۳۹۹).</w:t>
        </w:r>
        <w:r w:rsidRPr="002303A8">
          <w:rPr>
            <w:rFonts w:cs="B Nazanin"/>
            <w:sz w:val="24"/>
            <w:szCs w:val="24"/>
            <w:rtl/>
          </w:rPr>
          <w:t xml:space="preserve"> </w:t>
        </w:r>
      </w:ins>
    </w:p>
    <w:p w14:paraId="376CA2B2" w14:textId="77777777" w:rsidR="00C33B45" w:rsidRPr="002303A8" w:rsidRDefault="00C33B45" w:rsidP="00C33B45">
      <w:pPr>
        <w:bidi/>
        <w:ind w:left="360"/>
        <w:jc w:val="both"/>
        <w:rPr>
          <w:ins w:id="457" w:author="غزاله عرفانیان" w:date="2025-07-14T12:44:00Z" w16du:dateUtc="2025-07-14T09:14:00Z"/>
          <w:rFonts w:cs="B Nazanin"/>
          <w:sz w:val="24"/>
          <w:szCs w:val="24"/>
        </w:rPr>
      </w:pPr>
      <w:ins w:id="458" w:author="غزاله عرفانیان" w:date="2025-07-14T12:44:00Z" w16du:dateUtc="2025-07-14T09:14:00Z">
        <w:r w:rsidRPr="002303A8">
          <w:rPr>
            <w:rFonts w:cs="B Nazanin"/>
            <w:sz w:val="24"/>
            <w:szCs w:val="24"/>
            <w:rtl/>
          </w:rPr>
          <w:t xml:space="preserve">از منظر </w:t>
        </w:r>
        <w:r w:rsidRPr="002303A8">
          <w:rPr>
            <w:rFonts w:cs="B Nazanin"/>
            <w:b/>
            <w:bCs/>
            <w:sz w:val="24"/>
            <w:szCs w:val="24"/>
            <w:rtl/>
          </w:rPr>
          <w:t>زمانی</w:t>
        </w:r>
        <w:r w:rsidRPr="002303A8">
          <w:rPr>
            <w:rFonts w:cs="B Nazanin"/>
            <w:sz w:val="24"/>
            <w:szCs w:val="24"/>
            <w:rtl/>
          </w:rPr>
          <w:t xml:space="preserve">، پژوهش حاضر در دوره‌ای انجام می‌شود که نیاز به جهت‌دهی هوشمندانه‌تر به پایان‌نامه‌ها و رساله‌های تحصیلات تکمیلی به‌شدت احساس می‌شود. انتخاب موضوعات پژوهشی گاه تحت تأثیر سلیقه یا دسترسی محدود به اطلاعات علمی صورت می‌گیرد، که این مسأله می‌تواند موجب تکرار موضوعات یا عدم توجه به نیازهای واقعی جامعه شود. هم‌زمان، رشد ابزارها و </w:t>
        </w:r>
        <w:r w:rsidRPr="002303A8">
          <w:rPr>
            <w:rFonts w:cs="B Nazanin"/>
            <w:sz w:val="24"/>
            <w:szCs w:val="24"/>
            <w:rtl/>
          </w:rPr>
          <w:lastRenderedPageBreak/>
          <w:t>الگوریتم‌های یادگیری ماشین و پردازش زبان طبیعی، امکان بهره‌گیری از روش‌های پیشرفته تحلیل متون را فراهم کرده و زمینه‌ساز دقت و اثربخشی بیشتر در تحلیل موضوعات علمی شده است. از این‌رو، استفاده از این فناوری‌ها در زمان کنونی نه تنها ممکن، بلکه برای ارتقای کیفیت تحقیقات ضروری است</w:t>
        </w:r>
        <w:r w:rsidRPr="002303A8">
          <w:rPr>
            <w:rFonts w:cs="B Nazanin"/>
            <w:sz w:val="24"/>
            <w:szCs w:val="24"/>
          </w:rPr>
          <w:t>.</w:t>
        </w:r>
      </w:ins>
    </w:p>
    <w:p w14:paraId="5DAA6AD7" w14:textId="77777777" w:rsidR="00C33B45" w:rsidRPr="002303A8" w:rsidRDefault="00C33B45" w:rsidP="00C33B45">
      <w:pPr>
        <w:bidi/>
        <w:ind w:left="360"/>
        <w:jc w:val="both"/>
        <w:rPr>
          <w:ins w:id="459" w:author="غزاله عرفانیان" w:date="2025-07-14T12:44:00Z" w16du:dateUtc="2025-07-14T09:14:00Z"/>
          <w:rFonts w:cs="B Nazanin"/>
          <w:sz w:val="24"/>
          <w:szCs w:val="24"/>
        </w:rPr>
      </w:pPr>
      <w:ins w:id="460" w:author="غزاله عرفانیان" w:date="2025-07-14T12:44:00Z" w16du:dateUtc="2025-07-14T09:14:00Z">
        <w:r w:rsidRPr="002303A8">
          <w:rPr>
            <w:rFonts w:cs="B Nazanin"/>
            <w:sz w:val="24"/>
            <w:szCs w:val="24"/>
            <w:rtl/>
          </w:rPr>
          <w:t>در</w:t>
        </w:r>
        <w:r w:rsidRPr="002303A8">
          <w:rPr>
            <w:rFonts w:cs="B Nazanin" w:hint="cs"/>
            <w:sz w:val="24"/>
            <w:szCs w:val="24"/>
            <w:rtl/>
          </w:rPr>
          <w:t xml:space="preserve"> کشور</w:t>
        </w:r>
        <w:r w:rsidRPr="002303A8">
          <w:rPr>
            <w:rFonts w:cs="B Nazanin"/>
            <w:sz w:val="24"/>
            <w:szCs w:val="24"/>
            <w:rtl/>
          </w:rPr>
          <w:t xml:space="preserve"> ایران، علی‌رغم توسعه کمی در تولید پایان‌نامه‌ها و مقالات علمی در رشته علم اطلاعات و دانش‌شناسی، هنوز توجه کافی به تحلیل محتوای علمی این آثار صورت نگرفته است. در بسیاری موارد، انتخاب موضوعات پژوهشی در دانشگاه‌های کشور با شناخت کامل از روندهای جهانی یا نیازهای بومی جامعه همراه نیست. علاوه بر این، دانشگاه‌ها و مراکز علمی کشور تحت تأثیر سیاست‌ها، نگرش‌ها، و منابع متفاوت، در مسیرهای گوناگونی حرکت می‌کنند و این امر باعث پراکندگی موضوعی در تولیدات علمی می‌شود. از این رو، تحلیل جامع و داده‌محور پایان‌نامه‌ها می‌تواند به عنوان ابزاری کارآمد برای مستندسازی تحولات علمی، هم‌راستاسازی تحقیقات با نیازهای واقعی کشور، و ارائه تصویری دقیق از وضعیت فعلی و جهت‌گیری‌های آتی پژوهش در این رشته عمل کند</w:t>
        </w:r>
        <w:r w:rsidRPr="002303A8">
          <w:rPr>
            <w:rFonts w:cs="B Nazanin"/>
            <w:sz w:val="24"/>
            <w:szCs w:val="24"/>
          </w:rPr>
          <w:t>.</w:t>
        </w:r>
      </w:ins>
    </w:p>
    <w:p w14:paraId="6DD1B4B0" w14:textId="77777777" w:rsidR="00C33B45" w:rsidRPr="002303A8" w:rsidRDefault="00C33B45" w:rsidP="00C33B45">
      <w:pPr>
        <w:bidi/>
        <w:ind w:left="360"/>
        <w:jc w:val="both"/>
        <w:rPr>
          <w:ins w:id="461" w:author="غزاله عرفانیان" w:date="2025-07-14T12:44:00Z" w16du:dateUtc="2025-07-14T09:14:00Z"/>
          <w:rFonts w:cs="B Nazanin"/>
          <w:sz w:val="24"/>
          <w:szCs w:val="24"/>
          <w:rtl/>
        </w:rPr>
      </w:pPr>
      <w:ins w:id="462" w:author="غزاله عرفانیان" w:date="2025-07-14T12:44:00Z" w16du:dateUtc="2025-07-14T09:14:00Z">
        <w:r w:rsidRPr="002303A8">
          <w:rPr>
            <w:rFonts w:cs="B Nazanin"/>
            <w:sz w:val="24"/>
            <w:szCs w:val="24"/>
            <w:rtl/>
          </w:rPr>
          <w:t>این پژوهش از دو جنبه نظری و عملی اهمیت دارد: از نظر نظری، به توسعه دانش در زم</w:t>
        </w:r>
        <w:r w:rsidRPr="002303A8">
          <w:rPr>
            <w:rFonts w:cs="B Nazanin" w:hint="cs"/>
            <w:sz w:val="24"/>
            <w:szCs w:val="24"/>
            <w:rtl/>
          </w:rPr>
          <w:t>ی</w:t>
        </w:r>
        <w:r w:rsidRPr="002303A8">
          <w:rPr>
            <w:rFonts w:cs="B Nazanin" w:hint="eastAsia"/>
            <w:sz w:val="24"/>
            <w:szCs w:val="24"/>
            <w:rtl/>
          </w:rPr>
          <w:t>نه</w:t>
        </w:r>
        <w:r w:rsidRPr="002303A8">
          <w:rPr>
            <w:rFonts w:cs="B Nazanin"/>
            <w:sz w:val="24"/>
            <w:szCs w:val="24"/>
            <w:rtl/>
          </w:rPr>
          <w:t xml:space="preserve"> تحل</w:t>
        </w:r>
        <w:r w:rsidRPr="002303A8">
          <w:rPr>
            <w:rFonts w:cs="B Nazanin" w:hint="cs"/>
            <w:sz w:val="24"/>
            <w:szCs w:val="24"/>
            <w:rtl/>
          </w:rPr>
          <w:t>ی</w:t>
        </w:r>
        <w:r w:rsidRPr="002303A8">
          <w:rPr>
            <w:rFonts w:cs="B Nazanin" w:hint="eastAsia"/>
            <w:sz w:val="24"/>
            <w:szCs w:val="24"/>
            <w:rtl/>
          </w:rPr>
          <w:t>ل</w:t>
        </w:r>
        <w:r w:rsidRPr="002303A8">
          <w:rPr>
            <w:rFonts w:cs="B Nazanin"/>
            <w:sz w:val="24"/>
            <w:szCs w:val="24"/>
            <w:rtl/>
          </w:rPr>
          <w:t xml:space="preserve"> محتوا</w:t>
        </w:r>
        <w:r w:rsidRPr="002303A8">
          <w:rPr>
            <w:rFonts w:cs="B Nazanin" w:hint="cs"/>
            <w:sz w:val="24"/>
            <w:szCs w:val="24"/>
            <w:rtl/>
          </w:rPr>
          <w:t>ی</w:t>
        </w:r>
        <w:r w:rsidRPr="002303A8">
          <w:rPr>
            <w:rFonts w:cs="B Nazanin"/>
            <w:sz w:val="24"/>
            <w:szCs w:val="24"/>
            <w:rtl/>
          </w:rPr>
          <w:t xml:space="preserve"> علم</w:t>
        </w:r>
        <w:r w:rsidRPr="002303A8">
          <w:rPr>
            <w:rFonts w:cs="B Nazanin" w:hint="cs"/>
            <w:sz w:val="24"/>
            <w:szCs w:val="24"/>
            <w:rtl/>
          </w:rPr>
          <w:t>ی</w:t>
        </w:r>
        <w:r w:rsidRPr="002303A8">
          <w:rPr>
            <w:rFonts w:cs="B Nazanin"/>
            <w:sz w:val="24"/>
            <w:szCs w:val="24"/>
            <w:rtl/>
          </w:rPr>
          <w:t xml:space="preserve"> کمک م</w:t>
        </w:r>
        <w:r w:rsidRPr="002303A8">
          <w:rPr>
            <w:rFonts w:cs="B Nazanin" w:hint="cs"/>
            <w:sz w:val="24"/>
            <w:szCs w:val="24"/>
            <w:rtl/>
          </w:rPr>
          <w:t>ی‌</w:t>
        </w:r>
        <w:r w:rsidRPr="002303A8">
          <w:rPr>
            <w:rFonts w:cs="B Nazanin" w:hint="eastAsia"/>
            <w:sz w:val="24"/>
            <w:szCs w:val="24"/>
            <w:rtl/>
          </w:rPr>
          <w:t>کند</w:t>
        </w:r>
        <w:r w:rsidRPr="002303A8">
          <w:rPr>
            <w:rFonts w:cs="B Nazanin"/>
            <w:sz w:val="24"/>
            <w:szCs w:val="24"/>
            <w:rtl/>
          </w:rPr>
          <w:t xml:space="preserve"> و از نظر عملی، نتا</w:t>
        </w:r>
        <w:r w:rsidRPr="002303A8">
          <w:rPr>
            <w:rFonts w:cs="B Nazanin" w:hint="cs"/>
            <w:sz w:val="24"/>
            <w:szCs w:val="24"/>
            <w:rtl/>
          </w:rPr>
          <w:t>ی</w:t>
        </w:r>
        <w:r w:rsidRPr="002303A8">
          <w:rPr>
            <w:rFonts w:cs="B Nazanin" w:hint="eastAsia"/>
            <w:sz w:val="24"/>
            <w:szCs w:val="24"/>
            <w:rtl/>
          </w:rPr>
          <w:t>ج</w:t>
        </w:r>
        <w:r w:rsidRPr="002303A8">
          <w:rPr>
            <w:rFonts w:cs="B Nazanin"/>
            <w:sz w:val="24"/>
            <w:szCs w:val="24"/>
            <w:rtl/>
          </w:rPr>
          <w:t xml:space="preserve"> آن م</w:t>
        </w:r>
        <w:r w:rsidRPr="002303A8">
          <w:rPr>
            <w:rFonts w:cs="B Nazanin" w:hint="cs"/>
            <w:sz w:val="24"/>
            <w:szCs w:val="24"/>
            <w:rtl/>
          </w:rPr>
          <w:t>ی‌</w:t>
        </w:r>
        <w:r w:rsidRPr="002303A8">
          <w:rPr>
            <w:rFonts w:cs="B Nazanin" w:hint="eastAsia"/>
            <w:sz w:val="24"/>
            <w:szCs w:val="24"/>
            <w:rtl/>
          </w:rPr>
          <w:t>تواند</w:t>
        </w:r>
        <w:r w:rsidRPr="002303A8">
          <w:rPr>
            <w:rFonts w:cs="B Nazanin"/>
            <w:sz w:val="24"/>
            <w:szCs w:val="24"/>
            <w:rtl/>
          </w:rPr>
          <w:t xml:space="preserve"> در س</w:t>
        </w:r>
        <w:r w:rsidRPr="002303A8">
          <w:rPr>
            <w:rFonts w:cs="B Nazanin" w:hint="cs"/>
            <w:sz w:val="24"/>
            <w:szCs w:val="24"/>
            <w:rtl/>
          </w:rPr>
          <w:t>ی</w:t>
        </w:r>
        <w:r w:rsidRPr="002303A8">
          <w:rPr>
            <w:rFonts w:cs="B Nazanin" w:hint="eastAsia"/>
            <w:sz w:val="24"/>
            <w:szCs w:val="24"/>
            <w:rtl/>
          </w:rPr>
          <w:t>است‌گذار</w:t>
        </w:r>
        <w:r w:rsidRPr="002303A8">
          <w:rPr>
            <w:rFonts w:cs="B Nazanin" w:hint="cs"/>
            <w:sz w:val="24"/>
            <w:szCs w:val="24"/>
            <w:rtl/>
          </w:rPr>
          <w:t>ی‌</w:t>
        </w:r>
        <w:r w:rsidRPr="002303A8">
          <w:rPr>
            <w:rFonts w:cs="B Nazanin" w:hint="eastAsia"/>
            <w:sz w:val="24"/>
            <w:szCs w:val="24"/>
            <w:rtl/>
          </w:rPr>
          <w:t>ها</w:t>
        </w:r>
        <w:r w:rsidRPr="002303A8">
          <w:rPr>
            <w:rFonts w:cs="B Nazanin" w:hint="cs"/>
            <w:sz w:val="24"/>
            <w:szCs w:val="24"/>
            <w:rtl/>
          </w:rPr>
          <w:t>ی</w:t>
        </w:r>
        <w:r w:rsidRPr="002303A8">
          <w:rPr>
            <w:rFonts w:cs="B Nazanin"/>
            <w:sz w:val="24"/>
            <w:szCs w:val="24"/>
            <w:rtl/>
          </w:rPr>
          <w:t xml:space="preserve"> آموزش</w:t>
        </w:r>
        <w:r w:rsidRPr="002303A8">
          <w:rPr>
            <w:rFonts w:cs="B Nazanin" w:hint="cs"/>
            <w:sz w:val="24"/>
            <w:szCs w:val="24"/>
            <w:rtl/>
          </w:rPr>
          <w:t>ی</w:t>
        </w:r>
        <w:r w:rsidRPr="002303A8">
          <w:rPr>
            <w:rFonts w:cs="B Nazanin" w:hint="eastAsia"/>
            <w:sz w:val="24"/>
            <w:szCs w:val="24"/>
            <w:rtl/>
          </w:rPr>
          <w:t>،</w:t>
        </w:r>
        <w:r w:rsidRPr="002303A8">
          <w:rPr>
            <w:rFonts w:cs="B Nazanin"/>
            <w:sz w:val="24"/>
            <w:szCs w:val="24"/>
            <w:rtl/>
          </w:rPr>
          <w:t xml:space="preserve"> به</w:t>
        </w:r>
        <w:r w:rsidRPr="002303A8">
          <w:rPr>
            <w:rFonts w:cs="B Nazanin" w:hint="cs"/>
            <w:sz w:val="24"/>
            <w:szCs w:val="24"/>
            <w:rtl/>
          </w:rPr>
          <w:t>ی</w:t>
        </w:r>
        <w:r w:rsidRPr="002303A8">
          <w:rPr>
            <w:rFonts w:cs="B Nazanin" w:hint="eastAsia"/>
            <w:sz w:val="24"/>
            <w:szCs w:val="24"/>
            <w:rtl/>
          </w:rPr>
          <w:t>نه‌ساز</w:t>
        </w:r>
        <w:r w:rsidRPr="002303A8">
          <w:rPr>
            <w:rFonts w:cs="B Nazanin" w:hint="cs"/>
            <w:sz w:val="24"/>
            <w:szCs w:val="24"/>
            <w:rtl/>
          </w:rPr>
          <w:t>ی</w:t>
        </w:r>
        <w:r w:rsidRPr="002303A8">
          <w:rPr>
            <w:rFonts w:cs="B Nazanin"/>
            <w:sz w:val="24"/>
            <w:szCs w:val="24"/>
            <w:rtl/>
          </w:rPr>
          <w:t xml:space="preserve"> س</w:t>
        </w:r>
        <w:r w:rsidRPr="002303A8">
          <w:rPr>
            <w:rFonts w:cs="B Nazanin" w:hint="cs"/>
            <w:sz w:val="24"/>
            <w:szCs w:val="24"/>
            <w:rtl/>
          </w:rPr>
          <w:t>ی</w:t>
        </w:r>
        <w:r w:rsidRPr="002303A8">
          <w:rPr>
            <w:rFonts w:cs="B Nazanin" w:hint="eastAsia"/>
            <w:sz w:val="24"/>
            <w:szCs w:val="24"/>
            <w:rtl/>
          </w:rPr>
          <w:t>ستم‌ها</w:t>
        </w:r>
        <w:r w:rsidRPr="002303A8">
          <w:rPr>
            <w:rFonts w:cs="B Nazanin" w:hint="cs"/>
            <w:sz w:val="24"/>
            <w:szCs w:val="24"/>
            <w:rtl/>
          </w:rPr>
          <w:t>ی</w:t>
        </w:r>
        <w:r w:rsidRPr="002303A8">
          <w:rPr>
            <w:rFonts w:cs="B Nazanin"/>
            <w:sz w:val="24"/>
            <w:szCs w:val="24"/>
            <w:rtl/>
          </w:rPr>
          <w:t xml:space="preserve"> باز</w:t>
        </w:r>
        <w:r w:rsidRPr="002303A8">
          <w:rPr>
            <w:rFonts w:cs="B Nazanin" w:hint="cs"/>
            <w:sz w:val="24"/>
            <w:szCs w:val="24"/>
            <w:rtl/>
          </w:rPr>
          <w:t>ی</w:t>
        </w:r>
        <w:r w:rsidRPr="002303A8">
          <w:rPr>
            <w:rFonts w:cs="B Nazanin" w:hint="eastAsia"/>
            <w:sz w:val="24"/>
            <w:szCs w:val="24"/>
            <w:rtl/>
          </w:rPr>
          <w:t>اب</w:t>
        </w:r>
        <w:r w:rsidRPr="002303A8">
          <w:rPr>
            <w:rFonts w:cs="B Nazanin" w:hint="cs"/>
            <w:sz w:val="24"/>
            <w:szCs w:val="24"/>
            <w:rtl/>
          </w:rPr>
          <w:t>ی</w:t>
        </w:r>
        <w:r w:rsidRPr="002303A8">
          <w:rPr>
            <w:rFonts w:cs="B Nazanin"/>
            <w:sz w:val="24"/>
            <w:szCs w:val="24"/>
            <w:rtl/>
          </w:rPr>
          <w:t xml:space="preserve"> اطلاعات، و هدا</w:t>
        </w:r>
        <w:r w:rsidRPr="002303A8">
          <w:rPr>
            <w:rFonts w:cs="B Nazanin" w:hint="cs"/>
            <w:sz w:val="24"/>
            <w:szCs w:val="24"/>
            <w:rtl/>
          </w:rPr>
          <w:t>ی</w:t>
        </w:r>
        <w:r w:rsidRPr="002303A8">
          <w:rPr>
            <w:rFonts w:cs="B Nazanin" w:hint="eastAsia"/>
            <w:sz w:val="24"/>
            <w:szCs w:val="24"/>
            <w:rtl/>
          </w:rPr>
          <w:t>ت</w:t>
        </w:r>
        <w:r w:rsidRPr="002303A8">
          <w:rPr>
            <w:rFonts w:cs="B Nazanin"/>
            <w:sz w:val="24"/>
            <w:szCs w:val="24"/>
            <w:rtl/>
          </w:rPr>
          <w:t xml:space="preserve"> پژوهش‌ها</w:t>
        </w:r>
        <w:r w:rsidRPr="002303A8">
          <w:rPr>
            <w:rFonts w:cs="B Nazanin" w:hint="cs"/>
            <w:sz w:val="24"/>
            <w:szCs w:val="24"/>
            <w:rtl/>
          </w:rPr>
          <w:t>ی</w:t>
        </w:r>
        <w:r w:rsidRPr="002303A8">
          <w:rPr>
            <w:rFonts w:cs="B Nazanin"/>
            <w:sz w:val="24"/>
            <w:szCs w:val="24"/>
            <w:rtl/>
          </w:rPr>
          <w:t xml:space="preserve"> آ</w:t>
        </w:r>
        <w:r w:rsidRPr="002303A8">
          <w:rPr>
            <w:rFonts w:cs="B Nazanin" w:hint="cs"/>
            <w:sz w:val="24"/>
            <w:szCs w:val="24"/>
            <w:rtl/>
          </w:rPr>
          <w:t>ی</w:t>
        </w:r>
        <w:r w:rsidRPr="002303A8">
          <w:rPr>
            <w:rFonts w:cs="B Nazanin" w:hint="eastAsia"/>
            <w:sz w:val="24"/>
            <w:szCs w:val="24"/>
            <w:rtl/>
          </w:rPr>
          <w:t>نده</w:t>
        </w:r>
        <w:r w:rsidRPr="002303A8">
          <w:rPr>
            <w:rFonts w:cs="B Nazanin"/>
            <w:sz w:val="24"/>
            <w:szCs w:val="24"/>
            <w:rtl/>
          </w:rPr>
          <w:t xml:space="preserve"> مف</w:t>
        </w:r>
        <w:r w:rsidRPr="002303A8">
          <w:rPr>
            <w:rFonts w:cs="B Nazanin" w:hint="cs"/>
            <w:sz w:val="24"/>
            <w:szCs w:val="24"/>
            <w:rtl/>
          </w:rPr>
          <w:t>ی</w:t>
        </w:r>
        <w:r w:rsidRPr="002303A8">
          <w:rPr>
            <w:rFonts w:cs="B Nazanin" w:hint="eastAsia"/>
            <w:sz w:val="24"/>
            <w:szCs w:val="24"/>
            <w:rtl/>
          </w:rPr>
          <w:t>د</w:t>
        </w:r>
        <w:r w:rsidRPr="002303A8">
          <w:rPr>
            <w:rFonts w:cs="B Nazanin"/>
            <w:sz w:val="24"/>
            <w:szCs w:val="24"/>
            <w:rtl/>
          </w:rPr>
          <w:t xml:space="preserve"> باشد</w:t>
        </w:r>
        <w:r w:rsidRPr="002303A8">
          <w:rPr>
            <w:rFonts w:cs="B Nazanin"/>
            <w:sz w:val="24"/>
            <w:szCs w:val="24"/>
          </w:rPr>
          <w:t xml:space="preserve">. </w:t>
        </w:r>
        <w:r w:rsidRPr="002303A8">
          <w:rPr>
            <w:rFonts w:cs="B Nazanin"/>
            <w:sz w:val="24"/>
            <w:szCs w:val="24"/>
            <w:rtl/>
          </w:rPr>
          <w:t>بنابراین، انجام این مطالعه می‌تواند تأث</w:t>
        </w:r>
        <w:r w:rsidRPr="002303A8">
          <w:rPr>
            <w:rFonts w:cs="B Nazanin" w:hint="cs"/>
            <w:sz w:val="24"/>
            <w:szCs w:val="24"/>
            <w:rtl/>
          </w:rPr>
          <w:t>ی</w:t>
        </w:r>
        <w:r w:rsidRPr="002303A8">
          <w:rPr>
            <w:rFonts w:cs="B Nazanin" w:hint="eastAsia"/>
            <w:sz w:val="24"/>
            <w:szCs w:val="24"/>
            <w:rtl/>
          </w:rPr>
          <w:t>ر</w:t>
        </w:r>
        <w:r w:rsidRPr="002303A8">
          <w:rPr>
            <w:rFonts w:cs="B Nazanin"/>
            <w:sz w:val="24"/>
            <w:szCs w:val="24"/>
            <w:rtl/>
          </w:rPr>
          <w:t xml:space="preserve"> مستق</w:t>
        </w:r>
        <w:r w:rsidRPr="002303A8">
          <w:rPr>
            <w:rFonts w:cs="B Nazanin" w:hint="cs"/>
            <w:sz w:val="24"/>
            <w:szCs w:val="24"/>
            <w:rtl/>
          </w:rPr>
          <w:t>ی</w:t>
        </w:r>
        <w:r w:rsidRPr="002303A8">
          <w:rPr>
            <w:rFonts w:cs="B Nazanin" w:hint="eastAsia"/>
            <w:sz w:val="24"/>
            <w:szCs w:val="24"/>
            <w:rtl/>
          </w:rPr>
          <w:t>م</w:t>
        </w:r>
        <w:r w:rsidRPr="002303A8">
          <w:rPr>
            <w:rFonts w:cs="B Nazanin" w:hint="cs"/>
            <w:sz w:val="24"/>
            <w:szCs w:val="24"/>
            <w:rtl/>
          </w:rPr>
          <w:t>ی</w:t>
        </w:r>
        <w:r w:rsidRPr="002303A8">
          <w:rPr>
            <w:rFonts w:cs="B Nazanin"/>
            <w:sz w:val="24"/>
            <w:szCs w:val="24"/>
            <w:rtl/>
          </w:rPr>
          <w:t xml:space="preserve"> بر بهبود ک</w:t>
        </w:r>
        <w:r w:rsidRPr="002303A8">
          <w:rPr>
            <w:rFonts w:cs="B Nazanin" w:hint="cs"/>
            <w:sz w:val="24"/>
            <w:szCs w:val="24"/>
            <w:rtl/>
          </w:rPr>
          <w:t>ی</w:t>
        </w:r>
        <w:r w:rsidRPr="002303A8">
          <w:rPr>
            <w:rFonts w:cs="B Nazanin" w:hint="eastAsia"/>
            <w:sz w:val="24"/>
            <w:szCs w:val="24"/>
            <w:rtl/>
          </w:rPr>
          <w:t>ف</w:t>
        </w:r>
        <w:r w:rsidRPr="002303A8">
          <w:rPr>
            <w:rFonts w:cs="B Nazanin" w:hint="cs"/>
            <w:sz w:val="24"/>
            <w:szCs w:val="24"/>
            <w:rtl/>
          </w:rPr>
          <w:t>ی</w:t>
        </w:r>
        <w:r w:rsidRPr="002303A8">
          <w:rPr>
            <w:rFonts w:cs="B Nazanin" w:hint="eastAsia"/>
            <w:sz w:val="24"/>
            <w:szCs w:val="24"/>
            <w:rtl/>
          </w:rPr>
          <w:t>ت</w:t>
        </w:r>
        <w:r w:rsidRPr="002303A8">
          <w:rPr>
            <w:rFonts w:cs="B Nazanin"/>
            <w:sz w:val="24"/>
            <w:szCs w:val="24"/>
            <w:rtl/>
          </w:rPr>
          <w:t xml:space="preserve"> تحق</w:t>
        </w:r>
        <w:r w:rsidRPr="002303A8">
          <w:rPr>
            <w:rFonts w:cs="B Nazanin" w:hint="cs"/>
            <w:sz w:val="24"/>
            <w:szCs w:val="24"/>
            <w:rtl/>
          </w:rPr>
          <w:t>ی</w:t>
        </w:r>
        <w:r w:rsidRPr="002303A8">
          <w:rPr>
            <w:rFonts w:cs="B Nazanin" w:hint="eastAsia"/>
            <w:sz w:val="24"/>
            <w:szCs w:val="24"/>
            <w:rtl/>
          </w:rPr>
          <w:t>قات</w:t>
        </w:r>
        <w:r w:rsidRPr="002303A8">
          <w:rPr>
            <w:rFonts w:cs="B Nazanin"/>
            <w:sz w:val="24"/>
            <w:szCs w:val="24"/>
            <w:rtl/>
          </w:rPr>
          <w:t xml:space="preserve"> علم</w:t>
        </w:r>
        <w:r w:rsidRPr="002303A8">
          <w:rPr>
            <w:rFonts w:cs="B Nazanin" w:hint="cs"/>
            <w:sz w:val="24"/>
            <w:szCs w:val="24"/>
            <w:rtl/>
          </w:rPr>
          <w:t>ی</w:t>
        </w:r>
        <w:r w:rsidRPr="002303A8">
          <w:rPr>
            <w:rFonts w:cs="B Nazanin"/>
            <w:sz w:val="24"/>
            <w:szCs w:val="24"/>
            <w:rtl/>
          </w:rPr>
          <w:t xml:space="preserve"> و تطب</w:t>
        </w:r>
        <w:r w:rsidRPr="002303A8">
          <w:rPr>
            <w:rFonts w:cs="B Nazanin" w:hint="cs"/>
            <w:sz w:val="24"/>
            <w:szCs w:val="24"/>
            <w:rtl/>
          </w:rPr>
          <w:t>ی</w:t>
        </w:r>
        <w:r w:rsidRPr="002303A8">
          <w:rPr>
            <w:rFonts w:cs="B Nazanin" w:hint="eastAsia"/>
            <w:sz w:val="24"/>
            <w:szCs w:val="24"/>
            <w:rtl/>
          </w:rPr>
          <w:t>ق</w:t>
        </w:r>
        <w:r w:rsidRPr="002303A8">
          <w:rPr>
            <w:rFonts w:cs="B Nazanin"/>
            <w:sz w:val="24"/>
            <w:szCs w:val="24"/>
            <w:rtl/>
          </w:rPr>
          <w:t xml:space="preserve"> آن‌ها با ن</w:t>
        </w:r>
        <w:r w:rsidRPr="002303A8">
          <w:rPr>
            <w:rFonts w:cs="B Nazanin" w:hint="cs"/>
            <w:sz w:val="24"/>
            <w:szCs w:val="24"/>
            <w:rtl/>
          </w:rPr>
          <w:t>ی</w:t>
        </w:r>
        <w:r w:rsidRPr="002303A8">
          <w:rPr>
            <w:rFonts w:cs="B Nazanin" w:hint="eastAsia"/>
            <w:sz w:val="24"/>
            <w:szCs w:val="24"/>
            <w:rtl/>
          </w:rPr>
          <w:t>ازها</w:t>
        </w:r>
        <w:r w:rsidRPr="002303A8">
          <w:rPr>
            <w:rFonts w:cs="B Nazanin" w:hint="cs"/>
            <w:sz w:val="24"/>
            <w:szCs w:val="24"/>
            <w:rtl/>
          </w:rPr>
          <w:t>ی</w:t>
        </w:r>
        <w:r w:rsidRPr="002303A8">
          <w:rPr>
            <w:rFonts w:cs="B Nazanin"/>
            <w:sz w:val="24"/>
            <w:szCs w:val="24"/>
            <w:rtl/>
          </w:rPr>
          <w:t xml:space="preserve"> جامعه داشته باشد</w:t>
        </w:r>
        <w:r w:rsidRPr="002303A8">
          <w:rPr>
            <w:rFonts w:cs="B Nazanin"/>
            <w:sz w:val="24"/>
            <w:szCs w:val="24"/>
          </w:rPr>
          <w:t>.</w:t>
        </w:r>
      </w:ins>
    </w:p>
    <w:p w14:paraId="5F00F413" w14:textId="77777777" w:rsidR="009D42F9" w:rsidRPr="0026345A" w:rsidRDefault="009D42F9" w:rsidP="009D42F9">
      <w:pPr>
        <w:bidi/>
        <w:jc w:val="both"/>
        <w:rPr>
          <w:rFonts w:cs="B Nazanin"/>
          <w:sz w:val="24"/>
          <w:szCs w:val="24"/>
        </w:rPr>
      </w:pPr>
    </w:p>
    <w:p w14:paraId="42A47C53" w14:textId="02ADAA35" w:rsidR="003E7685" w:rsidRPr="00EA65EA" w:rsidDel="00543B67" w:rsidRDefault="003E7685" w:rsidP="00EA65EA">
      <w:pPr>
        <w:numPr>
          <w:ilvl w:val="0"/>
          <w:numId w:val="6"/>
        </w:numPr>
        <w:bidi/>
        <w:jc w:val="both"/>
        <w:rPr>
          <w:del w:id="463" w:author="غزاله عرفانیان" w:date="2025-06-29T14:35:00Z" w16du:dateUtc="2025-06-29T11:05:00Z"/>
          <w:rFonts w:cs="B Nazanin"/>
          <w:sz w:val="24"/>
          <w:szCs w:val="24"/>
        </w:rPr>
      </w:pPr>
      <w:del w:id="464" w:author="غزاله عرفانیان" w:date="2025-06-29T14:35:00Z" w16du:dateUtc="2025-06-29T11:05:00Z">
        <w:r w:rsidRPr="00EA65EA" w:rsidDel="00543B67">
          <w:rPr>
            <w:rFonts w:cs="B Nazanin"/>
            <w:b/>
            <w:bCs/>
            <w:sz w:val="24"/>
            <w:szCs w:val="24"/>
            <w:rtl/>
          </w:rPr>
          <w:delText xml:space="preserve">موضوعات پرتکرار و </w:delText>
        </w:r>
        <w:commentRangeStart w:id="465"/>
        <w:r w:rsidRPr="00EA65EA" w:rsidDel="00543B67">
          <w:rPr>
            <w:rFonts w:cs="B Nazanin"/>
            <w:b/>
            <w:bCs/>
            <w:sz w:val="24"/>
            <w:szCs w:val="24"/>
            <w:rtl/>
          </w:rPr>
          <w:delText>الگوهای تحقیقاتی در پایان‌نامه‌های این رشته چیست؟</w:delText>
        </w:r>
      </w:del>
    </w:p>
    <w:p w14:paraId="3B425C23" w14:textId="2B246B5B" w:rsidR="003E7685" w:rsidRPr="00EA65EA" w:rsidDel="00543B67" w:rsidRDefault="003E7685" w:rsidP="00EA65EA">
      <w:pPr>
        <w:numPr>
          <w:ilvl w:val="0"/>
          <w:numId w:val="6"/>
        </w:numPr>
        <w:bidi/>
        <w:jc w:val="both"/>
        <w:rPr>
          <w:del w:id="466" w:author="غزاله عرفانیان" w:date="2025-06-29T14:35:00Z" w16du:dateUtc="2025-06-29T11:05:00Z"/>
          <w:rFonts w:cs="B Nazanin"/>
          <w:sz w:val="24"/>
          <w:szCs w:val="24"/>
        </w:rPr>
      </w:pPr>
      <w:del w:id="467" w:author="غزاله عرفانیان" w:date="2025-06-29T14:35:00Z" w16du:dateUtc="2025-06-29T11:05:00Z">
        <w:r w:rsidRPr="00EA65EA" w:rsidDel="00543B67">
          <w:rPr>
            <w:rFonts w:cs="B Nazanin"/>
            <w:b/>
            <w:bCs/>
            <w:sz w:val="24"/>
            <w:szCs w:val="24"/>
            <w:rtl/>
          </w:rPr>
          <w:delText>روند تغییرات موضوعی در پژوهش‌های این حوزه طی سال‌های اخیر چگونه بوده است؟</w:delText>
        </w:r>
      </w:del>
    </w:p>
    <w:p w14:paraId="7BD57856" w14:textId="58F6154D" w:rsidR="003E7685" w:rsidRPr="00EA65EA" w:rsidDel="00543B67" w:rsidRDefault="003E7685" w:rsidP="00EA65EA">
      <w:pPr>
        <w:numPr>
          <w:ilvl w:val="0"/>
          <w:numId w:val="6"/>
        </w:numPr>
        <w:bidi/>
        <w:jc w:val="both"/>
        <w:rPr>
          <w:del w:id="468" w:author="غزاله عرفانیان" w:date="2025-06-29T14:35:00Z" w16du:dateUtc="2025-06-29T11:05:00Z"/>
          <w:rFonts w:cs="B Nazanin"/>
          <w:sz w:val="24"/>
          <w:szCs w:val="24"/>
        </w:rPr>
      </w:pPr>
      <w:del w:id="469" w:author="غزاله عرفانیان" w:date="2025-06-29T14:35:00Z" w16du:dateUtc="2025-06-29T11:05:00Z">
        <w:r w:rsidRPr="00EA65EA" w:rsidDel="00543B67">
          <w:rPr>
            <w:rFonts w:cs="B Nazanin"/>
            <w:b/>
            <w:bCs/>
            <w:sz w:val="24"/>
            <w:szCs w:val="24"/>
            <w:rtl/>
          </w:rPr>
          <w:delText xml:space="preserve">کدام </w:delText>
        </w:r>
        <w:commentRangeStart w:id="470"/>
        <w:r w:rsidRPr="00EA65EA" w:rsidDel="00543B67">
          <w:rPr>
            <w:rFonts w:cs="B Nazanin"/>
            <w:b/>
            <w:bCs/>
            <w:sz w:val="24"/>
            <w:szCs w:val="24"/>
            <w:rtl/>
          </w:rPr>
          <w:delText xml:space="preserve">شکاف‌های تحقیقاتی </w:delText>
        </w:r>
        <w:commentRangeEnd w:id="470"/>
        <w:r w:rsidR="007A2E28" w:rsidDel="00543B67">
          <w:rPr>
            <w:rStyle w:val="CommentReference"/>
            <w:rtl/>
          </w:rPr>
          <w:commentReference w:id="470"/>
        </w:r>
        <w:r w:rsidRPr="00EA65EA" w:rsidDel="00543B67">
          <w:rPr>
            <w:rFonts w:cs="B Nazanin"/>
            <w:b/>
            <w:bCs/>
            <w:sz w:val="24"/>
            <w:szCs w:val="24"/>
            <w:rtl/>
          </w:rPr>
          <w:delText xml:space="preserve">در </w:delText>
        </w:r>
        <w:commentRangeEnd w:id="465"/>
        <w:r w:rsidR="007A2E28" w:rsidDel="00543B67">
          <w:rPr>
            <w:rStyle w:val="CommentReference"/>
            <w:rtl/>
          </w:rPr>
          <w:commentReference w:id="465"/>
        </w:r>
        <w:r w:rsidRPr="00EA65EA" w:rsidDel="00543B67">
          <w:rPr>
            <w:rFonts w:cs="B Nazanin"/>
            <w:b/>
            <w:bCs/>
            <w:sz w:val="24"/>
            <w:szCs w:val="24"/>
            <w:rtl/>
          </w:rPr>
          <w:delText>این حوزه قابل‌شناسایی هستند و چه موضوعاتی پتانسیل تحقیقاتی بیشتری دارند؟</w:delText>
        </w:r>
      </w:del>
    </w:p>
    <w:p w14:paraId="1FC4821D" w14:textId="5FBEB11A" w:rsidR="00050BC7" w:rsidRPr="00EA65EA" w:rsidDel="00543B67" w:rsidRDefault="003E7685" w:rsidP="00EA65EA">
      <w:pPr>
        <w:bidi/>
        <w:jc w:val="both"/>
        <w:rPr>
          <w:del w:id="471" w:author="غزاله عرفانیان" w:date="2025-06-29T14:35:00Z" w16du:dateUtc="2025-06-29T11:05:00Z"/>
          <w:rFonts w:cs="B Nazanin"/>
          <w:sz w:val="24"/>
          <w:szCs w:val="24"/>
          <w:rtl/>
        </w:rPr>
      </w:pPr>
      <w:del w:id="472" w:author="غزاله عرفانیان" w:date="2025-06-29T14:35:00Z" w16du:dateUtc="2025-06-29T11:05:00Z">
        <w:r w:rsidRPr="00EA65EA" w:rsidDel="00543B67">
          <w:rPr>
            <w:rFonts w:cs="B Nazanin"/>
            <w:sz w:val="24"/>
            <w:szCs w:val="24"/>
            <w:rtl/>
          </w:rPr>
          <w:delText xml:space="preserve">نتایج </w:delText>
        </w:r>
        <w:commentRangeStart w:id="473"/>
        <w:r w:rsidRPr="00EA65EA" w:rsidDel="00543B67">
          <w:rPr>
            <w:rFonts w:cs="B Nazanin"/>
            <w:sz w:val="24"/>
            <w:szCs w:val="24"/>
            <w:rtl/>
          </w:rPr>
          <w:delText>این</w:delText>
        </w:r>
        <w:commentRangeEnd w:id="473"/>
        <w:r w:rsidR="007A2E28" w:rsidDel="00543B67">
          <w:rPr>
            <w:rStyle w:val="CommentReference"/>
            <w:rtl/>
          </w:rPr>
          <w:commentReference w:id="473"/>
        </w:r>
        <w:r w:rsidRPr="00EA65EA" w:rsidDel="00543B67">
          <w:rPr>
            <w:rFonts w:cs="B Nazanin"/>
            <w:sz w:val="24"/>
            <w:szCs w:val="24"/>
            <w:rtl/>
          </w:rPr>
          <w:delText xml:space="preserve"> پژوهش می‌تواند به </w:delText>
        </w:r>
        <w:r w:rsidRPr="00EA65EA" w:rsidDel="00543B67">
          <w:rPr>
            <w:rFonts w:cs="B Nazanin"/>
            <w:b/>
            <w:bCs/>
            <w:sz w:val="24"/>
            <w:szCs w:val="24"/>
            <w:rtl/>
          </w:rPr>
          <w:delText>سیاست‌گذاران علمی، پژوهشگران، و دانشجویان</w:delText>
        </w:r>
        <w:r w:rsidRPr="00EA65EA" w:rsidDel="00543B67">
          <w:rPr>
            <w:rFonts w:cs="B Nazanin"/>
            <w:sz w:val="24"/>
            <w:szCs w:val="24"/>
            <w:rtl/>
          </w:rPr>
          <w:delText xml:space="preserve"> کمک کند تا درک بهتری از وضعیت پژوهشی این رشته به دست آورند و پژوهش‌های آینده را بر اساس روندهای موجود و نیازهای تحقیقاتی هدایت کنند</w:delText>
        </w:r>
        <w:r w:rsidRPr="00EA65EA" w:rsidDel="00543B67">
          <w:rPr>
            <w:rFonts w:cs="B Nazanin"/>
            <w:sz w:val="24"/>
            <w:szCs w:val="24"/>
          </w:rPr>
          <w:delText>.</w:delText>
        </w:r>
      </w:del>
    </w:p>
    <w:p w14:paraId="7F3305C1" w14:textId="4BADD104" w:rsidR="00050BC7" w:rsidRPr="00EA65EA" w:rsidDel="005B79BD" w:rsidRDefault="00050BC7" w:rsidP="00EA65EA">
      <w:pPr>
        <w:bidi/>
        <w:jc w:val="both"/>
        <w:rPr>
          <w:del w:id="474" w:author="غزاله عرفانیان" w:date="2025-07-01T07:34:00Z" w16du:dateUtc="2025-07-01T04:04:00Z"/>
          <w:rFonts w:cs="B Nazanin"/>
          <w:b/>
          <w:bCs/>
          <w:sz w:val="28"/>
          <w:szCs w:val="28"/>
          <w:rtl/>
        </w:rPr>
      </w:pPr>
      <w:commentRangeStart w:id="475"/>
      <w:del w:id="476" w:author="غزاله عرفانیان" w:date="2025-07-01T07:34:00Z" w16du:dateUtc="2025-07-01T04:04:00Z">
        <w:r w:rsidRPr="00EA65EA" w:rsidDel="005B79BD">
          <w:rPr>
            <w:rFonts w:cs="B Nazanin" w:hint="cs"/>
            <w:b/>
            <w:bCs/>
            <w:sz w:val="28"/>
            <w:szCs w:val="28"/>
            <w:rtl/>
          </w:rPr>
          <w:delText xml:space="preserve">اهمیت </w:delText>
        </w:r>
        <w:commentRangeEnd w:id="475"/>
        <w:r w:rsidR="00090673" w:rsidDel="005B79BD">
          <w:rPr>
            <w:rStyle w:val="CommentReference"/>
            <w:rtl/>
          </w:rPr>
          <w:commentReference w:id="475"/>
        </w:r>
        <w:r w:rsidRPr="00EA65EA" w:rsidDel="005B79BD">
          <w:rPr>
            <w:rFonts w:cs="B Nazanin" w:hint="cs"/>
            <w:b/>
            <w:bCs/>
            <w:sz w:val="28"/>
            <w:szCs w:val="28"/>
            <w:rtl/>
          </w:rPr>
          <w:delText xml:space="preserve">و ضرورت : </w:delText>
        </w:r>
      </w:del>
    </w:p>
    <w:p w14:paraId="6EDFD72F" w14:textId="163FA404" w:rsidR="00D431CC" w:rsidRPr="00EA65EA" w:rsidDel="00C331F8" w:rsidRDefault="00D431CC" w:rsidP="00EA65EA">
      <w:pPr>
        <w:bidi/>
        <w:jc w:val="both"/>
        <w:rPr>
          <w:del w:id="477" w:author="غزاله عرفانیان" w:date="2025-06-30T12:30:00Z" w16du:dateUtc="2025-06-30T09:00:00Z"/>
          <w:rFonts w:cs="B Nazanin"/>
          <w:sz w:val="24"/>
          <w:szCs w:val="24"/>
        </w:rPr>
      </w:pPr>
      <w:del w:id="478" w:author="غزاله عرفانیان" w:date="2025-07-01T07:34:00Z" w16du:dateUtc="2025-07-01T04:04:00Z">
        <w:r w:rsidRPr="00EA65EA" w:rsidDel="005B79BD">
          <w:rPr>
            <w:rFonts w:cs="B Nazanin"/>
            <w:sz w:val="24"/>
            <w:szCs w:val="24"/>
            <w:rtl/>
          </w:rPr>
          <w:delText>تحلیل روندهای موضوعی و طبقه‌بندی پایان‌نامه‌ها در رشته علم اطلاعات و دانش‌شناسی، ابزاری راهبردی برای شناسایی الگوهای پژوهشی، موضوعات داغ، و حوزه‌های مغفول محسوب می‌شود. این فرآیند، ضمن سازمان‌دهی و مستندسازی دانش تولیدشده در این رشته، به پژوهشگران کمک می‌کند از تکرار مطالعات گذشته پرهیز کرده و به‌سوی تحقیقات نوآورانه و مسئله‌محور گام بردارند. با بررسی تغییرات در علایق پژوهشی طی زمان، می‌توان تصویری روشن از تحولات گذشته به دست آورد و مسیرهای آینده رشته را پیش‌بینی کرد (لی و هال، 201</w:delText>
        </w:r>
        <w:r w:rsidRPr="00EA65EA" w:rsidDel="005B79BD">
          <w:rPr>
            <w:rFonts w:cs="B Nazanin" w:hint="cs"/>
            <w:sz w:val="24"/>
            <w:szCs w:val="24"/>
            <w:rtl/>
          </w:rPr>
          <w:delText>6</w:delText>
        </w:r>
        <w:r w:rsidRPr="00EA65EA" w:rsidDel="005B79BD">
          <w:rPr>
            <w:rFonts w:cs="B Nazanin"/>
            <w:sz w:val="24"/>
            <w:szCs w:val="24"/>
            <w:rtl/>
          </w:rPr>
          <w:delText>)</w:delText>
        </w:r>
        <w:r w:rsidRPr="00EA65EA" w:rsidDel="005B79BD">
          <w:rPr>
            <w:rFonts w:cs="B Nazanin"/>
            <w:sz w:val="24"/>
            <w:szCs w:val="24"/>
          </w:rPr>
          <w:delText>.</w:delText>
        </w:r>
      </w:del>
    </w:p>
    <w:p w14:paraId="7D15F104" w14:textId="3A0AE7EB" w:rsidR="00D431CC" w:rsidRPr="00EA65EA" w:rsidDel="005B79BD" w:rsidRDefault="00D431CC" w:rsidP="00C331F8">
      <w:pPr>
        <w:bidi/>
        <w:jc w:val="both"/>
        <w:rPr>
          <w:del w:id="479" w:author="غزاله عرفانیان" w:date="2025-07-01T07:34:00Z" w16du:dateUtc="2025-07-01T04:04:00Z"/>
          <w:rFonts w:cs="B Nazanin"/>
          <w:sz w:val="24"/>
          <w:szCs w:val="24"/>
          <w:rtl/>
        </w:rPr>
      </w:pPr>
      <w:del w:id="480" w:author="غزاله عرفانیان" w:date="2025-07-01T07:34:00Z" w16du:dateUtc="2025-07-01T04:04:00Z">
        <w:r w:rsidRPr="00EA65EA" w:rsidDel="005B79BD">
          <w:rPr>
            <w:rFonts w:cs="B Nazanin"/>
            <w:sz w:val="24"/>
            <w:szCs w:val="24"/>
            <w:rtl/>
          </w:rPr>
          <w:delText>علاوه بر این، طبقه‌بندی موضوعی نقش مهمی در برنامه‌ریزی راهبردی در سطح دانشگاهی دارد. سیاست‌گذاران علمی و مدیران آموزشی می‌توانند با تکیه بر یافته‌های حاصل از این تحلیل‌ها، منابع و بودجه‌های پژوهشی را به‌صورت هدفمندتر تخصیص دهند، شکاف‌های پژوهشی را شناسایی کرده و برای طراحی سرفصل‌های درسی و دوره‌های آموزشی جدید متناسب با نیازهای روز اقدام کنند. همچنین، تحلیل روندهای موضوعی می‌تواند زمینه‌ساز گسترش مطالعات بین‌رشته‌ای باشد و نقش مهمی در ارتقای کیفیت بازیابی اطلاعات و ارائه خدمات علمی و اطلاعاتی ایفا کند. این نوع مطالعات نه‌تنها به انتخاب آگاهانه‌تر موضوعات توسط پژوهشگران کمک می‌کند، بلکه به هدایت پژوهش‌ها به سمت نیازها و چالش‌های واقعی جامعه یاری می‌رساند</w:delText>
        </w:r>
        <w:r w:rsidRPr="00EA65EA" w:rsidDel="005B79BD">
          <w:rPr>
            <w:rFonts w:cs="B Nazanin" w:hint="cs"/>
            <w:sz w:val="24"/>
            <w:szCs w:val="24"/>
            <w:rtl/>
          </w:rPr>
          <w:delText xml:space="preserve"> (</w:delText>
        </w:r>
        <w:r w:rsidRPr="00EA65EA" w:rsidDel="005B79BD">
          <w:rPr>
            <w:rFonts w:cs="B Nazanin"/>
            <w:sz w:val="24"/>
            <w:szCs w:val="24"/>
            <w:rtl/>
          </w:rPr>
          <w:delText xml:space="preserve"> ژانگ و دیفو، 2019)</w:delText>
        </w:r>
        <w:r w:rsidRPr="00EA65EA" w:rsidDel="005B79BD">
          <w:rPr>
            <w:rFonts w:cs="B Nazanin"/>
            <w:sz w:val="24"/>
            <w:szCs w:val="24"/>
          </w:rPr>
          <w:delText>.</w:delText>
        </w:r>
      </w:del>
    </w:p>
    <w:p w14:paraId="1FF6AF4F" w14:textId="0876A434" w:rsidR="00243553" w:rsidRPr="00EA65EA" w:rsidDel="005B79BD" w:rsidRDefault="0015702C" w:rsidP="00EA65EA">
      <w:pPr>
        <w:bidi/>
        <w:jc w:val="both"/>
        <w:rPr>
          <w:del w:id="481" w:author="غزاله عرفانیان" w:date="2025-07-01T07:34:00Z" w16du:dateUtc="2025-07-01T04:04:00Z"/>
          <w:rFonts w:cs="B Nazanin"/>
          <w:sz w:val="24"/>
          <w:szCs w:val="24"/>
        </w:rPr>
      </w:pPr>
      <w:del w:id="482" w:author="غزاله عرفانیان" w:date="2025-07-01T07:34:00Z" w16du:dateUtc="2025-07-01T04:04:00Z">
        <w:r w:rsidRPr="00EA65EA" w:rsidDel="005B79BD">
          <w:rPr>
            <w:rFonts w:cs="B Nazanin" w:hint="cs"/>
            <w:sz w:val="24"/>
            <w:szCs w:val="24"/>
            <w:rtl/>
          </w:rPr>
          <w:delText>بر این اساس</w:delText>
        </w:r>
        <w:r w:rsidR="003C4CE8" w:rsidRPr="00EA65EA" w:rsidDel="005B79BD">
          <w:rPr>
            <w:rFonts w:cs="B Nazanin"/>
            <w:sz w:val="24"/>
            <w:szCs w:val="24"/>
            <w:rtl/>
          </w:rPr>
          <w:delText xml:space="preserve">، اهمیت این </w:delText>
        </w:r>
        <w:r w:rsidR="009E4361" w:rsidRPr="00EA65EA" w:rsidDel="005B79BD">
          <w:rPr>
            <w:rFonts w:cs="B Nazanin" w:hint="cs"/>
            <w:sz w:val="24"/>
            <w:szCs w:val="24"/>
            <w:rtl/>
          </w:rPr>
          <w:delText>دست از</w:delText>
        </w:r>
        <w:r w:rsidR="003C4CE8" w:rsidRPr="00EA65EA" w:rsidDel="005B79BD">
          <w:rPr>
            <w:rFonts w:cs="B Nazanin"/>
            <w:sz w:val="24"/>
            <w:szCs w:val="24"/>
            <w:rtl/>
          </w:rPr>
          <w:delText xml:space="preserve"> پژوهش‌ها </w:delText>
        </w:r>
        <w:r w:rsidR="009E4361" w:rsidRPr="00EA65EA" w:rsidDel="005B79BD">
          <w:rPr>
            <w:rFonts w:cs="B Nazanin" w:hint="cs"/>
            <w:sz w:val="24"/>
            <w:szCs w:val="24"/>
            <w:rtl/>
          </w:rPr>
          <w:delText xml:space="preserve">در هر حوزه علمی از جمله علم اطلاعات و دانش شناسی </w:delText>
        </w:r>
        <w:r w:rsidR="003C4CE8" w:rsidRPr="00EA65EA" w:rsidDel="005B79BD">
          <w:rPr>
            <w:rFonts w:cs="B Nazanin"/>
            <w:sz w:val="24"/>
            <w:szCs w:val="24"/>
            <w:rtl/>
          </w:rPr>
          <w:delText>در تأمین دسترسی به اطلاعات کلیدی، تقویت همکاری‌های علمی، بهبود تصمیم‌گیری در سطح سیاست‌گذاری و ارتقای کیفیت پژوهش‌های آتی نهفته است. چنین تحلیل‌هایی، فراتر از سازمان‌دهی ساده داده‌ها، به‌عنوان ابزاری برای پیشبرد دانش و مدیریت بهتر منابع علمی در سطوح مختلف عمل می‌کنند</w:delText>
        </w:r>
        <w:r w:rsidR="003C4CE8" w:rsidRPr="00EA65EA" w:rsidDel="005B79BD">
          <w:rPr>
            <w:rFonts w:cs="B Nazanin"/>
            <w:sz w:val="24"/>
            <w:szCs w:val="24"/>
          </w:rPr>
          <w:delText>.</w:delText>
        </w:r>
      </w:del>
    </w:p>
    <w:p w14:paraId="6E2148B9" w14:textId="265FCF07" w:rsidR="00030E6F" w:rsidRPr="00EA65EA" w:rsidDel="00DF59AE" w:rsidRDefault="00030E6F" w:rsidP="00EA65EA">
      <w:pPr>
        <w:bidi/>
        <w:jc w:val="both"/>
        <w:rPr>
          <w:del w:id="483" w:author="غزاله عرفانیان" w:date="2025-06-30T12:37:00Z" w16du:dateUtc="2025-06-30T09:07:00Z"/>
          <w:rFonts w:cs="B Nazanin"/>
          <w:sz w:val="24"/>
          <w:szCs w:val="24"/>
          <w:rtl/>
          <w:lang w:bidi="fa-IR"/>
        </w:rPr>
      </w:pPr>
      <w:del w:id="484" w:author="غزاله عرفانیان" w:date="2025-07-01T07:34:00Z" w16du:dateUtc="2025-07-01T04:04:00Z">
        <w:r w:rsidRPr="00EA65EA" w:rsidDel="005B79BD">
          <w:rPr>
            <w:rFonts w:cs="B Nazanin" w:hint="cs"/>
            <w:sz w:val="24"/>
            <w:szCs w:val="24"/>
            <w:rtl/>
            <w:lang w:bidi="fa-IR"/>
          </w:rPr>
          <w:delText>با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توجه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شرایط</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مختلف</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دوره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زمانی،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گرایش‌های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پژوهشی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رشته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اطلاعات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دانش‌شناسی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تغییر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کرده‌اند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بررسی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گرایش‌های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پژوهش‌های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انجام‌شده،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نشان‌دهنده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پراکندگی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پژوهش‌ها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بازه‌های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زمانی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مختلف</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بوده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است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همچنین</w:delText>
        </w:r>
        <w:r w:rsidR="00305BB3" w:rsidRPr="00EA65EA" w:rsidDel="005B79BD">
          <w:rPr>
            <w:rFonts w:cs="B Nazanin" w:hint="cs"/>
            <w:sz w:val="24"/>
            <w:szCs w:val="24"/>
            <w:rtl/>
            <w:lang w:bidi="fa-IR"/>
          </w:rPr>
          <w:delText xml:space="preserve"> برخی از محققان بر این نظر هستند که </w:delText>
        </w:r>
        <w:r w:rsidRPr="00EA65EA" w:rsidDel="005B79BD">
          <w:rPr>
            <w:rFonts w:cs="B Nazanin" w:hint="cs"/>
            <w:sz w:val="24"/>
            <w:szCs w:val="24"/>
            <w:rtl/>
            <w:lang w:bidi="fa-IR"/>
          </w:rPr>
          <w:delText>انتخاب</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پژوهشی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اطلاعات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دانش‌شناسی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ایران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جهان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اغلب</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اساس</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نیازها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یا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مشکلات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رشته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نبوده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است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حیدری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همکاران،</w:delText>
        </w:r>
        <w:r w:rsidRPr="00EA65EA" w:rsidDel="005B79BD">
          <w:rPr>
            <w:rFonts w:cs="B Nazanin"/>
            <w:sz w:val="24"/>
            <w:szCs w:val="24"/>
            <w:rtl/>
            <w:lang w:bidi="fa-IR"/>
          </w:rPr>
          <w:delText xml:space="preserve"> 1391). </w:delText>
        </w:r>
        <w:r w:rsidRPr="00EA65EA" w:rsidDel="005B79BD">
          <w:rPr>
            <w:rFonts w:cs="B Nazanin" w:hint="cs"/>
            <w:sz w:val="24"/>
            <w:szCs w:val="24"/>
            <w:rtl/>
            <w:lang w:bidi="fa-IR"/>
          </w:rPr>
          <w:delText>بنابراین،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علاوه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شناسایی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ابعاد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مختلف</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حوزه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علم،</w:delText>
        </w:r>
        <w:r w:rsidRPr="00EA65EA" w:rsidDel="005B79BD">
          <w:rPr>
            <w:rFonts w:cs="B Nazanin"/>
            <w:sz w:val="24"/>
            <w:szCs w:val="24"/>
            <w:rtl/>
            <w:lang w:bidi="fa-IR"/>
          </w:rPr>
          <w:delText xml:space="preserve"> </w:delText>
        </w:r>
        <w:r w:rsidR="00B9122A" w:rsidRPr="00EA65EA" w:rsidDel="005B79BD">
          <w:rPr>
            <w:rFonts w:cs="B Nazanin" w:hint="cs"/>
            <w:sz w:val="24"/>
            <w:szCs w:val="24"/>
            <w:rtl/>
            <w:lang w:bidi="fa-IR"/>
          </w:rPr>
          <w:delText>بایستی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پراکندگی،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همپوشانی،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همچنین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داغ</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موضوعات</w:delText>
        </w:r>
        <w:r w:rsidRPr="00EA65EA" w:rsidDel="005B79BD">
          <w:rPr>
            <w:rFonts w:cs="B Nazanin"/>
            <w:sz w:val="24"/>
            <w:szCs w:val="24"/>
            <w:rtl/>
            <w:lang w:bidi="fa-IR"/>
          </w:rPr>
          <w:delText xml:space="preserve"> </w:delText>
        </w:r>
        <w:r w:rsidR="00B9122A" w:rsidRPr="00EA65EA" w:rsidDel="005B79BD">
          <w:rPr>
            <w:rFonts w:cs="B Nazanin" w:hint="cs"/>
            <w:sz w:val="24"/>
            <w:szCs w:val="24"/>
            <w:rtl/>
            <w:lang w:bidi="fa-IR"/>
          </w:rPr>
          <w:delText xml:space="preserve">مورد توجه </w:delText>
        </w:r>
        <w:r w:rsidRPr="00EA65EA" w:rsidDel="005B79BD">
          <w:rPr>
            <w:rFonts w:cs="B Nazanin" w:hint="cs"/>
            <w:sz w:val="24"/>
            <w:szCs w:val="24"/>
            <w:rtl/>
            <w:lang w:bidi="fa-IR"/>
          </w:rPr>
          <w:delText>کم‌تر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مورد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شناسایی</w:delText>
        </w:r>
        <w:r w:rsidRPr="00EA65EA" w:rsidDel="005B79BD">
          <w:rPr>
            <w:rFonts w:cs="B Nazanin"/>
            <w:sz w:val="24"/>
            <w:szCs w:val="24"/>
            <w:rtl/>
            <w:lang w:bidi="fa-IR"/>
          </w:rPr>
          <w:delText xml:space="preserve"> </w:delText>
        </w:r>
        <w:r w:rsidR="00B9122A" w:rsidRPr="00EA65EA" w:rsidDel="005B79BD">
          <w:rPr>
            <w:rFonts w:cs="B Nazanin" w:hint="cs"/>
            <w:sz w:val="24"/>
            <w:szCs w:val="24"/>
            <w:rtl/>
            <w:lang w:bidi="fa-IR"/>
          </w:rPr>
          <w:delText>کرد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سوی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دیگر ،سازماندهی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طبقه‌بندی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داده‌های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متنی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غیرساخت‌یافته،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ویژه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پایان‌نامه‌ها،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یکی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چالش‌های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اساسی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اطلاعات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شمار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می‌آید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طبق</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مقاله‌ای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بانگ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همکاران</w:delText>
        </w:r>
        <w:r w:rsidRPr="00EA65EA" w:rsidDel="005B79BD">
          <w:rPr>
            <w:rFonts w:cs="B Nazanin"/>
            <w:sz w:val="24"/>
            <w:szCs w:val="24"/>
            <w:rtl/>
            <w:lang w:bidi="fa-IR"/>
          </w:rPr>
          <w:delText xml:space="preserve"> (2020)</w:delText>
        </w:r>
        <w:r w:rsidRPr="00EA65EA" w:rsidDel="005B79BD">
          <w:rPr>
            <w:rFonts w:cs="B Nazanin" w:hint="cs"/>
            <w:sz w:val="24"/>
            <w:szCs w:val="24"/>
            <w:rtl/>
            <w:lang w:bidi="fa-IR"/>
          </w:rPr>
          <w:delText>،</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مدیریت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تحلیل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داده‌ها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بدون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استفاده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تکنیک‌های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پیشرفته،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مانند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مدل‌سازی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دلیل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حجم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تنوع</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بالا،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می‌تواند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بسیار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زمان‌بر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پیچیده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باشد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تحقیق</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نشان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می‌دهد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بهره‌گیری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روش‌های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مدل‌سازی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متن کاوی با استفاده از الگوریتم های یادگیری ماشین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می‌تواند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به‌طور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قابل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توجهی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روند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سازماندهی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تحلیل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داده‌ها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بهبود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بخشد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ترتیب،</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تحقیقات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لیم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همکاران</w:delText>
        </w:r>
        <w:r w:rsidRPr="00EA65EA" w:rsidDel="005B79BD">
          <w:rPr>
            <w:rFonts w:cs="B Nazanin"/>
            <w:sz w:val="24"/>
            <w:szCs w:val="24"/>
            <w:rtl/>
            <w:lang w:bidi="fa-IR"/>
          </w:rPr>
          <w:delText xml:space="preserve"> (2021)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توماس</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مک‌کارتی</w:delText>
        </w:r>
        <w:r w:rsidRPr="00EA65EA" w:rsidDel="005B79BD">
          <w:rPr>
            <w:rFonts w:cs="B Nazanin"/>
            <w:sz w:val="24"/>
            <w:szCs w:val="24"/>
            <w:rtl/>
            <w:lang w:bidi="fa-IR"/>
          </w:rPr>
          <w:delText xml:space="preserve"> (2022) </w:delText>
        </w:r>
        <w:r w:rsidRPr="00EA65EA" w:rsidDel="005B79BD">
          <w:rPr>
            <w:rFonts w:cs="B Nazanin" w:hint="cs"/>
            <w:sz w:val="24"/>
            <w:szCs w:val="24"/>
            <w:rtl/>
            <w:lang w:bidi="fa-IR"/>
          </w:rPr>
          <w:delText>نیز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تأکید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کرده‌اند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مدل‌سازی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پژوهشگران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امکان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می‌دهد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بدون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نیاز</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بررسی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دستی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حجم</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وسیع</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داده‌ها،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تحلیل‌های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دقیق</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کارآمد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دست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یابند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روند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تجزیه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تحلیل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علمی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تسهیل</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کنند</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این</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تکنیک</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شناسایی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الگوها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موضوعات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کلیدی،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سازماندهی</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بهتر</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پایان‌نامه‌ها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کمک</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کرده</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و</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دقت</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تحلیل‌ها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را</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افزایش</w:delText>
        </w:r>
        <w:r w:rsidRPr="00EA65EA" w:rsidDel="005B79BD">
          <w:rPr>
            <w:rFonts w:cs="B Nazanin"/>
            <w:sz w:val="24"/>
            <w:szCs w:val="24"/>
            <w:rtl/>
            <w:lang w:bidi="fa-IR"/>
          </w:rPr>
          <w:delText xml:space="preserve"> </w:delText>
        </w:r>
        <w:r w:rsidRPr="00EA65EA" w:rsidDel="005B79BD">
          <w:rPr>
            <w:rFonts w:cs="B Nazanin" w:hint="cs"/>
            <w:sz w:val="24"/>
            <w:szCs w:val="24"/>
            <w:rtl/>
            <w:lang w:bidi="fa-IR"/>
          </w:rPr>
          <w:delText>می‌دهد.</w:delText>
        </w:r>
      </w:del>
    </w:p>
    <w:p w14:paraId="1BF1798F" w14:textId="0107D866" w:rsidR="00D05E0D" w:rsidRPr="00EA65EA" w:rsidDel="000C7139" w:rsidRDefault="00030E6F" w:rsidP="00DF59AE">
      <w:pPr>
        <w:bidi/>
        <w:jc w:val="both"/>
        <w:rPr>
          <w:del w:id="485" w:author="غزاله عرفانیان" w:date="2025-06-30T13:01:00Z" w16du:dateUtc="2025-06-30T09:31:00Z"/>
          <w:rFonts w:cs="B Nazanin"/>
          <w:sz w:val="24"/>
          <w:szCs w:val="24"/>
        </w:rPr>
      </w:pPr>
      <w:del w:id="486" w:author="غزاله عرفانیان" w:date="2025-07-01T07:34:00Z" w16du:dateUtc="2025-07-01T04:04:00Z">
        <w:r w:rsidRPr="00EA65EA" w:rsidDel="005B79BD">
          <w:rPr>
            <w:rFonts w:cs="B Nazanin" w:hint="cs"/>
            <w:sz w:val="24"/>
            <w:szCs w:val="24"/>
            <w:rtl/>
            <w:lang w:bidi="fa-IR"/>
          </w:rPr>
          <w:delText xml:space="preserve">در حال حاضر، متن‌کاوی به عنوان یک ابزار مورد استفاده پژوهشگران، جایگاه ویژه‌ای </w:delText>
        </w:r>
        <w:r w:rsidR="00F37E2E" w:rsidRPr="00EA65EA" w:rsidDel="005B79BD">
          <w:rPr>
            <w:rFonts w:cs="B Nazanin" w:hint="cs"/>
            <w:sz w:val="24"/>
            <w:szCs w:val="24"/>
            <w:rtl/>
            <w:lang w:bidi="fa-IR"/>
          </w:rPr>
          <w:delText xml:space="preserve">داشته </w:delText>
        </w:r>
        <w:r w:rsidRPr="00EA65EA" w:rsidDel="005B79BD">
          <w:rPr>
            <w:rFonts w:cs="B Nazanin" w:hint="cs"/>
            <w:sz w:val="24"/>
            <w:szCs w:val="24"/>
            <w:rtl/>
            <w:lang w:bidi="fa-IR"/>
          </w:rPr>
          <w:delText>و کاربردهای آن در حوزه‌های مختلف تحقیقاتی به طور چشم‌گیری در حال رشد است (</w:delText>
        </w:r>
        <w:r w:rsidR="008A3234" w:rsidRPr="00EA65EA" w:rsidDel="005B79BD">
          <w:rPr>
            <w:rFonts w:cs="B Nazanin" w:hint="cs"/>
            <w:sz w:val="24"/>
            <w:szCs w:val="24"/>
            <w:rtl/>
          </w:rPr>
          <w:delText>کومار و تاکور</w:delText>
        </w:r>
        <w:r w:rsidRPr="00EA65EA" w:rsidDel="005B79BD">
          <w:rPr>
            <w:rFonts w:cs="B Nazanin"/>
            <w:sz w:val="24"/>
            <w:szCs w:val="24"/>
          </w:rPr>
          <w:delText xml:space="preserve"> </w:delText>
        </w:r>
        <w:r w:rsidR="008A3234" w:rsidRPr="00EA65EA" w:rsidDel="005B79BD">
          <w:rPr>
            <w:rStyle w:val="FootnoteReference"/>
            <w:rFonts w:cs="B Nazanin"/>
            <w:sz w:val="24"/>
            <w:szCs w:val="24"/>
          </w:rPr>
          <w:footnoteReference w:id="18"/>
        </w:r>
        <w:r w:rsidRPr="00EA65EA" w:rsidDel="005B79BD">
          <w:rPr>
            <w:rFonts w:cs="B Nazanin"/>
            <w:sz w:val="24"/>
            <w:szCs w:val="24"/>
          </w:rPr>
          <w:delText xml:space="preserve"> </w:delText>
        </w:r>
        <w:r w:rsidRPr="00EA65EA" w:rsidDel="005B79BD">
          <w:rPr>
            <w:rFonts w:cs="B Nazanin" w:hint="cs"/>
            <w:sz w:val="24"/>
            <w:szCs w:val="24"/>
            <w:rtl/>
            <w:lang w:bidi="fa-IR"/>
          </w:rPr>
          <w:delText>۲۰۲۱). حوزه علم اطلاعات و دانش‌شناسی نیز از این قاعده مستثنی نیست و اهمیت دارد که از این روش برای انجام پژوهش‌هایی که با حجم عظیمی از داده‌ها سروکار دارند، استفاده گردد. از سوی دیگر، دانشجویان مقاطع تحصیلات تکمیلی و بالطبع گسترش کمی پایان نامه ها و رساله های منتشر شده در حوزه علم اطلاعات و دانش‌شناسی، سبب شده است تا حجم عظیمی از داده‌های علمی در این زمینه منتشر شود که با روش‌های سنتی تحلیل محتوا به سادگی قابل پردازش و مطالعه نباشند. بنابراین، پژوهش در زمینه دسته‌بندی موضوعی پایان‌نامه‌های رشته علم اطلاعات و استفاده از تکنیک‌های مدل‌سازی موضوعی می‌تواند به ذینفعان متعددی از جمله پژوهشگران، دانشجویان، استادان، مدیران، برنامه‌ریزان آموزشی، سازمان‌های علمی، و کتابخانه‌ها و پایگاه‌های اطلاعاتی کمک کند.  (مانند پژوهش‌های انجام شده توسط باغ محمد، منصوری و چشمه سهرابی، ۱۳۹۹).</w:delText>
        </w:r>
        <w:r w:rsidRPr="00EA65EA" w:rsidDel="005B79BD">
          <w:rPr>
            <w:rFonts w:cs="B Nazanin"/>
            <w:sz w:val="24"/>
            <w:szCs w:val="24"/>
            <w:rtl/>
          </w:rPr>
          <w:delText xml:space="preserve"> </w:delText>
        </w:r>
      </w:del>
    </w:p>
    <w:p w14:paraId="60151857" w14:textId="52F65C1B" w:rsidR="00166836" w:rsidRPr="00EA65EA" w:rsidDel="000C7139" w:rsidRDefault="00510191">
      <w:pPr>
        <w:bidi/>
        <w:jc w:val="both"/>
        <w:rPr>
          <w:del w:id="489" w:author="غزاله عرفانیان" w:date="2025-06-30T13:01:00Z" w16du:dateUtc="2025-06-30T09:31:00Z"/>
          <w:rFonts w:cs="B Nazanin"/>
          <w:sz w:val="24"/>
          <w:szCs w:val="24"/>
        </w:rPr>
        <w:pPrChange w:id="490" w:author="غزاله عرفانیان" w:date="2025-06-30T13:01:00Z" w16du:dateUtc="2025-06-30T09:31:00Z">
          <w:pPr>
            <w:bidi/>
            <w:jc w:val="both"/>
          </w:pPr>
        </w:pPrChange>
      </w:pPr>
      <w:del w:id="491" w:author="غزاله عرفانیان" w:date="2025-06-30T13:01:00Z" w16du:dateUtc="2025-06-30T09:31:00Z">
        <w:r w:rsidRPr="00EA65EA" w:rsidDel="000C7139">
          <w:rPr>
            <w:rFonts w:cs="B Nazanin"/>
            <w:sz w:val="24"/>
            <w:szCs w:val="24"/>
          </w:rPr>
          <w:br/>
        </w:r>
        <w:r w:rsidRPr="00EA65EA" w:rsidDel="000C7139">
          <w:rPr>
            <w:rFonts w:cs="B Nazanin"/>
            <w:sz w:val="24"/>
            <w:szCs w:val="24"/>
            <w:rtl/>
          </w:rPr>
          <w:delText xml:space="preserve">با توجه به حجم گسترده پایان‌نامه‌ها و رساله‌های علمی، شناسایی </w:delText>
        </w:r>
        <w:r w:rsidRPr="00EA65EA" w:rsidDel="000C7139">
          <w:rPr>
            <w:rFonts w:cs="B Nazanin"/>
            <w:b/>
            <w:bCs/>
            <w:sz w:val="24"/>
            <w:szCs w:val="24"/>
            <w:rtl/>
          </w:rPr>
          <w:delText>موضوعات پرتکرار و روندهای پژوهشی</w:delText>
        </w:r>
        <w:r w:rsidRPr="00EA65EA" w:rsidDel="000C7139">
          <w:rPr>
            <w:rFonts w:cs="B Nazanin"/>
            <w:sz w:val="24"/>
            <w:szCs w:val="24"/>
            <w:rtl/>
          </w:rPr>
          <w:delText xml:space="preserve"> می‌تواند به محققان و سیاست‌گذاران علمی کمک کند تا به درک دقیقی از مسیرهای تحقیقاتی این حوزه دست یابند</w:delText>
        </w:r>
        <w:r w:rsidRPr="00EA65EA" w:rsidDel="000C7139">
          <w:rPr>
            <w:rFonts w:cs="B Nazanin"/>
            <w:sz w:val="24"/>
            <w:szCs w:val="24"/>
          </w:rPr>
          <w:delText xml:space="preserve"> (Chen et al., 2020). </w:delText>
        </w:r>
        <w:r w:rsidRPr="00EA65EA" w:rsidDel="000C7139">
          <w:rPr>
            <w:rFonts w:cs="B Nazanin"/>
            <w:sz w:val="24"/>
            <w:szCs w:val="24"/>
            <w:rtl/>
          </w:rPr>
          <w:delText xml:space="preserve">تحلیل این داده‌ها با استفاده از روش‌های متن‌کاوی و مدل‌سازی موضوعی، امکان </w:delText>
        </w:r>
        <w:r w:rsidRPr="00EA65EA" w:rsidDel="000C7139">
          <w:rPr>
            <w:rFonts w:cs="B Nazanin"/>
            <w:b/>
            <w:bCs/>
            <w:sz w:val="24"/>
            <w:szCs w:val="24"/>
            <w:rtl/>
          </w:rPr>
          <w:delText>شناسایی شکاف‌های تحقیقاتی</w:delText>
        </w:r>
        <w:r w:rsidRPr="00EA65EA" w:rsidDel="000C7139">
          <w:rPr>
            <w:rFonts w:cs="B Nazanin"/>
            <w:sz w:val="24"/>
            <w:szCs w:val="24"/>
            <w:rtl/>
          </w:rPr>
          <w:delText xml:space="preserve"> را فراهم می‌کند و می‌تواند راهنمایی برای پژوهش‌های آینده باشد</w:delText>
        </w:r>
        <w:r w:rsidRPr="00EA65EA" w:rsidDel="000C7139">
          <w:rPr>
            <w:rFonts w:cs="B Nazanin"/>
            <w:sz w:val="24"/>
            <w:szCs w:val="24"/>
          </w:rPr>
          <w:delText>.</w:delText>
        </w:r>
      </w:del>
    </w:p>
    <w:p w14:paraId="4CABB676" w14:textId="45030AAF" w:rsidR="00166836" w:rsidRPr="00EA65EA" w:rsidDel="000C7139" w:rsidRDefault="00510191">
      <w:pPr>
        <w:bidi/>
        <w:jc w:val="both"/>
        <w:rPr>
          <w:del w:id="492" w:author="غزاله عرفانیان" w:date="2025-06-30T13:01:00Z" w16du:dateUtc="2025-06-30T09:31:00Z"/>
          <w:rFonts w:cs="B Nazanin"/>
          <w:sz w:val="24"/>
          <w:szCs w:val="24"/>
        </w:rPr>
        <w:pPrChange w:id="493" w:author="غزاله عرفانیان" w:date="2025-06-30T13:01:00Z" w16du:dateUtc="2025-06-30T09:31:00Z">
          <w:pPr>
            <w:bidi/>
            <w:jc w:val="both"/>
          </w:pPr>
        </w:pPrChange>
      </w:pPr>
      <w:del w:id="494" w:author="غزاله عرفانیان" w:date="2025-06-30T13:01:00Z" w16du:dateUtc="2025-06-30T09:31:00Z">
        <w:r w:rsidRPr="00EA65EA" w:rsidDel="000C7139">
          <w:rPr>
            <w:rFonts w:cs="B Nazanin"/>
            <w:sz w:val="24"/>
            <w:szCs w:val="24"/>
            <w:rtl/>
          </w:rPr>
          <w:delText xml:space="preserve">دانشگاه‌ها و مؤسسات پژوهشی نیازمند داده‌هایی هستند که نشان دهند </w:delText>
        </w:r>
        <w:r w:rsidRPr="00EA65EA" w:rsidDel="000C7139">
          <w:rPr>
            <w:rFonts w:cs="B Nazanin"/>
            <w:b/>
            <w:bCs/>
            <w:sz w:val="24"/>
            <w:szCs w:val="24"/>
            <w:rtl/>
          </w:rPr>
          <w:delText>کدام موضوعات علمی در حال رشد هستند و کدام حوزه‌ها نیازمند تحقیقات بیشتری هستند</w:delText>
        </w:r>
        <w:r w:rsidRPr="00EA65EA" w:rsidDel="000C7139">
          <w:rPr>
            <w:rFonts w:cs="B Nazanin"/>
            <w:sz w:val="24"/>
            <w:szCs w:val="24"/>
            <w:rtl/>
          </w:rPr>
          <w:delText xml:space="preserve"> </w:delText>
        </w:r>
        <w:r w:rsidRPr="00EA65EA" w:rsidDel="000C7139">
          <w:rPr>
            <w:rFonts w:cs="B Nazanin"/>
            <w:sz w:val="24"/>
            <w:szCs w:val="24"/>
          </w:rPr>
          <w:delText xml:space="preserve">(Blei, 2012). </w:delText>
        </w:r>
        <w:r w:rsidRPr="00EA65EA" w:rsidDel="000C7139">
          <w:rPr>
            <w:rFonts w:cs="B Nazanin"/>
            <w:sz w:val="24"/>
            <w:szCs w:val="24"/>
            <w:rtl/>
          </w:rPr>
          <w:delText>پژوهش حاضر با تحلیل پایان‌نامه‌ها و رساله‌های علمی، اطلاعات ارزشمندی را برای تصمیم‌گیران آموزشی فراهم می‌کند تا بتوانند بر اساس داده‌های واقعی، برنامه‌های درسی و سیاست‌های پژوهشی خود را بهینه کنند</w:delText>
        </w:r>
        <w:r w:rsidRPr="00EA65EA" w:rsidDel="000C7139">
          <w:rPr>
            <w:rFonts w:cs="B Nazanin"/>
            <w:sz w:val="24"/>
            <w:szCs w:val="24"/>
          </w:rPr>
          <w:delText>.</w:delText>
        </w:r>
        <w:r w:rsidRPr="00EA65EA" w:rsidDel="000C7139">
          <w:rPr>
            <w:rFonts w:cs="B Nazanin"/>
            <w:sz w:val="24"/>
            <w:szCs w:val="24"/>
            <w:rtl/>
          </w:rPr>
          <w:delText xml:space="preserve">یکی از چالش‌های اساسی در پایگاه‌های اطلاعات علمی، </w:delText>
        </w:r>
        <w:r w:rsidRPr="00EA65EA" w:rsidDel="000C7139">
          <w:rPr>
            <w:rFonts w:cs="B Nazanin"/>
            <w:b/>
            <w:bCs/>
            <w:sz w:val="24"/>
            <w:szCs w:val="24"/>
            <w:rtl/>
          </w:rPr>
          <w:delText>دسته‌بندی و بازیابی کارآمد اطلاعات پژوهشی</w:delText>
        </w:r>
        <w:r w:rsidRPr="00EA65EA" w:rsidDel="000C7139">
          <w:rPr>
            <w:rFonts w:cs="B Nazanin"/>
            <w:sz w:val="24"/>
            <w:szCs w:val="24"/>
            <w:rtl/>
          </w:rPr>
          <w:delText xml:space="preserve"> است. مدل‌سازی موضوعی به بهبود </w:delText>
        </w:r>
        <w:r w:rsidRPr="00EA65EA" w:rsidDel="000C7139">
          <w:rPr>
            <w:rFonts w:cs="B Nazanin"/>
            <w:b/>
            <w:bCs/>
            <w:sz w:val="24"/>
            <w:szCs w:val="24"/>
            <w:rtl/>
          </w:rPr>
          <w:delText>سازمان‌دهی اسناد علمی</w:delText>
        </w:r>
        <w:r w:rsidRPr="00EA65EA" w:rsidDel="000C7139">
          <w:rPr>
            <w:rFonts w:cs="B Nazanin"/>
            <w:sz w:val="24"/>
            <w:szCs w:val="24"/>
            <w:rtl/>
          </w:rPr>
          <w:delText xml:space="preserve"> کمک کرده و می‌تواند در طراحی سیستم‌های بازیابی اطلاعات مؤثرتر نقش داشته باشد</w:delText>
        </w:r>
        <w:r w:rsidR="00166836" w:rsidRPr="00EA65EA" w:rsidDel="000C7139">
          <w:rPr>
            <w:rFonts w:cs="B Nazanin"/>
            <w:sz w:val="24"/>
            <w:szCs w:val="24"/>
          </w:rPr>
          <w:delText xml:space="preserve"> (Steyvers &amp; Griffiths, 2007).</w:delText>
        </w:r>
      </w:del>
    </w:p>
    <w:p w14:paraId="62E6C68B" w14:textId="25057222" w:rsidR="00510191" w:rsidRPr="00EA65EA" w:rsidDel="005B79BD" w:rsidRDefault="00510191" w:rsidP="000C7139">
      <w:pPr>
        <w:bidi/>
        <w:jc w:val="both"/>
        <w:rPr>
          <w:del w:id="495" w:author="غزاله عرفانیان" w:date="2025-07-01T07:34:00Z" w16du:dateUtc="2025-07-01T04:04:00Z"/>
          <w:rFonts w:cs="B Nazanin"/>
          <w:sz w:val="24"/>
          <w:szCs w:val="24"/>
          <w:rtl/>
        </w:rPr>
      </w:pPr>
      <w:del w:id="496" w:author="غزاله عرفانیان" w:date="2025-06-30T13:01:00Z" w16du:dateUtc="2025-06-30T09:31:00Z">
        <w:r w:rsidRPr="00EA65EA" w:rsidDel="000C7139">
          <w:rPr>
            <w:rFonts w:cs="B Nazanin"/>
            <w:sz w:val="24"/>
            <w:szCs w:val="24"/>
            <w:rtl/>
          </w:rPr>
          <w:delText xml:space="preserve">نتایج این پژوهش می‌تواند برای بهبود </w:delText>
        </w:r>
        <w:r w:rsidRPr="00EA65EA" w:rsidDel="000C7139">
          <w:rPr>
            <w:rFonts w:cs="B Nazanin"/>
            <w:b/>
            <w:bCs/>
            <w:sz w:val="24"/>
            <w:szCs w:val="24"/>
            <w:rtl/>
          </w:rPr>
          <w:delText>نمایه‌سازی و جستجوی هوشمند در پایگاه‌های اطلاعاتی مانند ایرانداک</w:delText>
        </w:r>
        <w:r w:rsidRPr="00EA65EA" w:rsidDel="000C7139">
          <w:rPr>
            <w:rFonts w:cs="B Nazanin"/>
            <w:sz w:val="24"/>
            <w:szCs w:val="24"/>
            <w:rtl/>
          </w:rPr>
          <w:delText xml:space="preserve"> مورد استفاده قرار گیرد</w:delText>
        </w:r>
        <w:r w:rsidRPr="00EA65EA" w:rsidDel="000C7139">
          <w:rPr>
            <w:rFonts w:cs="B Nazanin"/>
            <w:sz w:val="24"/>
            <w:szCs w:val="24"/>
          </w:rPr>
          <w:delText>.</w:delText>
        </w:r>
        <w:r w:rsidRPr="00EA65EA" w:rsidDel="000C7139">
          <w:rPr>
            <w:rFonts w:cs="B Nazanin"/>
            <w:sz w:val="24"/>
            <w:szCs w:val="24"/>
            <w:rtl/>
          </w:rPr>
          <w:delText xml:space="preserve">تحلیل پایان‌نامه‌ها و رساله‌ها می‌تواند نشان دهد که آیا جهت‌گیری‌های پژوهشی </w:delText>
        </w:r>
        <w:r w:rsidRPr="00EA65EA" w:rsidDel="000C7139">
          <w:rPr>
            <w:rFonts w:cs="B Nazanin"/>
            <w:b/>
            <w:bCs/>
            <w:sz w:val="24"/>
            <w:szCs w:val="24"/>
            <w:rtl/>
          </w:rPr>
          <w:delText>با نیازهای جامعه و بازار کار همخوانی دارند یا خیر</w:delText>
        </w:r>
        <w:r w:rsidRPr="00EA65EA" w:rsidDel="000C7139">
          <w:rPr>
            <w:rFonts w:cs="B Nazanin"/>
            <w:sz w:val="24"/>
            <w:szCs w:val="24"/>
          </w:rPr>
          <w:delText xml:space="preserve">. </w:delText>
        </w:r>
        <w:r w:rsidRPr="00EA65EA" w:rsidDel="000C7139">
          <w:rPr>
            <w:rFonts w:cs="B Nazanin"/>
            <w:sz w:val="24"/>
            <w:szCs w:val="24"/>
            <w:rtl/>
          </w:rPr>
          <w:delText xml:space="preserve">در صورتی که میان تحقیقات علمی و نیازهای واقعی جامعه شکاف وجود داشته باشد، این مطالعه می‌تواند </w:delText>
        </w:r>
        <w:r w:rsidRPr="00EA65EA" w:rsidDel="000C7139">
          <w:rPr>
            <w:rFonts w:cs="B Nazanin"/>
            <w:b/>
            <w:bCs/>
            <w:sz w:val="24"/>
            <w:szCs w:val="24"/>
            <w:rtl/>
          </w:rPr>
          <w:delText>زمینه‌ساز اصلاح مسیرهای تحقیقاتی و آموزشی</w:delText>
        </w:r>
        <w:r w:rsidRPr="00EA65EA" w:rsidDel="000C7139">
          <w:rPr>
            <w:rFonts w:cs="B Nazanin"/>
            <w:sz w:val="24"/>
            <w:szCs w:val="24"/>
            <w:rtl/>
          </w:rPr>
          <w:delText xml:space="preserve"> شود</w:delText>
        </w:r>
        <w:r w:rsidRPr="00EA65EA" w:rsidDel="000C7139">
          <w:rPr>
            <w:rFonts w:cs="B Nazanin"/>
            <w:sz w:val="24"/>
            <w:szCs w:val="24"/>
          </w:rPr>
          <w:delText xml:space="preserve"> (Mehri et al., 2021).</w:delText>
        </w:r>
        <w:r w:rsidRPr="00EA65EA" w:rsidDel="000C7139">
          <w:rPr>
            <w:rFonts w:cs="B Nazanin"/>
            <w:sz w:val="24"/>
            <w:szCs w:val="24"/>
          </w:rPr>
          <w:br/>
        </w:r>
        <w:r w:rsidRPr="00EA65EA" w:rsidDel="000C7139">
          <w:rPr>
            <w:rFonts w:cs="B Nazanin"/>
            <w:sz w:val="24"/>
            <w:szCs w:val="24"/>
            <w:rtl/>
          </w:rPr>
          <w:delText xml:space="preserve">استفاده از </w:delText>
        </w:r>
        <w:r w:rsidRPr="00EA65EA" w:rsidDel="000C7139">
          <w:rPr>
            <w:rFonts w:cs="B Nazanin"/>
            <w:b/>
            <w:bCs/>
            <w:sz w:val="24"/>
            <w:szCs w:val="24"/>
            <w:rtl/>
          </w:rPr>
          <w:delText>روش‌های داده‌محور</w:delText>
        </w:r>
        <w:r w:rsidRPr="00EA65EA" w:rsidDel="000C7139">
          <w:rPr>
            <w:rFonts w:cs="B Nazanin"/>
            <w:sz w:val="24"/>
            <w:szCs w:val="24"/>
            <w:rtl/>
          </w:rPr>
          <w:delText xml:space="preserve"> در پژوهش‌های علوم انسانی، به ویژه در رشته علم اطلاعات و دانش‌شناسی، هنوز به اندازه کافی توسعه نیافته است</w:delText>
        </w:r>
        <w:r w:rsidRPr="00EA65EA" w:rsidDel="000C7139">
          <w:rPr>
            <w:rFonts w:cs="B Nazanin"/>
            <w:sz w:val="24"/>
            <w:szCs w:val="24"/>
          </w:rPr>
          <w:delText xml:space="preserve"> (Feldman &amp; Sanger, 2007). </w:delText>
        </w:r>
        <w:r w:rsidRPr="00EA65EA" w:rsidDel="000C7139">
          <w:rPr>
            <w:rFonts w:cs="B Nazanin"/>
            <w:sz w:val="24"/>
            <w:szCs w:val="24"/>
            <w:rtl/>
          </w:rPr>
          <w:delText>این پژوهش با به‌کارگیری تکنیک‌های مدل‌سازی موضوعی و پردازش زبان طبیعی</w:delText>
        </w:r>
        <w:r w:rsidRPr="00EA65EA" w:rsidDel="000C7139">
          <w:rPr>
            <w:rFonts w:cs="B Nazanin"/>
            <w:sz w:val="24"/>
            <w:szCs w:val="24"/>
          </w:rPr>
          <w:delText xml:space="preserve"> (NLP)</w:delText>
        </w:r>
        <w:r w:rsidRPr="00EA65EA" w:rsidDel="000C7139">
          <w:rPr>
            <w:rFonts w:cs="B Nazanin"/>
            <w:sz w:val="24"/>
            <w:szCs w:val="24"/>
            <w:rtl/>
          </w:rPr>
          <w:delText xml:space="preserve">، می‌تواند نشان دهد که </w:delText>
        </w:r>
        <w:r w:rsidRPr="00EA65EA" w:rsidDel="000C7139">
          <w:rPr>
            <w:rFonts w:cs="B Nazanin"/>
            <w:b/>
            <w:bCs/>
            <w:sz w:val="24"/>
            <w:szCs w:val="24"/>
            <w:rtl/>
          </w:rPr>
          <w:delText>چگونه می‌توان از روش‌های داده‌کاوی برای تحلیل متون علمی بهره برد</w:delText>
        </w:r>
        <w:r w:rsidRPr="00EA65EA" w:rsidDel="000C7139">
          <w:rPr>
            <w:rFonts w:cs="B Nazanin"/>
            <w:sz w:val="24"/>
            <w:szCs w:val="24"/>
          </w:rPr>
          <w:delText>.</w:delText>
        </w:r>
      </w:del>
    </w:p>
    <w:p w14:paraId="09412766" w14:textId="7B312FF9" w:rsidR="008E34F4" w:rsidRPr="00EA65EA" w:rsidDel="005B79BD" w:rsidRDefault="008E34F4" w:rsidP="00EA65EA">
      <w:pPr>
        <w:bidi/>
        <w:jc w:val="both"/>
        <w:rPr>
          <w:del w:id="497" w:author="غزاله عرفانیان" w:date="2025-07-01T07:34:00Z" w16du:dateUtc="2025-07-01T04:04:00Z"/>
          <w:rFonts w:cs="B Nazanin"/>
          <w:sz w:val="24"/>
          <w:szCs w:val="24"/>
        </w:rPr>
      </w:pPr>
      <w:del w:id="498" w:author="غزاله عرفانیان" w:date="2025-07-01T07:34:00Z" w16du:dateUtc="2025-07-01T04:04:00Z">
        <w:r w:rsidRPr="00EA65EA" w:rsidDel="005B79BD">
          <w:rPr>
            <w:rFonts w:cs="B Nazanin"/>
            <w:sz w:val="24"/>
            <w:szCs w:val="24"/>
            <w:rtl/>
          </w:rPr>
          <w:delText xml:space="preserve">از منظر </w:delText>
        </w:r>
        <w:r w:rsidRPr="00EA65EA" w:rsidDel="005B79BD">
          <w:rPr>
            <w:rFonts w:cs="B Nazanin"/>
            <w:b/>
            <w:bCs/>
            <w:sz w:val="24"/>
            <w:szCs w:val="24"/>
            <w:rtl/>
          </w:rPr>
          <w:delText>زمانی</w:delText>
        </w:r>
        <w:r w:rsidRPr="00EA65EA" w:rsidDel="005B79BD">
          <w:rPr>
            <w:rFonts w:cs="B Nazanin"/>
            <w:sz w:val="24"/>
            <w:szCs w:val="24"/>
            <w:rtl/>
          </w:rPr>
          <w:delText>، پژوهش حاضر در دوره‌ای انجام می‌شود که نیاز به جهت‌دهی هوشمندانه‌تر به پایان‌نامه‌ها و رساله‌های تحصیلات تکمیلی به‌شدت احساس می‌شود. انتخاب موضوعات پژوهشی گاه تحت تأثیر سلیقه یا دسترسی محدود به اطلاعات علمی صورت می‌گیرد، که این مسأله می‌تواند موجب تکرار موضوعات یا عدم توجه به نیازهای واقعی جامعه شود. هم‌زمان، رشد ابزارها و الگوریتم‌های یادگیری ماشین و پردازش زبان طبیعی، امکان بهره‌گیری از روش‌های پیشرفته تحلیل متون را فراهم کرده و زمینه‌ساز دقت و اثربخشی بیشتر در تحلیل موضوعات علمی شده است. از این‌رو، استفاده از این فناوری‌ها در زمان کنونی نه تنها ممکن، بلکه برای ارتقای کیفیت تحقیقات ضروری است</w:delText>
        </w:r>
        <w:r w:rsidRPr="00EA65EA" w:rsidDel="005B79BD">
          <w:rPr>
            <w:rFonts w:cs="B Nazanin"/>
            <w:sz w:val="24"/>
            <w:szCs w:val="24"/>
          </w:rPr>
          <w:delText>.</w:delText>
        </w:r>
      </w:del>
    </w:p>
    <w:p w14:paraId="4D643F17" w14:textId="17E94C0A" w:rsidR="008E34F4" w:rsidRPr="00EA65EA" w:rsidDel="005B79BD" w:rsidRDefault="008E34F4" w:rsidP="00EA65EA">
      <w:pPr>
        <w:bidi/>
        <w:jc w:val="both"/>
        <w:rPr>
          <w:del w:id="499" w:author="غزاله عرفانیان" w:date="2025-07-01T07:34:00Z" w16du:dateUtc="2025-07-01T04:04:00Z"/>
          <w:rFonts w:cs="B Nazanin"/>
          <w:sz w:val="24"/>
          <w:szCs w:val="24"/>
        </w:rPr>
      </w:pPr>
      <w:del w:id="500" w:author="غزاله عرفانیان" w:date="2025-07-01T07:34:00Z" w16du:dateUtc="2025-07-01T04:04:00Z">
        <w:r w:rsidRPr="00EA65EA" w:rsidDel="005B79BD">
          <w:rPr>
            <w:rFonts w:cs="B Nazanin"/>
            <w:sz w:val="24"/>
            <w:szCs w:val="24"/>
            <w:rtl/>
          </w:rPr>
          <w:delText>در</w:delText>
        </w:r>
        <w:r w:rsidR="00A13816" w:rsidRPr="00EA65EA" w:rsidDel="005B79BD">
          <w:rPr>
            <w:rFonts w:cs="B Nazanin" w:hint="cs"/>
            <w:sz w:val="24"/>
            <w:szCs w:val="24"/>
            <w:rtl/>
          </w:rPr>
          <w:delText xml:space="preserve"> کشور</w:delText>
        </w:r>
        <w:r w:rsidRPr="00EA65EA" w:rsidDel="005B79BD">
          <w:rPr>
            <w:rFonts w:cs="B Nazanin"/>
            <w:sz w:val="24"/>
            <w:szCs w:val="24"/>
            <w:rtl/>
          </w:rPr>
          <w:delText xml:space="preserve"> ایران، علی‌رغم توسعه کمی در تولید پایان‌نامه‌ها و مقالات علمی در رشته علم اطلاعات و دانش‌شناسی، هنوز توجه کافی به تحلیل محتوای علمی این آثار صورت نگرفته است. در بسیاری موارد، انتخاب موضوعات پژوهشی در دانشگاه‌های کشور با شناخت کامل از روندهای جهانی یا نیازهای بومی جامعه همراه نیست. علاوه بر این، دانشگاه‌ها و مراکز علمی کشور تحت تأثیر سیاست‌ها، نگرش‌ها، و منابع متفاوت، در مسیرهای گوناگونی حرکت می‌کنند و این امر باعث پراکندگی موضوعی در تولیدات علمی می‌شود. از این رو، تحلیل جامع و داده‌محور پایان‌نامه‌ها می‌تواند به عنوان ابزاری کارآمد برای مستندسازی تحولات علمی، هم‌راستاسازی تحقیقات با نیازهای واقعی کشور، و ارائه تصویری دقیق از وضعیت فعلی و جهت‌گیری‌های آتی پژوهش در این رشته عمل کند</w:delText>
        </w:r>
        <w:r w:rsidRPr="00EA65EA" w:rsidDel="005B79BD">
          <w:rPr>
            <w:rFonts w:cs="B Nazanin"/>
            <w:sz w:val="24"/>
            <w:szCs w:val="24"/>
          </w:rPr>
          <w:delText>.</w:delText>
        </w:r>
      </w:del>
    </w:p>
    <w:p w14:paraId="2E47F64F" w14:textId="04479631" w:rsidR="00243553" w:rsidRPr="000C7139" w:rsidDel="005B79BD" w:rsidRDefault="00510191" w:rsidP="00EA65EA">
      <w:pPr>
        <w:bidi/>
        <w:jc w:val="both"/>
        <w:rPr>
          <w:del w:id="501" w:author="غزاله عرفانیان" w:date="2025-07-01T07:34:00Z" w16du:dateUtc="2025-07-01T04:04:00Z"/>
          <w:rFonts w:cs="B Nazanin"/>
          <w:sz w:val="24"/>
          <w:szCs w:val="24"/>
          <w:rtl/>
        </w:rPr>
      </w:pPr>
      <w:del w:id="502" w:author="غزاله عرفانیان" w:date="2025-07-01T07:34:00Z" w16du:dateUtc="2025-07-01T04:04:00Z">
        <w:r w:rsidRPr="000C7139" w:rsidDel="005B79BD">
          <w:rPr>
            <w:rFonts w:cs="B Nazanin"/>
            <w:sz w:val="24"/>
            <w:szCs w:val="24"/>
            <w:rtl/>
          </w:rPr>
          <w:delText xml:space="preserve">این پژوهش از دو جنبه نظری و عملی اهمیت دارد: از نظر نظری، </w:delText>
        </w:r>
        <w:r w:rsidRPr="000C7139" w:rsidDel="005B79BD">
          <w:rPr>
            <w:rFonts w:cs="B Nazanin"/>
            <w:sz w:val="24"/>
            <w:szCs w:val="24"/>
            <w:rtl/>
            <w:rPrChange w:id="503" w:author="غزاله عرفانیان" w:date="2025-06-30T13:01:00Z" w16du:dateUtc="2025-06-30T09:31:00Z">
              <w:rPr>
                <w:rFonts w:cs="B Nazanin"/>
                <w:b/>
                <w:bCs/>
                <w:sz w:val="24"/>
                <w:szCs w:val="24"/>
                <w:rtl/>
              </w:rPr>
            </w:rPrChange>
          </w:rPr>
          <w:delText>به توسعه دانش در زم</w:delText>
        </w:r>
        <w:r w:rsidRPr="000C7139" w:rsidDel="005B79BD">
          <w:rPr>
            <w:rFonts w:cs="B Nazanin" w:hint="cs"/>
            <w:sz w:val="24"/>
            <w:szCs w:val="24"/>
            <w:rtl/>
            <w:rPrChange w:id="504"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05" w:author="غزاله عرفانیان" w:date="2025-06-30T13:01:00Z" w16du:dateUtc="2025-06-30T09:31:00Z">
              <w:rPr>
                <w:rFonts w:cs="B Nazanin" w:hint="eastAsia"/>
                <w:b/>
                <w:bCs/>
                <w:sz w:val="24"/>
                <w:szCs w:val="24"/>
                <w:rtl/>
              </w:rPr>
            </w:rPrChange>
          </w:rPr>
          <w:delText>نه</w:delText>
        </w:r>
        <w:r w:rsidRPr="000C7139" w:rsidDel="005B79BD">
          <w:rPr>
            <w:rFonts w:cs="B Nazanin"/>
            <w:sz w:val="24"/>
            <w:szCs w:val="24"/>
            <w:rtl/>
            <w:rPrChange w:id="506" w:author="غزاله عرفانیان" w:date="2025-06-30T13:01:00Z" w16du:dateUtc="2025-06-30T09:31:00Z">
              <w:rPr>
                <w:rFonts w:cs="B Nazanin"/>
                <w:b/>
                <w:bCs/>
                <w:sz w:val="24"/>
                <w:szCs w:val="24"/>
                <w:rtl/>
              </w:rPr>
            </w:rPrChange>
          </w:rPr>
          <w:delText xml:space="preserve"> تحل</w:delText>
        </w:r>
        <w:r w:rsidRPr="000C7139" w:rsidDel="005B79BD">
          <w:rPr>
            <w:rFonts w:cs="B Nazanin" w:hint="cs"/>
            <w:sz w:val="24"/>
            <w:szCs w:val="24"/>
            <w:rtl/>
            <w:rPrChange w:id="507"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08" w:author="غزاله عرفانیان" w:date="2025-06-30T13:01:00Z" w16du:dateUtc="2025-06-30T09:31:00Z">
              <w:rPr>
                <w:rFonts w:cs="B Nazanin" w:hint="eastAsia"/>
                <w:b/>
                <w:bCs/>
                <w:sz w:val="24"/>
                <w:szCs w:val="24"/>
                <w:rtl/>
              </w:rPr>
            </w:rPrChange>
          </w:rPr>
          <w:delText>ل</w:delText>
        </w:r>
        <w:r w:rsidRPr="000C7139" w:rsidDel="005B79BD">
          <w:rPr>
            <w:rFonts w:cs="B Nazanin"/>
            <w:sz w:val="24"/>
            <w:szCs w:val="24"/>
            <w:rtl/>
            <w:rPrChange w:id="509" w:author="غزاله عرفانیان" w:date="2025-06-30T13:01:00Z" w16du:dateUtc="2025-06-30T09:31:00Z">
              <w:rPr>
                <w:rFonts w:cs="B Nazanin"/>
                <w:b/>
                <w:bCs/>
                <w:sz w:val="24"/>
                <w:szCs w:val="24"/>
                <w:rtl/>
              </w:rPr>
            </w:rPrChange>
          </w:rPr>
          <w:delText xml:space="preserve"> محتوا</w:delText>
        </w:r>
        <w:r w:rsidRPr="000C7139" w:rsidDel="005B79BD">
          <w:rPr>
            <w:rFonts w:cs="B Nazanin" w:hint="cs"/>
            <w:sz w:val="24"/>
            <w:szCs w:val="24"/>
            <w:rtl/>
            <w:rPrChange w:id="510"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11" w:author="غزاله عرفانیان" w:date="2025-06-30T13:01:00Z" w16du:dateUtc="2025-06-30T09:31:00Z">
              <w:rPr>
                <w:rFonts w:cs="B Nazanin"/>
                <w:b/>
                <w:bCs/>
                <w:sz w:val="24"/>
                <w:szCs w:val="24"/>
                <w:rtl/>
              </w:rPr>
            </w:rPrChange>
          </w:rPr>
          <w:delText xml:space="preserve"> علم</w:delText>
        </w:r>
        <w:r w:rsidRPr="000C7139" w:rsidDel="005B79BD">
          <w:rPr>
            <w:rFonts w:cs="B Nazanin" w:hint="cs"/>
            <w:sz w:val="24"/>
            <w:szCs w:val="24"/>
            <w:rtl/>
            <w:rPrChange w:id="512"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13" w:author="غزاله عرفانیان" w:date="2025-06-30T13:01:00Z" w16du:dateUtc="2025-06-30T09:31:00Z">
              <w:rPr>
                <w:rFonts w:cs="B Nazanin"/>
                <w:b/>
                <w:bCs/>
                <w:sz w:val="24"/>
                <w:szCs w:val="24"/>
                <w:rtl/>
              </w:rPr>
            </w:rPrChange>
          </w:rPr>
          <w:delText xml:space="preserve"> کمک م</w:delText>
        </w:r>
        <w:r w:rsidRPr="000C7139" w:rsidDel="005B79BD">
          <w:rPr>
            <w:rFonts w:cs="B Nazanin" w:hint="cs"/>
            <w:sz w:val="24"/>
            <w:szCs w:val="24"/>
            <w:rtl/>
            <w:rPrChange w:id="514"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15" w:author="غزاله عرفانیان" w:date="2025-06-30T13:01:00Z" w16du:dateUtc="2025-06-30T09:31:00Z">
              <w:rPr>
                <w:rFonts w:cs="B Nazanin" w:hint="eastAsia"/>
                <w:b/>
                <w:bCs/>
                <w:sz w:val="24"/>
                <w:szCs w:val="24"/>
                <w:rtl/>
              </w:rPr>
            </w:rPrChange>
          </w:rPr>
          <w:delText>کند</w:delText>
        </w:r>
        <w:r w:rsidRPr="000C7139" w:rsidDel="005B79BD">
          <w:rPr>
            <w:rFonts w:cs="B Nazanin"/>
            <w:sz w:val="24"/>
            <w:szCs w:val="24"/>
            <w:rtl/>
          </w:rPr>
          <w:delText xml:space="preserve"> و از نظر عملی، </w:delText>
        </w:r>
        <w:r w:rsidRPr="000C7139" w:rsidDel="005B79BD">
          <w:rPr>
            <w:rFonts w:cs="B Nazanin"/>
            <w:sz w:val="24"/>
            <w:szCs w:val="24"/>
            <w:rtl/>
            <w:rPrChange w:id="516" w:author="غزاله عرفانیان" w:date="2025-06-30T13:01:00Z" w16du:dateUtc="2025-06-30T09:31:00Z">
              <w:rPr>
                <w:rFonts w:cs="B Nazanin"/>
                <w:b/>
                <w:bCs/>
                <w:sz w:val="24"/>
                <w:szCs w:val="24"/>
                <w:rtl/>
              </w:rPr>
            </w:rPrChange>
          </w:rPr>
          <w:delText>نتا</w:delText>
        </w:r>
        <w:r w:rsidRPr="000C7139" w:rsidDel="005B79BD">
          <w:rPr>
            <w:rFonts w:cs="B Nazanin" w:hint="cs"/>
            <w:sz w:val="24"/>
            <w:szCs w:val="24"/>
            <w:rtl/>
            <w:rPrChange w:id="517"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18" w:author="غزاله عرفانیان" w:date="2025-06-30T13:01:00Z" w16du:dateUtc="2025-06-30T09:31:00Z">
              <w:rPr>
                <w:rFonts w:cs="B Nazanin" w:hint="eastAsia"/>
                <w:b/>
                <w:bCs/>
                <w:sz w:val="24"/>
                <w:szCs w:val="24"/>
                <w:rtl/>
              </w:rPr>
            </w:rPrChange>
          </w:rPr>
          <w:delText>ج</w:delText>
        </w:r>
        <w:r w:rsidRPr="000C7139" w:rsidDel="005B79BD">
          <w:rPr>
            <w:rFonts w:cs="B Nazanin"/>
            <w:sz w:val="24"/>
            <w:szCs w:val="24"/>
            <w:rtl/>
            <w:rPrChange w:id="519" w:author="غزاله عرفانیان" w:date="2025-06-30T13:01:00Z" w16du:dateUtc="2025-06-30T09:31:00Z">
              <w:rPr>
                <w:rFonts w:cs="B Nazanin"/>
                <w:b/>
                <w:bCs/>
                <w:sz w:val="24"/>
                <w:szCs w:val="24"/>
                <w:rtl/>
              </w:rPr>
            </w:rPrChange>
          </w:rPr>
          <w:delText xml:space="preserve"> آن م</w:delText>
        </w:r>
        <w:r w:rsidRPr="000C7139" w:rsidDel="005B79BD">
          <w:rPr>
            <w:rFonts w:cs="B Nazanin" w:hint="cs"/>
            <w:sz w:val="24"/>
            <w:szCs w:val="24"/>
            <w:rtl/>
            <w:rPrChange w:id="520"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21" w:author="غزاله عرفانیان" w:date="2025-06-30T13:01:00Z" w16du:dateUtc="2025-06-30T09:31:00Z">
              <w:rPr>
                <w:rFonts w:cs="B Nazanin" w:hint="eastAsia"/>
                <w:b/>
                <w:bCs/>
                <w:sz w:val="24"/>
                <w:szCs w:val="24"/>
                <w:rtl/>
              </w:rPr>
            </w:rPrChange>
          </w:rPr>
          <w:delText>تواند</w:delText>
        </w:r>
        <w:r w:rsidRPr="000C7139" w:rsidDel="005B79BD">
          <w:rPr>
            <w:rFonts w:cs="B Nazanin"/>
            <w:sz w:val="24"/>
            <w:szCs w:val="24"/>
            <w:rtl/>
            <w:rPrChange w:id="522" w:author="غزاله عرفانیان" w:date="2025-06-30T13:01:00Z" w16du:dateUtc="2025-06-30T09:31:00Z">
              <w:rPr>
                <w:rFonts w:cs="B Nazanin"/>
                <w:b/>
                <w:bCs/>
                <w:sz w:val="24"/>
                <w:szCs w:val="24"/>
                <w:rtl/>
              </w:rPr>
            </w:rPrChange>
          </w:rPr>
          <w:delText xml:space="preserve"> در س</w:delText>
        </w:r>
        <w:r w:rsidRPr="000C7139" w:rsidDel="005B79BD">
          <w:rPr>
            <w:rFonts w:cs="B Nazanin" w:hint="cs"/>
            <w:sz w:val="24"/>
            <w:szCs w:val="24"/>
            <w:rtl/>
            <w:rPrChange w:id="523"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24" w:author="غزاله عرفانیان" w:date="2025-06-30T13:01:00Z" w16du:dateUtc="2025-06-30T09:31:00Z">
              <w:rPr>
                <w:rFonts w:cs="B Nazanin" w:hint="eastAsia"/>
                <w:b/>
                <w:bCs/>
                <w:sz w:val="24"/>
                <w:szCs w:val="24"/>
                <w:rtl/>
              </w:rPr>
            </w:rPrChange>
          </w:rPr>
          <w:delText>است‌گذار</w:delText>
        </w:r>
        <w:r w:rsidRPr="000C7139" w:rsidDel="005B79BD">
          <w:rPr>
            <w:rFonts w:cs="B Nazanin" w:hint="cs"/>
            <w:sz w:val="24"/>
            <w:szCs w:val="24"/>
            <w:rtl/>
            <w:rPrChange w:id="525"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26" w:author="غزاله عرفانیان" w:date="2025-06-30T13:01:00Z" w16du:dateUtc="2025-06-30T09:31:00Z">
              <w:rPr>
                <w:rFonts w:cs="B Nazanin" w:hint="eastAsia"/>
                <w:b/>
                <w:bCs/>
                <w:sz w:val="24"/>
                <w:szCs w:val="24"/>
                <w:rtl/>
              </w:rPr>
            </w:rPrChange>
          </w:rPr>
          <w:delText>ها</w:delText>
        </w:r>
        <w:r w:rsidRPr="000C7139" w:rsidDel="005B79BD">
          <w:rPr>
            <w:rFonts w:cs="B Nazanin" w:hint="cs"/>
            <w:sz w:val="24"/>
            <w:szCs w:val="24"/>
            <w:rtl/>
            <w:rPrChange w:id="527"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28" w:author="غزاله عرفانیان" w:date="2025-06-30T13:01:00Z" w16du:dateUtc="2025-06-30T09:31:00Z">
              <w:rPr>
                <w:rFonts w:cs="B Nazanin"/>
                <w:b/>
                <w:bCs/>
                <w:sz w:val="24"/>
                <w:szCs w:val="24"/>
                <w:rtl/>
              </w:rPr>
            </w:rPrChange>
          </w:rPr>
          <w:delText xml:space="preserve"> آموزش</w:delText>
        </w:r>
        <w:r w:rsidRPr="000C7139" w:rsidDel="005B79BD">
          <w:rPr>
            <w:rFonts w:cs="B Nazanin" w:hint="cs"/>
            <w:sz w:val="24"/>
            <w:szCs w:val="24"/>
            <w:rtl/>
            <w:rPrChange w:id="529"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30" w:author="غزاله عرفانیان" w:date="2025-06-30T13:01:00Z" w16du:dateUtc="2025-06-30T09:31:00Z">
              <w:rPr>
                <w:rFonts w:cs="B Nazanin" w:hint="eastAsia"/>
                <w:b/>
                <w:bCs/>
                <w:sz w:val="24"/>
                <w:szCs w:val="24"/>
                <w:rtl/>
              </w:rPr>
            </w:rPrChange>
          </w:rPr>
          <w:delText>،</w:delText>
        </w:r>
        <w:r w:rsidRPr="000C7139" w:rsidDel="005B79BD">
          <w:rPr>
            <w:rFonts w:cs="B Nazanin"/>
            <w:sz w:val="24"/>
            <w:szCs w:val="24"/>
            <w:rtl/>
            <w:rPrChange w:id="531" w:author="غزاله عرفانیان" w:date="2025-06-30T13:01:00Z" w16du:dateUtc="2025-06-30T09:31:00Z">
              <w:rPr>
                <w:rFonts w:cs="B Nazanin"/>
                <w:b/>
                <w:bCs/>
                <w:sz w:val="24"/>
                <w:szCs w:val="24"/>
                <w:rtl/>
              </w:rPr>
            </w:rPrChange>
          </w:rPr>
          <w:delText xml:space="preserve"> به</w:delText>
        </w:r>
        <w:r w:rsidRPr="000C7139" w:rsidDel="005B79BD">
          <w:rPr>
            <w:rFonts w:cs="B Nazanin" w:hint="cs"/>
            <w:sz w:val="24"/>
            <w:szCs w:val="24"/>
            <w:rtl/>
            <w:rPrChange w:id="532"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33" w:author="غزاله عرفانیان" w:date="2025-06-30T13:01:00Z" w16du:dateUtc="2025-06-30T09:31:00Z">
              <w:rPr>
                <w:rFonts w:cs="B Nazanin" w:hint="eastAsia"/>
                <w:b/>
                <w:bCs/>
                <w:sz w:val="24"/>
                <w:szCs w:val="24"/>
                <w:rtl/>
              </w:rPr>
            </w:rPrChange>
          </w:rPr>
          <w:delText>نه‌ساز</w:delText>
        </w:r>
        <w:r w:rsidRPr="000C7139" w:rsidDel="005B79BD">
          <w:rPr>
            <w:rFonts w:cs="B Nazanin" w:hint="cs"/>
            <w:sz w:val="24"/>
            <w:szCs w:val="24"/>
            <w:rtl/>
            <w:rPrChange w:id="534"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35" w:author="غزاله عرفانیان" w:date="2025-06-30T13:01:00Z" w16du:dateUtc="2025-06-30T09:31:00Z">
              <w:rPr>
                <w:rFonts w:cs="B Nazanin"/>
                <w:b/>
                <w:bCs/>
                <w:sz w:val="24"/>
                <w:szCs w:val="24"/>
                <w:rtl/>
              </w:rPr>
            </w:rPrChange>
          </w:rPr>
          <w:delText xml:space="preserve"> س</w:delText>
        </w:r>
        <w:r w:rsidRPr="000C7139" w:rsidDel="005B79BD">
          <w:rPr>
            <w:rFonts w:cs="B Nazanin" w:hint="cs"/>
            <w:sz w:val="24"/>
            <w:szCs w:val="24"/>
            <w:rtl/>
            <w:rPrChange w:id="536"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37" w:author="غزاله عرفانیان" w:date="2025-06-30T13:01:00Z" w16du:dateUtc="2025-06-30T09:31:00Z">
              <w:rPr>
                <w:rFonts w:cs="B Nazanin" w:hint="eastAsia"/>
                <w:b/>
                <w:bCs/>
                <w:sz w:val="24"/>
                <w:szCs w:val="24"/>
                <w:rtl/>
              </w:rPr>
            </w:rPrChange>
          </w:rPr>
          <w:delText>ستم‌ها</w:delText>
        </w:r>
        <w:r w:rsidRPr="000C7139" w:rsidDel="005B79BD">
          <w:rPr>
            <w:rFonts w:cs="B Nazanin" w:hint="cs"/>
            <w:sz w:val="24"/>
            <w:szCs w:val="24"/>
            <w:rtl/>
            <w:rPrChange w:id="538"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39" w:author="غزاله عرفانیان" w:date="2025-06-30T13:01:00Z" w16du:dateUtc="2025-06-30T09:31:00Z">
              <w:rPr>
                <w:rFonts w:cs="B Nazanin"/>
                <w:b/>
                <w:bCs/>
                <w:sz w:val="24"/>
                <w:szCs w:val="24"/>
                <w:rtl/>
              </w:rPr>
            </w:rPrChange>
          </w:rPr>
          <w:delText xml:space="preserve"> باز</w:delText>
        </w:r>
        <w:r w:rsidRPr="000C7139" w:rsidDel="005B79BD">
          <w:rPr>
            <w:rFonts w:cs="B Nazanin" w:hint="cs"/>
            <w:sz w:val="24"/>
            <w:szCs w:val="24"/>
            <w:rtl/>
            <w:rPrChange w:id="540"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41" w:author="غزاله عرفانیان" w:date="2025-06-30T13:01:00Z" w16du:dateUtc="2025-06-30T09:31:00Z">
              <w:rPr>
                <w:rFonts w:cs="B Nazanin" w:hint="eastAsia"/>
                <w:b/>
                <w:bCs/>
                <w:sz w:val="24"/>
                <w:szCs w:val="24"/>
                <w:rtl/>
              </w:rPr>
            </w:rPrChange>
          </w:rPr>
          <w:delText>اب</w:delText>
        </w:r>
        <w:r w:rsidRPr="000C7139" w:rsidDel="005B79BD">
          <w:rPr>
            <w:rFonts w:cs="B Nazanin" w:hint="cs"/>
            <w:sz w:val="24"/>
            <w:szCs w:val="24"/>
            <w:rtl/>
            <w:rPrChange w:id="542"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43" w:author="غزاله عرفانیان" w:date="2025-06-30T13:01:00Z" w16du:dateUtc="2025-06-30T09:31:00Z">
              <w:rPr>
                <w:rFonts w:cs="B Nazanin"/>
                <w:b/>
                <w:bCs/>
                <w:sz w:val="24"/>
                <w:szCs w:val="24"/>
                <w:rtl/>
              </w:rPr>
            </w:rPrChange>
          </w:rPr>
          <w:delText xml:space="preserve"> اطلاعات، و هدا</w:delText>
        </w:r>
        <w:r w:rsidRPr="000C7139" w:rsidDel="005B79BD">
          <w:rPr>
            <w:rFonts w:cs="B Nazanin" w:hint="cs"/>
            <w:sz w:val="24"/>
            <w:szCs w:val="24"/>
            <w:rtl/>
            <w:rPrChange w:id="544"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45" w:author="غزاله عرفانیان" w:date="2025-06-30T13:01:00Z" w16du:dateUtc="2025-06-30T09:31:00Z">
              <w:rPr>
                <w:rFonts w:cs="B Nazanin" w:hint="eastAsia"/>
                <w:b/>
                <w:bCs/>
                <w:sz w:val="24"/>
                <w:szCs w:val="24"/>
                <w:rtl/>
              </w:rPr>
            </w:rPrChange>
          </w:rPr>
          <w:delText>ت</w:delText>
        </w:r>
        <w:r w:rsidRPr="000C7139" w:rsidDel="005B79BD">
          <w:rPr>
            <w:rFonts w:cs="B Nazanin"/>
            <w:sz w:val="24"/>
            <w:szCs w:val="24"/>
            <w:rtl/>
            <w:rPrChange w:id="546" w:author="غزاله عرفانیان" w:date="2025-06-30T13:01:00Z" w16du:dateUtc="2025-06-30T09:31:00Z">
              <w:rPr>
                <w:rFonts w:cs="B Nazanin"/>
                <w:b/>
                <w:bCs/>
                <w:sz w:val="24"/>
                <w:szCs w:val="24"/>
                <w:rtl/>
              </w:rPr>
            </w:rPrChange>
          </w:rPr>
          <w:delText xml:space="preserve"> پژوهش‌ها</w:delText>
        </w:r>
        <w:r w:rsidRPr="000C7139" w:rsidDel="005B79BD">
          <w:rPr>
            <w:rFonts w:cs="B Nazanin" w:hint="cs"/>
            <w:sz w:val="24"/>
            <w:szCs w:val="24"/>
            <w:rtl/>
            <w:rPrChange w:id="547"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48" w:author="غزاله عرفانیان" w:date="2025-06-30T13:01:00Z" w16du:dateUtc="2025-06-30T09:31:00Z">
              <w:rPr>
                <w:rFonts w:cs="B Nazanin"/>
                <w:b/>
                <w:bCs/>
                <w:sz w:val="24"/>
                <w:szCs w:val="24"/>
                <w:rtl/>
              </w:rPr>
            </w:rPrChange>
          </w:rPr>
          <w:delText xml:space="preserve"> آ</w:delText>
        </w:r>
        <w:r w:rsidRPr="000C7139" w:rsidDel="005B79BD">
          <w:rPr>
            <w:rFonts w:cs="B Nazanin" w:hint="cs"/>
            <w:sz w:val="24"/>
            <w:szCs w:val="24"/>
            <w:rtl/>
            <w:rPrChange w:id="549"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50" w:author="غزاله عرفانیان" w:date="2025-06-30T13:01:00Z" w16du:dateUtc="2025-06-30T09:31:00Z">
              <w:rPr>
                <w:rFonts w:cs="B Nazanin" w:hint="eastAsia"/>
                <w:b/>
                <w:bCs/>
                <w:sz w:val="24"/>
                <w:szCs w:val="24"/>
                <w:rtl/>
              </w:rPr>
            </w:rPrChange>
          </w:rPr>
          <w:delText>نده</w:delText>
        </w:r>
        <w:r w:rsidRPr="000C7139" w:rsidDel="005B79BD">
          <w:rPr>
            <w:rFonts w:cs="B Nazanin"/>
            <w:sz w:val="24"/>
            <w:szCs w:val="24"/>
            <w:rtl/>
            <w:rPrChange w:id="551" w:author="غزاله عرفانیان" w:date="2025-06-30T13:01:00Z" w16du:dateUtc="2025-06-30T09:31:00Z">
              <w:rPr>
                <w:rFonts w:cs="B Nazanin"/>
                <w:b/>
                <w:bCs/>
                <w:sz w:val="24"/>
                <w:szCs w:val="24"/>
                <w:rtl/>
              </w:rPr>
            </w:rPrChange>
          </w:rPr>
          <w:delText xml:space="preserve"> مف</w:delText>
        </w:r>
        <w:r w:rsidRPr="000C7139" w:rsidDel="005B79BD">
          <w:rPr>
            <w:rFonts w:cs="B Nazanin" w:hint="cs"/>
            <w:sz w:val="24"/>
            <w:szCs w:val="24"/>
            <w:rtl/>
            <w:rPrChange w:id="552"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53" w:author="غزاله عرفانیان" w:date="2025-06-30T13:01:00Z" w16du:dateUtc="2025-06-30T09:31:00Z">
              <w:rPr>
                <w:rFonts w:cs="B Nazanin" w:hint="eastAsia"/>
                <w:b/>
                <w:bCs/>
                <w:sz w:val="24"/>
                <w:szCs w:val="24"/>
                <w:rtl/>
              </w:rPr>
            </w:rPrChange>
          </w:rPr>
          <w:delText>د</w:delText>
        </w:r>
        <w:r w:rsidRPr="000C7139" w:rsidDel="005B79BD">
          <w:rPr>
            <w:rFonts w:cs="B Nazanin"/>
            <w:sz w:val="24"/>
            <w:szCs w:val="24"/>
            <w:rtl/>
            <w:rPrChange w:id="554" w:author="غزاله عرفانیان" w:date="2025-06-30T13:01:00Z" w16du:dateUtc="2025-06-30T09:31:00Z">
              <w:rPr>
                <w:rFonts w:cs="B Nazanin"/>
                <w:b/>
                <w:bCs/>
                <w:sz w:val="24"/>
                <w:szCs w:val="24"/>
                <w:rtl/>
              </w:rPr>
            </w:rPrChange>
          </w:rPr>
          <w:delText xml:space="preserve"> باشد</w:delText>
        </w:r>
        <w:r w:rsidRPr="000C7139" w:rsidDel="005B79BD">
          <w:rPr>
            <w:rFonts w:cs="B Nazanin"/>
            <w:sz w:val="24"/>
            <w:szCs w:val="24"/>
          </w:rPr>
          <w:delText xml:space="preserve">. </w:delText>
        </w:r>
        <w:r w:rsidRPr="000C7139" w:rsidDel="005B79BD">
          <w:rPr>
            <w:rFonts w:cs="B Nazanin"/>
            <w:sz w:val="24"/>
            <w:szCs w:val="24"/>
            <w:rtl/>
          </w:rPr>
          <w:delText xml:space="preserve">بنابراین، انجام این مطالعه می‌تواند </w:delText>
        </w:r>
        <w:r w:rsidRPr="000C7139" w:rsidDel="005B79BD">
          <w:rPr>
            <w:rFonts w:cs="B Nazanin"/>
            <w:sz w:val="24"/>
            <w:szCs w:val="24"/>
            <w:rtl/>
            <w:rPrChange w:id="555" w:author="غزاله عرفانیان" w:date="2025-06-30T13:01:00Z" w16du:dateUtc="2025-06-30T09:31:00Z">
              <w:rPr>
                <w:rFonts w:cs="B Nazanin"/>
                <w:b/>
                <w:bCs/>
                <w:sz w:val="24"/>
                <w:szCs w:val="24"/>
                <w:rtl/>
              </w:rPr>
            </w:rPrChange>
          </w:rPr>
          <w:delText>تأث</w:delText>
        </w:r>
        <w:r w:rsidRPr="000C7139" w:rsidDel="005B79BD">
          <w:rPr>
            <w:rFonts w:cs="B Nazanin" w:hint="cs"/>
            <w:sz w:val="24"/>
            <w:szCs w:val="24"/>
            <w:rtl/>
            <w:rPrChange w:id="556"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57" w:author="غزاله عرفانیان" w:date="2025-06-30T13:01:00Z" w16du:dateUtc="2025-06-30T09:31:00Z">
              <w:rPr>
                <w:rFonts w:cs="B Nazanin" w:hint="eastAsia"/>
                <w:b/>
                <w:bCs/>
                <w:sz w:val="24"/>
                <w:szCs w:val="24"/>
                <w:rtl/>
              </w:rPr>
            </w:rPrChange>
          </w:rPr>
          <w:delText>ر</w:delText>
        </w:r>
        <w:r w:rsidRPr="000C7139" w:rsidDel="005B79BD">
          <w:rPr>
            <w:rFonts w:cs="B Nazanin"/>
            <w:sz w:val="24"/>
            <w:szCs w:val="24"/>
            <w:rtl/>
            <w:rPrChange w:id="558" w:author="غزاله عرفانیان" w:date="2025-06-30T13:01:00Z" w16du:dateUtc="2025-06-30T09:31:00Z">
              <w:rPr>
                <w:rFonts w:cs="B Nazanin"/>
                <w:b/>
                <w:bCs/>
                <w:sz w:val="24"/>
                <w:szCs w:val="24"/>
                <w:rtl/>
              </w:rPr>
            </w:rPrChange>
          </w:rPr>
          <w:delText xml:space="preserve"> مستق</w:delText>
        </w:r>
        <w:r w:rsidRPr="000C7139" w:rsidDel="005B79BD">
          <w:rPr>
            <w:rFonts w:cs="B Nazanin" w:hint="cs"/>
            <w:sz w:val="24"/>
            <w:szCs w:val="24"/>
            <w:rtl/>
            <w:rPrChange w:id="559"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60" w:author="غزاله عرفانیان" w:date="2025-06-30T13:01:00Z" w16du:dateUtc="2025-06-30T09:31:00Z">
              <w:rPr>
                <w:rFonts w:cs="B Nazanin" w:hint="eastAsia"/>
                <w:b/>
                <w:bCs/>
                <w:sz w:val="24"/>
                <w:szCs w:val="24"/>
                <w:rtl/>
              </w:rPr>
            </w:rPrChange>
          </w:rPr>
          <w:delText>م</w:delText>
        </w:r>
        <w:r w:rsidRPr="000C7139" w:rsidDel="005B79BD">
          <w:rPr>
            <w:rFonts w:cs="B Nazanin" w:hint="cs"/>
            <w:sz w:val="24"/>
            <w:szCs w:val="24"/>
            <w:rtl/>
            <w:rPrChange w:id="561"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62" w:author="غزاله عرفانیان" w:date="2025-06-30T13:01:00Z" w16du:dateUtc="2025-06-30T09:31:00Z">
              <w:rPr>
                <w:rFonts w:cs="B Nazanin"/>
                <w:b/>
                <w:bCs/>
                <w:sz w:val="24"/>
                <w:szCs w:val="24"/>
                <w:rtl/>
              </w:rPr>
            </w:rPrChange>
          </w:rPr>
          <w:delText xml:space="preserve"> بر بهبود ک</w:delText>
        </w:r>
        <w:r w:rsidRPr="000C7139" w:rsidDel="005B79BD">
          <w:rPr>
            <w:rFonts w:cs="B Nazanin" w:hint="cs"/>
            <w:sz w:val="24"/>
            <w:szCs w:val="24"/>
            <w:rtl/>
            <w:rPrChange w:id="563"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64" w:author="غزاله عرفانیان" w:date="2025-06-30T13:01:00Z" w16du:dateUtc="2025-06-30T09:31:00Z">
              <w:rPr>
                <w:rFonts w:cs="B Nazanin" w:hint="eastAsia"/>
                <w:b/>
                <w:bCs/>
                <w:sz w:val="24"/>
                <w:szCs w:val="24"/>
                <w:rtl/>
              </w:rPr>
            </w:rPrChange>
          </w:rPr>
          <w:delText>ف</w:delText>
        </w:r>
        <w:r w:rsidRPr="000C7139" w:rsidDel="005B79BD">
          <w:rPr>
            <w:rFonts w:cs="B Nazanin" w:hint="cs"/>
            <w:sz w:val="24"/>
            <w:szCs w:val="24"/>
            <w:rtl/>
            <w:rPrChange w:id="565"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66" w:author="غزاله عرفانیان" w:date="2025-06-30T13:01:00Z" w16du:dateUtc="2025-06-30T09:31:00Z">
              <w:rPr>
                <w:rFonts w:cs="B Nazanin" w:hint="eastAsia"/>
                <w:b/>
                <w:bCs/>
                <w:sz w:val="24"/>
                <w:szCs w:val="24"/>
                <w:rtl/>
              </w:rPr>
            </w:rPrChange>
          </w:rPr>
          <w:delText>ت</w:delText>
        </w:r>
        <w:r w:rsidRPr="000C7139" w:rsidDel="005B79BD">
          <w:rPr>
            <w:rFonts w:cs="B Nazanin"/>
            <w:sz w:val="24"/>
            <w:szCs w:val="24"/>
            <w:rtl/>
            <w:rPrChange w:id="567" w:author="غزاله عرفانیان" w:date="2025-06-30T13:01:00Z" w16du:dateUtc="2025-06-30T09:31:00Z">
              <w:rPr>
                <w:rFonts w:cs="B Nazanin"/>
                <w:b/>
                <w:bCs/>
                <w:sz w:val="24"/>
                <w:szCs w:val="24"/>
                <w:rtl/>
              </w:rPr>
            </w:rPrChange>
          </w:rPr>
          <w:delText xml:space="preserve"> تحق</w:delText>
        </w:r>
        <w:r w:rsidRPr="000C7139" w:rsidDel="005B79BD">
          <w:rPr>
            <w:rFonts w:cs="B Nazanin" w:hint="cs"/>
            <w:sz w:val="24"/>
            <w:szCs w:val="24"/>
            <w:rtl/>
            <w:rPrChange w:id="568"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69" w:author="غزاله عرفانیان" w:date="2025-06-30T13:01:00Z" w16du:dateUtc="2025-06-30T09:31:00Z">
              <w:rPr>
                <w:rFonts w:cs="B Nazanin" w:hint="eastAsia"/>
                <w:b/>
                <w:bCs/>
                <w:sz w:val="24"/>
                <w:szCs w:val="24"/>
                <w:rtl/>
              </w:rPr>
            </w:rPrChange>
          </w:rPr>
          <w:delText>قات</w:delText>
        </w:r>
        <w:r w:rsidRPr="000C7139" w:rsidDel="005B79BD">
          <w:rPr>
            <w:rFonts w:cs="B Nazanin"/>
            <w:sz w:val="24"/>
            <w:szCs w:val="24"/>
            <w:rtl/>
            <w:rPrChange w:id="570" w:author="غزاله عرفانیان" w:date="2025-06-30T13:01:00Z" w16du:dateUtc="2025-06-30T09:31:00Z">
              <w:rPr>
                <w:rFonts w:cs="B Nazanin"/>
                <w:b/>
                <w:bCs/>
                <w:sz w:val="24"/>
                <w:szCs w:val="24"/>
                <w:rtl/>
              </w:rPr>
            </w:rPrChange>
          </w:rPr>
          <w:delText xml:space="preserve"> علم</w:delText>
        </w:r>
        <w:r w:rsidRPr="000C7139" w:rsidDel="005B79BD">
          <w:rPr>
            <w:rFonts w:cs="B Nazanin" w:hint="cs"/>
            <w:sz w:val="24"/>
            <w:szCs w:val="24"/>
            <w:rtl/>
            <w:rPrChange w:id="571"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72" w:author="غزاله عرفانیان" w:date="2025-06-30T13:01:00Z" w16du:dateUtc="2025-06-30T09:31:00Z">
              <w:rPr>
                <w:rFonts w:cs="B Nazanin"/>
                <w:b/>
                <w:bCs/>
                <w:sz w:val="24"/>
                <w:szCs w:val="24"/>
                <w:rtl/>
              </w:rPr>
            </w:rPrChange>
          </w:rPr>
          <w:delText xml:space="preserve"> و تطب</w:delText>
        </w:r>
        <w:r w:rsidRPr="000C7139" w:rsidDel="005B79BD">
          <w:rPr>
            <w:rFonts w:cs="B Nazanin" w:hint="cs"/>
            <w:sz w:val="24"/>
            <w:szCs w:val="24"/>
            <w:rtl/>
            <w:rPrChange w:id="573"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74" w:author="غزاله عرفانیان" w:date="2025-06-30T13:01:00Z" w16du:dateUtc="2025-06-30T09:31:00Z">
              <w:rPr>
                <w:rFonts w:cs="B Nazanin" w:hint="eastAsia"/>
                <w:b/>
                <w:bCs/>
                <w:sz w:val="24"/>
                <w:szCs w:val="24"/>
                <w:rtl/>
              </w:rPr>
            </w:rPrChange>
          </w:rPr>
          <w:delText>ق</w:delText>
        </w:r>
        <w:r w:rsidRPr="000C7139" w:rsidDel="005B79BD">
          <w:rPr>
            <w:rFonts w:cs="B Nazanin"/>
            <w:sz w:val="24"/>
            <w:szCs w:val="24"/>
            <w:rtl/>
            <w:rPrChange w:id="575" w:author="غزاله عرفانیان" w:date="2025-06-30T13:01:00Z" w16du:dateUtc="2025-06-30T09:31:00Z">
              <w:rPr>
                <w:rFonts w:cs="B Nazanin"/>
                <w:b/>
                <w:bCs/>
                <w:sz w:val="24"/>
                <w:szCs w:val="24"/>
                <w:rtl/>
              </w:rPr>
            </w:rPrChange>
          </w:rPr>
          <w:delText xml:space="preserve"> آن‌ها با ن</w:delText>
        </w:r>
        <w:r w:rsidRPr="000C7139" w:rsidDel="005B79BD">
          <w:rPr>
            <w:rFonts w:cs="B Nazanin" w:hint="cs"/>
            <w:sz w:val="24"/>
            <w:szCs w:val="24"/>
            <w:rtl/>
            <w:rPrChange w:id="576" w:author="غزاله عرفانیان" w:date="2025-06-30T13:01:00Z" w16du:dateUtc="2025-06-30T09:31:00Z">
              <w:rPr>
                <w:rFonts w:cs="B Nazanin" w:hint="cs"/>
                <w:b/>
                <w:bCs/>
                <w:sz w:val="24"/>
                <w:szCs w:val="24"/>
                <w:rtl/>
              </w:rPr>
            </w:rPrChange>
          </w:rPr>
          <w:delText>ی</w:delText>
        </w:r>
        <w:r w:rsidRPr="000C7139" w:rsidDel="005B79BD">
          <w:rPr>
            <w:rFonts w:cs="B Nazanin" w:hint="eastAsia"/>
            <w:sz w:val="24"/>
            <w:szCs w:val="24"/>
            <w:rtl/>
            <w:rPrChange w:id="577" w:author="غزاله عرفانیان" w:date="2025-06-30T13:01:00Z" w16du:dateUtc="2025-06-30T09:31:00Z">
              <w:rPr>
                <w:rFonts w:cs="B Nazanin" w:hint="eastAsia"/>
                <w:b/>
                <w:bCs/>
                <w:sz w:val="24"/>
                <w:szCs w:val="24"/>
                <w:rtl/>
              </w:rPr>
            </w:rPrChange>
          </w:rPr>
          <w:delText>ازها</w:delText>
        </w:r>
        <w:r w:rsidRPr="000C7139" w:rsidDel="005B79BD">
          <w:rPr>
            <w:rFonts w:cs="B Nazanin" w:hint="cs"/>
            <w:sz w:val="24"/>
            <w:szCs w:val="24"/>
            <w:rtl/>
            <w:rPrChange w:id="578" w:author="غزاله عرفانیان" w:date="2025-06-30T13:01:00Z" w16du:dateUtc="2025-06-30T09:31:00Z">
              <w:rPr>
                <w:rFonts w:cs="B Nazanin" w:hint="cs"/>
                <w:b/>
                <w:bCs/>
                <w:sz w:val="24"/>
                <w:szCs w:val="24"/>
                <w:rtl/>
              </w:rPr>
            </w:rPrChange>
          </w:rPr>
          <w:delText>ی</w:delText>
        </w:r>
        <w:r w:rsidRPr="000C7139" w:rsidDel="005B79BD">
          <w:rPr>
            <w:rFonts w:cs="B Nazanin"/>
            <w:sz w:val="24"/>
            <w:szCs w:val="24"/>
            <w:rtl/>
            <w:rPrChange w:id="579" w:author="غزاله عرفانیان" w:date="2025-06-30T13:01:00Z" w16du:dateUtc="2025-06-30T09:31:00Z">
              <w:rPr>
                <w:rFonts w:cs="B Nazanin"/>
                <w:b/>
                <w:bCs/>
                <w:sz w:val="24"/>
                <w:szCs w:val="24"/>
                <w:rtl/>
              </w:rPr>
            </w:rPrChange>
          </w:rPr>
          <w:delText xml:space="preserve"> جامعه داشته باشد</w:delText>
        </w:r>
        <w:r w:rsidRPr="000C7139" w:rsidDel="005B79BD">
          <w:rPr>
            <w:rFonts w:cs="B Nazanin"/>
            <w:sz w:val="24"/>
            <w:szCs w:val="24"/>
          </w:rPr>
          <w:delText>.</w:delText>
        </w:r>
      </w:del>
    </w:p>
    <w:p w14:paraId="25BAD649" w14:textId="77777777" w:rsidR="00DA5674" w:rsidRPr="00EA65EA" w:rsidRDefault="00DA5674" w:rsidP="00EA65EA">
      <w:pPr>
        <w:pStyle w:val="Heading1"/>
        <w:bidi/>
        <w:jc w:val="both"/>
        <w:rPr>
          <w:rFonts w:cs="B Nazanin"/>
          <w:b/>
          <w:bCs/>
          <w:color w:val="0D0D0D" w:themeColor="text1" w:themeTint="F2"/>
          <w:sz w:val="28"/>
          <w:szCs w:val="28"/>
        </w:rPr>
      </w:pPr>
      <w:r w:rsidRPr="00EA65EA">
        <w:rPr>
          <w:rFonts w:cs="B Nazanin" w:hint="cs"/>
          <w:b/>
          <w:bCs/>
          <w:color w:val="0D0D0D" w:themeColor="text1" w:themeTint="F2"/>
          <w:sz w:val="28"/>
          <w:szCs w:val="28"/>
          <w:rtl/>
        </w:rPr>
        <w:t>اهداف</w:t>
      </w:r>
      <w:r w:rsidRPr="00EA65EA">
        <w:rPr>
          <w:rFonts w:cs="B Nazanin"/>
          <w:b/>
          <w:bCs/>
          <w:color w:val="0D0D0D" w:themeColor="text1" w:themeTint="F2"/>
          <w:sz w:val="28"/>
          <w:szCs w:val="28"/>
          <w:rtl/>
        </w:rPr>
        <w:t xml:space="preserve"> </w:t>
      </w:r>
      <w:r w:rsidRPr="00EA65EA">
        <w:rPr>
          <w:rFonts w:cs="B Nazanin" w:hint="cs"/>
          <w:b/>
          <w:bCs/>
          <w:color w:val="0D0D0D" w:themeColor="text1" w:themeTint="F2"/>
          <w:sz w:val="28"/>
          <w:szCs w:val="28"/>
          <w:rtl/>
        </w:rPr>
        <w:t>پژوهش:</w:t>
      </w:r>
    </w:p>
    <w:p w14:paraId="19D8F3CD" w14:textId="77777777" w:rsidR="00A81A01" w:rsidRDefault="00DA5674" w:rsidP="00EA65EA">
      <w:pPr>
        <w:bidi/>
        <w:jc w:val="both"/>
        <w:rPr>
          <w:ins w:id="580" w:author="R" w:date="2025-05-27T21:46:00Z"/>
          <w:rFonts w:cs="B Nazanin"/>
          <w:sz w:val="24"/>
          <w:szCs w:val="24"/>
          <w:rtl/>
        </w:rPr>
      </w:pPr>
      <w:r w:rsidRPr="00EA65EA">
        <w:rPr>
          <w:rFonts w:cs="B Nazanin"/>
          <w:sz w:val="24"/>
          <w:szCs w:val="24"/>
          <w:rtl/>
        </w:rPr>
        <w:t>در این</w:t>
      </w:r>
      <w:r w:rsidRPr="00EA65EA">
        <w:rPr>
          <w:rFonts w:cs="B Nazanin" w:hint="cs"/>
          <w:sz w:val="24"/>
          <w:szCs w:val="24"/>
          <w:rtl/>
        </w:rPr>
        <w:t xml:space="preserve"> پژوهش</w:t>
      </w:r>
      <w:r w:rsidRPr="00EA65EA">
        <w:rPr>
          <w:rFonts w:cs="B Nazanin"/>
          <w:sz w:val="24"/>
          <w:szCs w:val="24"/>
          <w:rtl/>
        </w:rPr>
        <w:t xml:space="preserve">، ما به بررسی موضوعات پژوهشی و روندهای </w:t>
      </w:r>
      <w:r w:rsidRPr="00EA65EA">
        <w:rPr>
          <w:rFonts w:cs="B Nazanin" w:hint="cs"/>
          <w:sz w:val="24"/>
          <w:szCs w:val="24"/>
          <w:rtl/>
        </w:rPr>
        <w:t>پیشنهاده ها</w:t>
      </w:r>
      <w:del w:id="581" w:author="R" w:date="2025-05-27T21:45:00Z">
        <w:r w:rsidRPr="00EA65EA" w:rsidDel="00A81A01">
          <w:rPr>
            <w:rFonts w:cs="B Nazanin" w:hint="cs"/>
            <w:sz w:val="24"/>
            <w:szCs w:val="24"/>
            <w:rtl/>
          </w:rPr>
          <w:delText xml:space="preserve"> </w:delText>
        </w:r>
      </w:del>
      <w:r w:rsidRPr="00EA65EA">
        <w:rPr>
          <w:rFonts w:cs="B Nazanin" w:hint="cs"/>
          <w:sz w:val="24"/>
          <w:szCs w:val="24"/>
          <w:rtl/>
        </w:rPr>
        <w:t>، پایان نامه ها و رساله های</w:t>
      </w:r>
      <w:r w:rsidRPr="00EA65EA">
        <w:rPr>
          <w:rFonts w:cs="B Nazanin"/>
          <w:sz w:val="24"/>
          <w:szCs w:val="24"/>
          <w:rtl/>
        </w:rPr>
        <w:t xml:space="preserve"> </w:t>
      </w:r>
      <w:r w:rsidRPr="00EA65EA">
        <w:rPr>
          <w:rFonts w:cs="B Nazanin" w:hint="cs"/>
          <w:sz w:val="24"/>
          <w:szCs w:val="24"/>
          <w:rtl/>
        </w:rPr>
        <w:t>منتشرشده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 در</w:t>
      </w:r>
      <w:r w:rsidRPr="00EA65EA">
        <w:rPr>
          <w:rFonts w:cs="B Nazanin"/>
          <w:sz w:val="24"/>
          <w:szCs w:val="24"/>
          <w:rtl/>
        </w:rPr>
        <w:t xml:space="preserve"> </w:t>
      </w:r>
      <w:r w:rsidRPr="00EA65EA">
        <w:rPr>
          <w:rFonts w:cs="B Nazanin" w:hint="cs"/>
          <w:sz w:val="24"/>
          <w:szCs w:val="24"/>
          <w:rtl/>
        </w:rPr>
        <w:t>پایگاه اطلاعاتی ایرانداک (گنج)</w:t>
      </w:r>
      <w:r w:rsidRPr="00EA65EA">
        <w:rPr>
          <w:rFonts w:cs="B Nazanin"/>
          <w:sz w:val="24"/>
          <w:szCs w:val="24"/>
          <w:rtl/>
        </w:rPr>
        <w:t xml:space="preserve"> </w:t>
      </w:r>
      <w:r w:rsidRPr="00EA65EA">
        <w:rPr>
          <w:rFonts w:cs="B Nazanin" w:hint="cs"/>
          <w:sz w:val="24"/>
          <w:szCs w:val="24"/>
          <w:rtl/>
        </w:rPr>
        <w:t>از ابتدا</w:t>
      </w:r>
      <w:r w:rsidRPr="00EA65EA" w:rsidDel="003802A2">
        <w:rPr>
          <w:rFonts w:cs="B Nazanin"/>
          <w:sz w:val="24"/>
          <w:szCs w:val="24"/>
          <w:rtl/>
        </w:rPr>
        <w:t xml:space="preserve"> </w:t>
      </w:r>
      <w:r w:rsidRPr="00EA65EA">
        <w:rPr>
          <w:rFonts w:cs="B Nazanin" w:hint="cs"/>
          <w:sz w:val="24"/>
          <w:szCs w:val="24"/>
          <w:rtl/>
        </w:rPr>
        <w:t>تا کنون</w:t>
      </w:r>
      <w:r w:rsidRPr="00EA65EA">
        <w:rPr>
          <w:rFonts w:cs="B Nazanin"/>
          <w:sz w:val="24"/>
          <w:szCs w:val="24"/>
          <w:rtl/>
        </w:rPr>
        <w:t xml:space="preserve"> می‌پردازیم. هدف از این کار شناسایی، کمّی‌سازی و درک بهتر موضوعات و روندها در </w:t>
      </w:r>
      <w:r w:rsidRPr="00EA65EA">
        <w:rPr>
          <w:rFonts w:cs="B Nazanin" w:hint="cs"/>
          <w:sz w:val="24"/>
          <w:szCs w:val="24"/>
          <w:rtl/>
        </w:rPr>
        <w:t xml:space="preserve">پایان نامه ها و رساله های رشته در </w:t>
      </w:r>
      <w:r w:rsidRPr="00EA65EA">
        <w:rPr>
          <w:rFonts w:cs="B Nazanin"/>
          <w:sz w:val="24"/>
          <w:szCs w:val="24"/>
          <w:rtl/>
        </w:rPr>
        <w:t>سال</w:t>
      </w:r>
      <w:r w:rsidRPr="00EA65EA">
        <w:rPr>
          <w:rFonts w:cs="B Nazanin" w:hint="cs"/>
          <w:sz w:val="24"/>
          <w:szCs w:val="24"/>
          <w:rtl/>
        </w:rPr>
        <w:t xml:space="preserve"> های</w:t>
      </w:r>
      <w:r w:rsidRPr="00EA65EA">
        <w:rPr>
          <w:rFonts w:cs="B Nazanin"/>
          <w:sz w:val="24"/>
          <w:szCs w:val="24"/>
          <w:rtl/>
        </w:rPr>
        <w:t xml:space="preserve"> گذشته و ارائه یک ابزار ارزشمند به پژوهشگران، سردبیران مجلات، </w:t>
      </w:r>
      <w:r w:rsidRPr="00EA65EA">
        <w:rPr>
          <w:rFonts w:cs="B Nazanin" w:hint="cs"/>
          <w:sz w:val="24"/>
          <w:szCs w:val="24"/>
          <w:rtl/>
        </w:rPr>
        <w:t>دانشجویان</w:t>
      </w:r>
      <w:r w:rsidRPr="00EA65EA">
        <w:rPr>
          <w:rFonts w:cs="B Nazanin"/>
          <w:sz w:val="24"/>
          <w:szCs w:val="24"/>
          <w:rtl/>
        </w:rPr>
        <w:t xml:space="preserve"> و </w:t>
      </w:r>
      <w:r w:rsidRPr="00EA65EA">
        <w:rPr>
          <w:rFonts w:cs="B Nazanin" w:hint="cs"/>
          <w:sz w:val="24"/>
          <w:szCs w:val="24"/>
          <w:rtl/>
        </w:rPr>
        <w:t>اساتید دانشگاه ها</w:t>
      </w:r>
      <w:r w:rsidRPr="00EA65EA">
        <w:rPr>
          <w:rFonts w:cs="B Nazanin"/>
          <w:sz w:val="24"/>
          <w:szCs w:val="24"/>
          <w:rtl/>
        </w:rPr>
        <w:t xml:space="preserve"> برای اتخاذ تصمیمات آگاهانه‌تر است. </w:t>
      </w:r>
    </w:p>
    <w:p w14:paraId="343A254B" w14:textId="6C55277E" w:rsidR="00DA5674" w:rsidRPr="00EA65EA" w:rsidRDefault="00DA5674" w:rsidP="00A81A01">
      <w:pPr>
        <w:bidi/>
        <w:jc w:val="both"/>
        <w:rPr>
          <w:rFonts w:cs="B Nazanin"/>
          <w:sz w:val="24"/>
          <w:szCs w:val="24"/>
        </w:rPr>
      </w:pP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پژوهش،</w:t>
      </w: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روندهای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پیشنهاده ها ، پایان نامه ها و رساله های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به جهت شناخت موضوعات رو به رشد و رو به افول ، شناخت علایق و سلایق پژوهشی و دسته بندی موضوعات برای طرفداران هرگروه پژوهشی است</w:t>
      </w:r>
      <w:r w:rsidRPr="00EA65EA">
        <w:rPr>
          <w:rFonts w:cs="B Nazanin"/>
          <w:sz w:val="24"/>
          <w:szCs w:val="24"/>
          <w:rtl/>
        </w:rPr>
        <w:t xml:space="preserve">. </w:t>
      </w:r>
      <w:r w:rsidRPr="00EA65EA">
        <w:rPr>
          <w:rFonts w:cs="B Nazanin" w:hint="cs"/>
          <w:sz w:val="24"/>
          <w:szCs w:val="24"/>
          <w:rtl/>
        </w:rPr>
        <w:t>برای</w:t>
      </w:r>
      <w:r w:rsidRPr="00EA65EA">
        <w:rPr>
          <w:rFonts w:cs="B Nazanin"/>
          <w:sz w:val="24"/>
          <w:szCs w:val="24"/>
          <w:rtl/>
        </w:rPr>
        <w:t xml:space="preserve"> </w:t>
      </w:r>
      <w:r w:rsidRPr="00EA65EA">
        <w:rPr>
          <w:rFonts w:cs="B Nazanin" w:hint="cs"/>
          <w:sz w:val="24"/>
          <w:szCs w:val="24"/>
          <w:rtl/>
        </w:rPr>
        <w:t>دستیابی</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این</w:t>
      </w:r>
      <w:r w:rsidRPr="00EA65EA">
        <w:rPr>
          <w:rFonts w:cs="B Nazanin"/>
          <w:sz w:val="24"/>
          <w:szCs w:val="24"/>
          <w:rtl/>
        </w:rPr>
        <w:t xml:space="preserve"> </w:t>
      </w:r>
      <w:r w:rsidRPr="00EA65EA">
        <w:rPr>
          <w:rFonts w:cs="B Nazanin" w:hint="cs"/>
          <w:sz w:val="24"/>
          <w:szCs w:val="24"/>
          <w:rtl/>
        </w:rPr>
        <w:t>هدف</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اهداف</w:t>
      </w:r>
      <w:r w:rsidRPr="00EA65EA">
        <w:rPr>
          <w:rFonts w:cs="B Nazanin"/>
          <w:sz w:val="24"/>
          <w:szCs w:val="24"/>
          <w:rtl/>
        </w:rPr>
        <w:t xml:space="preserve"> </w:t>
      </w:r>
      <w:r w:rsidRPr="00EA65EA">
        <w:rPr>
          <w:rFonts w:cs="B Nazanin" w:hint="cs"/>
          <w:sz w:val="24"/>
          <w:szCs w:val="24"/>
          <w:rtl/>
        </w:rPr>
        <w:t>فرعی</w:t>
      </w:r>
      <w:r w:rsidRPr="00EA65EA">
        <w:rPr>
          <w:rFonts w:cs="B Nazanin"/>
          <w:sz w:val="24"/>
          <w:szCs w:val="24"/>
          <w:rtl/>
        </w:rPr>
        <w:t xml:space="preserve"> </w:t>
      </w:r>
      <w:r w:rsidRPr="00EA65EA">
        <w:rPr>
          <w:rFonts w:cs="B Nazanin" w:hint="cs"/>
          <w:sz w:val="24"/>
          <w:szCs w:val="24"/>
          <w:rtl/>
        </w:rPr>
        <w:t>زیر</w:t>
      </w:r>
      <w:r w:rsidRPr="00EA65EA">
        <w:rPr>
          <w:rFonts w:cs="B Nazanin"/>
          <w:sz w:val="24"/>
          <w:szCs w:val="24"/>
          <w:rtl/>
        </w:rPr>
        <w:t xml:space="preserve"> </w:t>
      </w:r>
      <w:r w:rsidRPr="00EA65EA">
        <w:rPr>
          <w:rFonts w:cs="B Nazanin" w:hint="cs"/>
          <w:sz w:val="24"/>
          <w:szCs w:val="24"/>
          <w:rtl/>
        </w:rPr>
        <w:t>نیز</w:t>
      </w:r>
      <w:r w:rsidRPr="00EA65EA">
        <w:rPr>
          <w:rFonts w:cs="B Nazanin"/>
          <w:sz w:val="24"/>
          <w:szCs w:val="24"/>
          <w:rtl/>
        </w:rPr>
        <w:t xml:space="preserve"> </w:t>
      </w:r>
      <w:r w:rsidRPr="00EA65EA">
        <w:rPr>
          <w:rFonts w:cs="B Nazanin" w:hint="cs"/>
          <w:sz w:val="24"/>
          <w:szCs w:val="24"/>
          <w:rtl/>
        </w:rPr>
        <w:t>مورد</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قرار</w:t>
      </w:r>
      <w:r w:rsidRPr="00EA65EA">
        <w:rPr>
          <w:rFonts w:cs="B Nazanin"/>
          <w:sz w:val="24"/>
          <w:szCs w:val="24"/>
          <w:rtl/>
        </w:rPr>
        <w:t xml:space="preserve"> </w:t>
      </w:r>
      <w:r w:rsidRPr="00EA65EA">
        <w:rPr>
          <w:rFonts w:cs="B Nazanin" w:hint="cs"/>
          <w:sz w:val="24"/>
          <w:szCs w:val="24"/>
          <w:rtl/>
        </w:rPr>
        <w:t>گرفته‌اند</w:t>
      </w:r>
      <w:r w:rsidRPr="00EA65EA">
        <w:rPr>
          <w:rFonts w:cs="B Nazanin"/>
          <w:sz w:val="24"/>
          <w:szCs w:val="24"/>
          <w:rtl/>
        </w:rPr>
        <w:t>:</w:t>
      </w:r>
    </w:p>
    <w:p w14:paraId="667B918F" w14:textId="77777777" w:rsidR="004A07AC" w:rsidRDefault="00DA5674" w:rsidP="00EA65EA">
      <w:pPr>
        <w:bidi/>
        <w:jc w:val="both"/>
        <w:rPr>
          <w:ins w:id="582" w:author="shole arastoopoor" w:date="2025-05-28T09:20:00Z"/>
          <w:rFonts w:cs="B Nazanin"/>
          <w:sz w:val="24"/>
          <w:szCs w:val="24"/>
        </w:rPr>
      </w:pP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حوزه‌های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تعیین</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حوزه‌های</w:t>
      </w:r>
      <w:r w:rsidRPr="00EA65EA">
        <w:rPr>
          <w:rFonts w:cs="B Nazanin"/>
          <w:sz w:val="24"/>
          <w:szCs w:val="24"/>
          <w:rtl/>
        </w:rPr>
        <w:t xml:space="preserve"> </w:t>
      </w:r>
      <w:r w:rsidRPr="00EA65EA">
        <w:rPr>
          <w:rFonts w:cs="B Nazanin" w:hint="cs"/>
          <w:sz w:val="24"/>
          <w:szCs w:val="24"/>
          <w:rtl/>
        </w:rPr>
        <w:t>موضوعی</w:t>
      </w:r>
      <w:r w:rsidRPr="00EA65EA">
        <w:rPr>
          <w:rFonts w:cs="B Nazanin"/>
          <w:sz w:val="24"/>
          <w:szCs w:val="24"/>
          <w:rtl/>
        </w:rPr>
        <w:t xml:space="preserve"> </w:t>
      </w:r>
      <w:r w:rsidRPr="00EA65EA">
        <w:rPr>
          <w:rFonts w:cs="B Nazanin" w:hint="cs"/>
          <w:sz w:val="24"/>
          <w:szCs w:val="24"/>
          <w:rtl/>
        </w:rPr>
        <w:t>کلیدی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ایران</w:t>
      </w:r>
      <w:del w:id="583" w:author="shole arastoopoor" w:date="2025-05-28T09:19:00Z">
        <w:r w:rsidRPr="00EA65EA" w:rsidDel="004A07AC">
          <w:rPr>
            <w:rFonts w:cs="B Nazanin"/>
            <w:sz w:val="24"/>
            <w:szCs w:val="24"/>
            <w:rtl/>
          </w:rPr>
          <w:delText xml:space="preserve"> </w:delText>
        </w:r>
        <w:r w:rsidRPr="00EA65EA" w:rsidDel="004A07AC">
          <w:rPr>
            <w:rFonts w:cs="B Nazanin" w:hint="cs"/>
            <w:sz w:val="24"/>
            <w:szCs w:val="24"/>
            <w:rtl/>
          </w:rPr>
          <w:delText>در</w:delText>
        </w:r>
        <w:r w:rsidRPr="00EA65EA" w:rsidDel="004A07AC">
          <w:rPr>
            <w:rFonts w:cs="B Nazanin"/>
            <w:sz w:val="24"/>
            <w:szCs w:val="24"/>
            <w:rtl/>
          </w:rPr>
          <w:delText xml:space="preserve"> </w:delText>
        </w:r>
        <w:r w:rsidRPr="00EA65EA" w:rsidDel="004A07AC">
          <w:rPr>
            <w:rFonts w:cs="B Nazanin" w:hint="cs"/>
            <w:sz w:val="24"/>
            <w:szCs w:val="24"/>
            <w:rtl/>
          </w:rPr>
          <w:delText>سال‌های</w:delText>
        </w:r>
        <w:r w:rsidRPr="00EA65EA" w:rsidDel="004A07AC">
          <w:rPr>
            <w:rFonts w:cs="B Nazanin"/>
            <w:sz w:val="24"/>
            <w:szCs w:val="24"/>
            <w:rtl/>
          </w:rPr>
          <w:delText xml:space="preserve"> </w:delText>
        </w:r>
        <w:r w:rsidRPr="00EA65EA" w:rsidDel="004A07AC">
          <w:rPr>
            <w:rFonts w:cs="B Nazanin" w:hint="cs"/>
            <w:sz w:val="24"/>
            <w:szCs w:val="24"/>
            <w:rtl/>
          </w:rPr>
          <w:delText>گذشته</w:delText>
        </w:r>
      </w:del>
      <w:r w:rsidRPr="00EA65EA">
        <w:rPr>
          <w:rFonts w:cs="B Nazanin"/>
          <w:sz w:val="24"/>
          <w:szCs w:val="24"/>
          <w:rtl/>
        </w:rPr>
        <w:t>.</w:t>
      </w:r>
    </w:p>
    <w:p w14:paraId="35B580F8" w14:textId="27469702" w:rsidR="00DA5674" w:rsidRPr="00EA65EA" w:rsidRDefault="004A07AC" w:rsidP="00CA5120">
      <w:pPr>
        <w:bidi/>
        <w:jc w:val="both"/>
        <w:rPr>
          <w:rFonts w:cs="B Nazanin"/>
          <w:sz w:val="24"/>
          <w:szCs w:val="24"/>
        </w:rPr>
      </w:pPr>
      <w:ins w:id="584" w:author="shole arastoopoor" w:date="2025-05-28T09:20:00Z">
        <w:r>
          <w:rPr>
            <w:rFonts w:cs="B Nazanin"/>
            <w:sz w:val="24"/>
            <w:szCs w:val="24"/>
          </w:rPr>
          <w:t>-</w:t>
        </w:r>
        <w:r w:rsidRPr="004A07AC">
          <w:rPr>
            <w:rFonts w:cs="B Nazanin" w:hint="cs"/>
            <w:sz w:val="24"/>
            <w:szCs w:val="24"/>
            <w:rtl/>
          </w:rPr>
          <w:t xml:space="preserve"> </w:t>
        </w:r>
      </w:ins>
      <w:moveToRangeStart w:id="585" w:author="shole arastoopoor" w:date="2025-05-28T09:20:00Z" w:name="move199316469"/>
      <w:moveTo w:id="586" w:author="shole arastoopoor" w:date="2025-05-28T09:20:00Z">
        <w:del w:id="587" w:author="shole arastoopoor" w:date="2025-05-28T09:21:00Z">
          <w:r w:rsidRPr="00EA65EA" w:rsidDel="004A07AC">
            <w:rPr>
              <w:rFonts w:cs="B Nazanin" w:hint="cs"/>
              <w:sz w:val="24"/>
              <w:szCs w:val="24"/>
              <w:rtl/>
            </w:rPr>
            <w:delText>شناسایی</w:delText>
          </w:r>
        </w:del>
      </w:moveTo>
      <w:ins w:id="588" w:author="shole arastoopoor" w:date="2025-05-28T09:21:00Z">
        <w:r>
          <w:rPr>
            <w:rFonts w:cs="B Nazanin" w:hint="cs"/>
            <w:sz w:val="24"/>
            <w:szCs w:val="24"/>
            <w:rtl/>
          </w:rPr>
          <w:t>بررسی فراوانی موضوعات ذیل هر یک از حوزه های موضوعی اصلی</w:t>
        </w:r>
      </w:ins>
      <w:moveTo w:id="589" w:author="shole arastoopoor" w:date="2025-05-28T09:20:00Z">
        <w:r w:rsidRPr="00EA65EA">
          <w:rPr>
            <w:rFonts w:cs="B Nazanin"/>
            <w:sz w:val="24"/>
            <w:szCs w:val="24"/>
            <w:rtl/>
          </w:rPr>
          <w:t xml:space="preserve"> </w:t>
        </w:r>
        <w:del w:id="590" w:author="shole arastoopoor" w:date="2025-05-28T09:21:00Z">
          <w:r w:rsidRPr="00EA65EA" w:rsidDel="004A07AC">
            <w:rPr>
              <w:rFonts w:cs="B Nazanin" w:hint="cs"/>
              <w:sz w:val="24"/>
              <w:szCs w:val="24"/>
              <w:rtl/>
            </w:rPr>
            <w:delText>موضوعات</w:delText>
          </w:r>
          <w:r w:rsidRPr="00EA65EA" w:rsidDel="004A07AC">
            <w:rPr>
              <w:rFonts w:cs="B Nazanin"/>
              <w:sz w:val="24"/>
              <w:szCs w:val="24"/>
              <w:rtl/>
            </w:rPr>
            <w:delText xml:space="preserve"> </w:delText>
          </w:r>
          <w:r w:rsidRPr="00EA65EA" w:rsidDel="004A07AC">
            <w:rPr>
              <w:rFonts w:cs="B Nazanin" w:hint="cs"/>
              <w:sz w:val="24"/>
              <w:szCs w:val="24"/>
              <w:rtl/>
            </w:rPr>
            <w:delText>داغ</w:delText>
          </w:r>
          <w:r w:rsidRPr="00EA65EA" w:rsidDel="004A07AC">
            <w:rPr>
              <w:rFonts w:cs="B Nazanin"/>
              <w:sz w:val="24"/>
              <w:szCs w:val="24"/>
              <w:rtl/>
            </w:rPr>
            <w:delText>:</w:delText>
          </w:r>
        </w:del>
        <w:r w:rsidRPr="00EA65EA">
          <w:rPr>
            <w:rFonts w:cs="B Nazanin"/>
            <w:sz w:val="24"/>
            <w:szCs w:val="24"/>
            <w:rtl/>
          </w:rPr>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rPr>
          <w:t>موضوعاتی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به</w:t>
        </w:r>
        <w:r w:rsidRPr="00EA65EA">
          <w:rPr>
            <w:rFonts w:cs="B Nazanin"/>
            <w:sz w:val="24"/>
            <w:szCs w:val="24"/>
            <w:rtl/>
          </w:rPr>
          <w:t xml:space="preserve"> </w:t>
        </w:r>
        <w:r w:rsidRPr="00EA65EA">
          <w:rPr>
            <w:rFonts w:cs="B Nazanin" w:hint="cs"/>
            <w:sz w:val="24"/>
            <w:szCs w:val="24"/>
            <w:rtl/>
          </w:rPr>
          <w:t>عنوان</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داغ</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برجسته</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حوزه</w:t>
        </w:r>
        <w:r w:rsidRPr="00EA65EA">
          <w:rPr>
            <w:rFonts w:cs="B Nazanin"/>
            <w:sz w:val="24"/>
            <w:szCs w:val="24"/>
            <w:rtl/>
          </w:rPr>
          <w:t xml:space="preserve"> </w:t>
        </w:r>
        <w:r w:rsidRPr="00EA65EA">
          <w:rPr>
            <w:rFonts w:cs="B Nazanin" w:hint="cs"/>
            <w:sz w:val="24"/>
            <w:szCs w:val="24"/>
            <w:rtl/>
          </w:rPr>
          <w:t>علم</w:t>
        </w:r>
        <w:r w:rsidRPr="00EA65EA">
          <w:rPr>
            <w:rFonts w:cs="B Nazanin"/>
            <w:sz w:val="24"/>
            <w:szCs w:val="24"/>
            <w:rtl/>
          </w:rPr>
          <w:t xml:space="preserve"> </w:t>
        </w:r>
        <w:r w:rsidRPr="00EA65EA">
          <w:rPr>
            <w:rFonts w:cs="B Nazanin" w:hint="cs"/>
            <w:sz w:val="24"/>
            <w:szCs w:val="24"/>
            <w:rtl/>
          </w:rPr>
          <w:t>اطلاعات</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دانش‌شناسی</w:t>
        </w:r>
        <w:r w:rsidRPr="00EA65EA">
          <w:rPr>
            <w:rFonts w:cs="B Nazanin"/>
            <w:sz w:val="24"/>
            <w:szCs w:val="24"/>
            <w:rtl/>
          </w:rPr>
          <w:t xml:space="preserve"> </w:t>
        </w:r>
        <w:r w:rsidRPr="00EA65EA">
          <w:rPr>
            <w:rFonts w:cs="B Nazanin" w:hint="cs"/>
            <w:sz w:val="24"/>
            <w:szCs w:val="24"/>
            <w:rtl/>
          </w:rPr>
          <w:t>شناخته</w:t>
        </w:r>
        <w:r w:rsidRPr="00EA65EA">
          <w:rPr>
            <w:rFonts w:cs="B Nazanin"/>
            <w:sz w:val="24"/>
            <w:szCs w:val="24"/>
            <w:rtl/>
          </w:rPr>
          <w:t xml:space="preserve"> </w:t>
        </w:r>
        <w:r w:rsidRPr="00EA65EA">
          <w:rPr>
            <w:rFonts w:cs="B Nazanin" w:hint="cs"/>
            <w:sz w:val="24"/>
            <w:szCs w:val="24"/>
            <w:rtl/>
          </w:rPr>
          <w:t>می‌شوند</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انتشار</w:t>
        </w:r>
        <w:r w:rsidRPr="00EA65EA">
          <w:rPr>
            <w:rFonts w:cs="B Nazanin"/>
            <w:sz w:val="24"/>
            <w:szCs w:val="24"/>
            <w:rtl/>
          </w:rPr>
          <w:t xml:space="preserve"> </w:t>
        </w:r>
        <w:r w:rsidRPr="00EA65EA">
          <w:rPr>
            <w:rFonts w:cs="B Nazanin" w:hint="cs"/>
            <w:sz w:val="24"/>
            <w:szCs w:val="24"/>
            <w:rtl/>
          </w:rPr>
          <w:t>آنها</w:t>
        </w:r>
        <w:r w:rsidRPr="00EA65EA">
          <w:rPr>
            <w:rFonts w:cs="B Nazanin"/>
            <w:sz w:val="24"/>
            <w:szCs w:val="24"/>
            <w:rtl/>
          </w:rPr>
          <w:t xml:space="preserve"> </w:t>
        </w:r>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پایان نامه های</w:t>
        </w:r>
        <w:r w:rsidRPr="00EA65EA">
          <w:rPr>
            <w:rFonts w:cs="B Nazanin"/>
            <w:sz w:val="24"/>
            <w:szCs w:val="24"/>
            <w:rtl/>
          </w:rPr>
          <w:t xml:space="preserve"> </w:t>
        </w:r>
        <w:r w:rsidRPr="00EA65EA">
          <w:rPr>
            <w:rFonts w:cs="B Nazanin" w:hint="cs"/>
            <w:sz w:val="24"/>
            <w:szCs w:val="24"/>
            <w:rtl/>
          </w:rPr>
          <w:t>مختلف (</w:t>
        </w:r>
        <w:r w:rsidRPr="00EA65EA">
          <w:rPr>
            <w:rFonts w:cs="B Nazanin"/>
            <w:sz w:val="24"/>
            <w:szCs w:val="24"/>
            <w:rtl/>
          </w:rPr>
          <w:t>"موضوعات داغ" به مباحث یا حوزه‌های پژوهشی اشاره دارند که در یک بازه زمانی مشخص، توجه بسیاری از پژوهشگران، نویسندگان و فعالان یک حوزه علمی یا حرفه‌ای را به خود جلب می‌کنند. این موضوعات معمولاً بر اساس افزایش تعداد مقالات، پایان‌نامه‌ها، کنفرانس‌ها و پروژه‌های مرتبط شناسایی می‌شوند و نشان‌دهنده گرایش‌های رایج و الگوهای فکری در یک رشته هستند</w:t>
        </w:r>
      </w:moveTo>
      <w:moveToRangeEnd w:id="585"/>
    </w:p>
    <w:p w14:paraId="0F2171F4" w14:textId="3BFA99BA" w:rsidR="00DA5674" w:rsidRPr="00EA65EA" w:rsidRDefault="00DA5674" w:rsidP="00EA65EA">
      <w:pPr>
        <w:bidi/>
        <w:jc w:val="both"/>
        <w:rPr>
          <w:rFonts w:cs="B Nazanin"/>
          <w:sz w:val="24"/>
          <w:szCs w:val="24"/>
        </w:rPr>
      </w:pPr>
      <w:r w:rsidRPr="00EA65EA">
        <w:rPr>
          <w:rFonts w:cs="B Nazanin"/>
          <w:sz w:val="24"/>
          <w:szCs w:val="24"/>
          <w:rtl/>
        </w:rPr>
        <w:lastRenderedPageBreak/>
        <w:t xml:space="preserve">- </w:t>
      </w:r>
      <w:r w:rsidRPr="00EA65EA">
        <w:rPr>
          <w:rFonts w:cs="B Nazanin" w:hint="cs"/>
          <w:sz w:val="24"/>
          <w:szCs w:val="24"/>
          <w:rtl/>
        </w:rPr>
        <w:t>شناسایی</w:t>
      </w:r>
      <w:r w:rsidRPr="00EA65EA">
        <w:rPr>
          <w:rFonts w:cs="B Nazanin"/>
          <w:sz w:val="24"/>
          <w:szCs w:val="24"/>
          <w:rtl/>
        </w:rPr>
        <w:t xml:space="preserve"> </w:t>
      </w:r>
      <w:r w:rsidRPr="00EA65EA">
        <w:rPr>
          <w:rFonts w:cs="B Nazanin" w:hint="cs"/>
          <w:sz w:val="24"/>
          <w:szCs w:val="24"/>
          <w:rtl/>
          <w:lang w:bidi="fa-IR"/>
        </w:rPr>
        <w:t xml:space="preserve">روند </w:t>
      </w:r>
      <w:ins w:id="591" w:author="shole arastoopoor" w:date="2025-05-28T09:22:00Z">
        <w:r w:rsidR="003047B5">
          <w:rPr>
            <w:rFonts w:cs="B Nazanin" w:hint="cs"/>
            <w:sz w:val="24"/>
            <w:szCs w:val="24"/>
            <w:rtl/>
            <w:lang w:bidi="fa-IR"/>
          </w:rPr>
          <w:t xml:space="preserve">تغییرات </w:t>
        </w:r>
      </w:ins>
      <w:r w:rsidRPr="00EA65EA">
        <w:rPr>
          <w:rFonts w:cs="B Nazanin" w:hint="cs"/>
          <w:sz w:val="24"/>
          <w:szCs w:val="24"/>
          <w:rtl/>
          <w:lang w:bidi="fa-IR"/>
        </w:rPr>
        <w:t>موضوعی</w:t>
      </w:r>
      <w:r w:rsidRPr="00EA65EA">
        <w:rPr>
          <w:rFonts w:cs="B Nazanin"/>
          <w:sz w:val="24"/>
          <w:szCs w:val="24"/>
          <w:rtl/>
        </w:rPr>
        <w:t xml:space="preserve"> </w:t>
      </w:r>
      <w:ins w:id="592" w:author="shole arastoopoor" w:date="2025-05-28T09:23:00Z">
        <w:r w:rsidR="003047B5">
          <w:rPr>
            <w:rFonts w:cs="B Nazanin" w:hint="cs"/>
            <w:sz w:val="24"/>
            <w:szCs w:val="24"/>
            <w:rtl/>
          </w:rPr>
          <w:t xml:space="preserve">پایان نامه های دانشجویی </w:t>
        </w:r>
      </w:ins>
      <w:r w:rsidRPr="00EA65EA">
        <w:rPr>
          <w:rFonts w:cs="B Nazanin" w:hint="cs"/>
          <w:sz w:val="24"/>
          <w:szCs w:val="24"/>
          <w:rtl/>
        </w:rPr>
        <w:t>در</w:t>
      </w:r>
      <w:r w:rsidRPr="00EA65EA">
        <w:rPr>
          <w:rFonts w:cs="B Nazanin"/>
          <w:sz w:val="24"/>
          <w:szCs w:val="24"/>
          <w:rtl/>
        </w:rPr>
        <w:t xml:space="preserve"> </w:t>
      </w:r>
      <w:r w:rsidRPr="00EA65EA">
        <w:rPr>
          <w:rFonts w:cs="B Nazanin" w:hint="cs"/>
          <w:sz w:val="24"/>
          <w:szCs w:val="24"/>
          <w:rtl/>
        </w:rPr>
        <w:t>سال‌های</w:t>
      </w:r>
      <w:r w:rsidRPr="00EA65EA">
        <w:rPr>
          <w:rFonts w:cs="B Nazanin"/>
          <w:sz w:val="24"/>
          <w:szCs w:val="24"/>
          <w:rtl/>
        </w:rPr>
        <w:t xml:space="preserve"> </w:t>
      </w:r>
      <w:r w:rsidRPr="00EA65EA">
        <w:rPr>
          <w:rFonts w:cs="B Nazanin" w:hint="cs"/>
          <w:sz w:val="24"/>
          <w:szCs w:val="24"/>
          <w:rtl/>
        </w:rPr>
        <w:t>مختلف</w:t>
      </w:r>
      <w:r w:rsidRPr="00EA65EA">
        <w:rPr>
          <w:rFonts w:cs="B Nazanin"/>
          <w:sz w:val="24"/>
          <w:szCs w:val="24"/>
          <w:rtl/>
        </w:rPr>
        <w:t xml:space="preserve">: </w:t>
      </w:r>
      <w:r w:rsidRPr="00EA65EA">
        <w:rPr>
          <w:rFonts w:cs="B Nazanin" w:hint="cs"/>
          <w:sz w:val="24"/>
          <w:szCs w:val="24"/>
          <w:rtl/>
        </w:rPr>
        <w:t>بررسی</w:t>
      </w:r>
      <w:r w:rsidRPr="00EA65EA">
        <w:rPr>
          <w:rFonts w:cs="B Nazanin"/>
          <w:sz w:val="24"/>
          <w:szCs w:val="24"/>
          <w:rtl/>
        </w:rPr>
        <w:t xml:space="preserve"> </w:t>
      </w:r>
      <w:r w:rsidRPr="00EA65EA">
        <w:rPr>
          <w:rFonts w:cs="B Nazanin" w:hint="cs"/>
          <w:sz w:val="24"/>
          <w:szCs w:val="24"/>
          <w:rtl/>
        </w:rPr>
        <w:t>و</w:t>
      </w:r>
      <w:r w:rsidRPr="00EA65EA">
        <w:rPr>
          <w:rFonts w:cs="B Nazanin"/>
          <w:sz w:val="24"/>
          <w:szCs w:val="24"/>
          <w:rtl/>
        </w:rPr>
        <w:t xml:space="preserve"> </w:t>
      </w:r>
      <w:r w:rsidRPr="00EA65EA">
        <w:rPr>
          <w:rFonts w:cs="B Nazanin" w:hint="cs"/>
          <w:sz w:val="24"/>
          <w:szCs w:val="24"/>
          <w:rtl/>
        </w:rPr>
        <w:t>تحلیل</w:t>
      </w:r>
      <w:r w:rsidRPr="00EA65EA">
        <w:rPr>
          <w:rFonts w:cs="B Nazanin"/>
          <w:sz w:val="24"/>
          <w:szCs w:val="24"/>
          <w:rtl/>
        </w:rPr>
        <w:t xml:space="preserve"> </w:t>
      </w:r>
      <w:r w:rsidRPr="00EA65EA">
        <w:rPr>
          <w:rFonts w:cs="B Nazanin" w:hint="cs"/>
          <w:sz w:val="24"/>
          <w:szCs w:val="24"/>
          <w:rtl/>
        </w:rPr>
        <w:t>موضوعات</w:t>
      </w:r>
      <w:r w:rsidRPr="00EA65EA">
        <w:rPr>
          <w:rFonts w:cs="B Nazanin"/>
          <w:sz w:val="24"/>
          <w:szCs w:val="24"/>
          <w:rtl/>
        </w:rPr>
        <w:t xml:space="preserve"> </w:t>
      </w:r>
      <w:r w:rsidRPr="00EA65EA">
        <w:rPr>
          <w:rFonts w:cs="B Nazanin" w:hint="cs"/>
          <w:sz w:val="24"/>
          <w:szCs w:val="24"/>
          <w:rtl/>
        </w:rPr>
        <w:t>اصلی</w:t>
      </w:r>
      <w:r w:rsidRPr="00EA65EA">
        <w:rPr>
          <w:rFonts w:cs="B Nazanin"/>
          <w:sz w:val="24"/>
          <w:szCs w:val="24"/>
          <w:rtl/>
        </w:rPr>
        <w:t xml:space="preserve"> </w:t>
      </w:r>
      <w:r w:rsidRPr="00EA65EA">
        <w:rPr>
          <w:rFonts w:cs="B Nazanin" w:hint="cs"/>
          <w:sz w:val="24"/>
          <w:szCs w:val="24"/>
          <w:rtl/>
        </w:rPr>
        <w:t>که</w:t>
      </w:r>
      <w:r w:rsidRPr="00EA65EA">
        <w:rPr>
          <w:rFonts w:cs="B Nazanin"/>
          <w:sz w:val="24"/>
          <w:szCs w:val="24"/>
          <w:rtl/>
        </w:rPr>
        <w:t xml:space="preserve"> </w:t>
      </w:r>
      <w:r w:rsidRPr="00EA65EA">
        <w:rPr>
          <w:rFonts w:cs="B Nazanin" w:hint="cs"/>
          <w:sz w:val="24"/>
          <w:szCs w:val="24"/>
          <w:rtl/>
        </w:rPr>
        <w:t xml:space="preserve">بازه </w:t>
      </w:r>
      <w:del w:id="593" w:author="shole arastoopoor" w:date="2025-05-28T09:23:00Z">
        <w:r w:rsidRPr="00EA65EA" w:rsidDel="003047B5">
          <w:rPr>
            <w:rFonts w:cs="B Nazanin" w:hint="cs"/>
            <w:sz w:val="24"/>
            <w:szCs w:val="24"/>
            <w:rtl/>
          </w:rPr>
          <w:delText xml:space="preserve">های </w:delText>
        </w:r>
      </w:del>
      <w:ins w:id="594" w:author="shole arastoopoor" w:date="2025-05-28T09:23:00Z">
        <w:r w:rsidR="003047B5">
          <w:rPr>
            <w:rFonts w:cs="B Nazanin" w:hint="cs"/>
            <w:sz w:val="24"/>
            <w:szCs w:val="24"/>
            <w:rtl/>
          </w:rPr>
          <w:t>زمانی 5 ساله</w:t>
        </w:r>
      </w:ins>
      <w:del w:id="595" w:author="shole arastoopoor" w:date="2025-05-28T09:23:00Z">
        <w:r w:rsidRPr="00EA65EA" w:rsidDel="003047B5">
          <w:rPr>
            <w:rFonts w:cs="B Nazanin" w:hint="cs"/>
            <w:sz w:val="24"/>
            <w:szCs w:val="24"/>
            <w:rtl/>
          </w:rPr>
          <w:delText>زمانی</w:delText>
        </w:r>
      </w:del>
      <w:r w:rsidRPr="00EA65EA">
        <w:rPr>
          <w:rFonts w:cs="B Nazanin" w:hint="cs"/>
          <w:sz w:val="24"/>
          <w:szCs w:val="24"/>
          <w:rtl/>
        </w:rPr>
        <w:t xml:space="preserve"> تغییر کردند و یا بوجود آمده اند و هم اکنون به چه سمتی در حال حرکت اند.</w:t>
      </w:r>
    </w:p>
    <w:p w14:paraId="00CFE122" w14:textId="753F604D" w:rsidR="00DA5674" w:rsidRPr="00EA65EA" w:rsidDel="004568BA" w:rsidRDefault="00DA5674" w:rsidP="00EA65EA">
      <w:pPr>
        <w:bidi/>
        <w:jc w:val="both"/>
        <w:rPr>
          <w:del w:id="596" w:author="غزاله عرفانیان" w:date="2025-06-30T13:03:00Z" w16du:dateUtc="2025-06-30T09:33:00Z"/>
          <w:rFonts w:cs="B Nazanin"/>
          <w:sz w:val="24"/>
          <w:szCs w:val="24"/>
          <w:rtl/>
        </w:rPr>
      </w:pPr>
      <w:del w:id="597" w:author="غزاله عرفانیان" w:date="2025-06-30T13:09:00Z" w16du:dateUtc="2025-06-30T09:39:00Z">
        <w:r w:rsidRPr="00EA65EA" w:rsidDel="00D123F0">
          <w:rPr>
            <w:rFonts w:cs="B Nazanin"/>
            <w:sz w:val="24"/>
            <w:szCs w:val="24"/>
            <w:rtl/>
          </w:rPr>
          <w:delText xml:space="preserve">- </w:delText>
        </w:r>
      </w:del>
      <w:moveFromRangeStart w:id="598" w:author="shole arastoopoor" w:date="2025-05-28T09:20:00Z" w:name="move199316469"/>
      <w:moveFrom w:id="599" w:author="shole arastoopoor" w:date="2025-05-28T09:20:00Z">
        <w:del w:id="600" w:author="غزاله عرفانیان" w:date="2025-06-30T13:09:00Z" w16du:dateUtc="2025-06-30T09:39:00Z">
          <w:r w:rsidRPr="00EA65EA" w:rsidDel="00D123F0">
            <w:rPr>
              <w:rFonts w:cs="B Nazanin" w:hint="cs"/>
              <w:sz w:val="24"/>
              <w:szCs w:val="24"/>
              <w:rtl/>
            </w:rPr>
            <w:delText>شناسایی</w:delText>
          </w:r>
          <w:r w:rsidRPr="00EA65EA" w:rsidDel="00D123F0">
            <w:rPr>
              <w:rFonts w:cs="B Nazanin"/>
              <w:sz w:val="24"/>
              <w:szCs w:val="24"/>
              <w:rtl/>
            </w:rPr>
            <w:delText xml:space="preserve"> </w:delText>
          </w:r>
          <w:r w:rsidRPr="00EA65EA" w:rsidDel="00D123F0">
            <w:rPr>
              <w:rFonts w:cs="B Nazanin" w:hint="cs"/>
              <w:sz w:val="24"/>
              <w:szCs w:val="24"/>
              <w:rtl/>
            </w:rPr>
            <w:delText>موضوعات</w:delText>
          </w:r>
          <w:r w:rsidRPr="00EA65EA" w:rsidDel="00D123F0">
            <w:rPr>
              <w:rFonts w:cs="B Nazanin"/>
              <w:sz w:val="24"/>
              <w:szCs w:val="24"/>
              <w:rtl/>
            </w:rPr>
            <w:delText xml:space="preserve"> </w:delText>
          </w:r>
          <w:r w:rsidRPr="00EA65EA" w:rsidDel="00D123F0">
            <w:rPr>
              <w:rFonts w:cs="B Nazanin" w:hint="cs"/>
              <w:sz w:val="24"/>
              <w:szCs w:val="24"/>
              <w:rtl/>
            </w:rPr>
            <w:delText>داغ</w:delText>
          </w:r>
          <w:r w:rsidRPr="00EA65EA" w:rsidDel="00D123F0">
            <w:rPr>
              <w:rFonts w:cs="B Nazanin"/>
              <w:sz w:val="24"/>
              <w:szCs w:val="24"/>
              <w:rtl/>
            </w:rPr>
            <w:delText xml:space="preserve">: </w:delText>
          </w:r>
          <w:r w:rsidRPr="00EA65EA" w:rsidDel="00D123F0">
            <w:rPr>
              <w:rFonts w:cs="B Nazanin" w:hint="cs"/>
              <w:sz w:val="24"/>
              <w:szCs w:val="24"/>
              <w:rtl/>
            </w:rPr>
            <w:delText>شناسایی</w:delText>
          </w:r>
          <w:r w:rsidRPr="00EA65EA" w:rsidDel="00D123F0">
            <w:rPr>
              <w:rFonts w:cs="B Nazanin"/>
              <w:sz w:val="24"/>
              <w:szCs w:val="24"/>
              <w:rtl/>
            </w:rPr>
            <w:delText xml:space="preserve"> </w:delText>
          </w:r>
          <w:r w:rsidRPr="00EA65EA" w:rsidDel="00D123F0">
            <w:rPr>
              <w:rFonts w:cs="B Nazanin" w:hint="cs"/>
              <w:sz w:val="24"/>
              <w:szCs w:val="24"/>
              <w:rtl/>
            </w:rPr>
            <w:delText>موضوعاتی</w:delText>
          </w:r>
          <w:r w:rsidRPr="00EA65EA" w:rsidDel="00D123F0">
            <w:rPr>
              <w:rFonts w:cs="B Nazanin"/>
              <w:sz w:val="24"/>
              <w:szCs w:val="24"/>
              <w:rtl/>
            </w:rPr>
            <w:delText xml:space="preserve"> </w:delText>
          </w:r>
          <w:r w:rsidRPr="00EA65EA" w:rsidDel="00D123F0">
            <w:rPr>
              <w:rFonts w:cs="B Nazanin" w:hint="cs"/>
              <w:sz w:val="24"/>
              <w:szCs w:val="24"/>
              <w:rtl/>
            </w:rPr>
            <w:delText>که</w:delText>
          </w:r>
          <w:r w:rsidRPr="00EA65EA" w:rsidDel="00D123F0">
            <w:rPr>
              <w:rFonts w:cs="B Nazanin"/>
              <w:sz w:val="24"/>
              <w:szCs w:val="24"/>
              <w:rtl/>
            </w:rPr>
            <w:delText xml:space="preserve"> </w:delText>
          </w:r>
          <w:r w:rsidRPr="00EA65EA" w:rsidDel="00D123F0">
            <w:rPr>
              <w:rFonts w:cs="B Nazanin" w:hint="cs"/>
              <w:sz w:val="24"/>
              <w:szCs w:val="24"/>
              <w:rtl/>
            </w:rPr>
            <w:delText>به</w:delText>
          </w:r>
          <w:r w:rsidRPr="00EA65EA" w:rsidDel="00D123F0">
            <w:rPr>
              <w:rFonts w:cs="B Nazanin"/>
              <w:sz w:val="24"/>
              <w:szCs w:val="24"/>
              <w:rtl/>
            </w:rPr>
            <w:delText xml:space="preserve"> </w:delText>
          </w:r>
          <w:r w:rsidRPr="00EA65EA" w:rsidDel="00D123F0">
            <w:rPr>
              <w:rFonts w:cs="B Nazanin" w:hint="cs"/>
              <w:sz w:val="24"/>
              <w:szCs w:val="24"/>
              <w:rtl/>
            </w:rPr>
            <w:delText>عنوان</w:delText>
          </w:r>
          <w:r w:rsidRPr="00EA65EA" w:rsidDel="00D123F0">
            <w:rPr>
              <w:rFonts w:cs="B Nazanin"/>
              <w:sz w:val="24"/>
              <w:szCs w:val="24"/>
              <w:rtl/>
            </w:rPr>
            <w:delText xml:space="preserve"> </w:delText>
          </w:r>
          <w:r w:rsidRPr="00EA65EA" w:rsidDel="00D123F0">
            <w:rPr>
              <w:rFonts w:cs="B Nazanin" w:hint="cs"/>
              <w:sz w:val="24"/>
              <w:szCs w:val="24"/>
              <w:rtl/>
            </w:rPr>
            <w:delText>موضوعات</w:delText>
          </w:r>
          <w:r w:rsidRPr="00EA65EA" w:rsidDel="00D123F0">
            <w:rPr>
              <w:rFonts w:cs="B Nazanin"/>
              <w:sz w:val="24"/>
              <w:szCs w:val="24"/>
              <w:rtl/>
            </w:rPr>
            <w:delText xml:space="preserve"> </w:delText>
          </w:r>
          <w:r w:rsidRPr="00EA65EA" w:rsidDel="00D123F0">
            <w:rPr>
              <w:rFonts w:cs="B Nazanin" w:hint="cs"/>
              <w:sz w:val="24"/>
              <w:szCs w:val="24"/>
              <w:rtl/>
            </w:rPr>
            <w:delText>داغ</w:delText>
          </w:r>
          <w:r w:rsidRPr="00EA65EA" w:rsidDel="00D123F0">
            <w:rPr>
              <w:rFonts w:cs="B Nazanin"/>
              <w:sz w:val="24"/>
              <w:szCs w:val="24"/>
              <w:rtl/>
            </w:rPr>
            <w:delText xml:space="preserve"> </w:delText>
          </w:r>
          <w:r w:rsidRPr="00EA65EA" w:rsidDel="00D123F0">
            <w:rPr>
              <w:rFonts w:cs="B Nazanin" w:hint="cs"/>
              <w:sz w:val="24"/>
              <w:szCs w:val="24"/>
              <w:rtl/>
            </w:rPr>
            <w:delText>و</w:delText>
          </w:r>
          <w:r w:rsidRPr="00EA65EA" w:rsidDel="00D123F0">
            <w:rPr>
              <w:rFonts w:cs="B Nazanin"/>
              <w:sz w:val="24"/>
              <w:szCs w:val="24"/>
              <w:rtl/>
            </w:rPr>
            <w:delText xml:space="preserve"> </w:delText>
          </w:r>
          <w:r w:rsidRPr="00EA65EA" w:rsidDel="00D123F0">
            <w:rPr>
              <w:rFonts w:cs="B Nazanin" w:hint="cs"/>
              <w:sz w:val="24"/>
              <w:szCs w:val="24"/>
              <w:rtl/>
            </w:rPr>
            <w:delText>برجسته</w:delText>
          </w:r>
          <w:r w:rsidRPr="00EA65EA" w:rsidDel="00D123F0">
            <w:rPr>
              <w:rFonts w:cs="B Nazanin"/>
              <w:sz w:val="24"/>
              <w:szCs w:val="24"/>
              <w:rtl/>
            </w:rPr>
            <w:delText xml:space="preserve"> </w:delText>
          </w:r>
          <w:r w:rsidRPr="00EA65EA" w:rsidDel="00D123F0">
            <w:rPr>
              <w:rFonts w:cs="B Nazanin" w:hint="cs"/>
              <w:sz w:val="24"/>
              <w:szCs w:val="24"/>
              <w:rtl/>
            </w:rPr>
            <w:delText>در</w:delText>
          </w:r>
          <w:r w:rsidRPr="00EA65EA" w:rsidDel="00D123F0">
            <w:rPr>
              <w:rFonts w:cs="B Nazanin"/>
              <w:sz w:val="24"/>
              <w:szCs w:val="24"/>
              <w:rtl/>
            </w:rPr>
            <w:delText xml:space="preserve"> </w:delText>
          </w:r>
          <w:r w:rsidRPr="00EA65EA" w:rsidDel="00D123F0">
            <w:rPr>
              <w:rFonts w:cs="B Nazanin" w:hint="cs"/>
              <w:sz w:val="24"/>
              <w:szCs w:val="24"/>
              <w:rtl/>
            </w:rPr>
            <w:delText>حوزه</w:delText>
          </w:r>
          <w:r w:rsidRPr="00EA65EA" w:rsidDel="00D123F0">
            <w:rPr>
              <w:rFonts w:cs="B Nazanin"/>
              <w:sz w:val="24"/>
              <w:szCs w:val="24"/>
              <w:rtl/>
            </w:rPr>
            <w:delText xml:space="preserve"> </w:delText>
          </w:r>
          <w:r w:rsidRPr="00EA65EA" w:rsidDel="00D123F0">
            <w:rPr>
              <w:rFonts w:cs="B Nazanin" w:hint="cs"/>
              <w:sz w:val="24"/>
              <w:szCs w:val="24"/>
              <w:rtl/>
            </w:rPr>
            <w:delText>علم</w:delText>
          </w:r>
          <w:r w:rsidRPr="00EA65EA" w:rsidDel="00D123F0">
            <w:rPr>
              <w:rFonts w:cs="B Nazanin"/>
              <w:sz w:val="24"/>
              <w:szCs w:val="24"/>
              <w:rtl/>
            </w:rPr>
            <w:delText xml:space="preserve"> </w:delText>
          </w:r>
          <w:r w:rsidRPr="00EA65EA" w:rsidDel="00D123F0">
            <w:rPr>
              <w:rFonts w:cs="B Nazanin" w:hint="cs"/>
              <w:sz w:val="24"/>
              <w:szCs w:val="24"/>
              <w:rtl/>
            </w:rPr>
            <w:delText>اطلاعات</w:delText>
          </w:r>
          <w:r w:rsidRPr="00EA65EA" w:rsidDel="00D123F0">
            <w:rPr>
              <w:rFonts w:cs="B Nazanin"/>
              <w:sz w:val="24"/>
              <w:szCs w:val="24"/>
              <w:rtl/>
            </w:rPr>
            <w:delText xml:space="preserve"> </w:delText>
          </w:r>
          <w:r w:rsidRPr="00EA65EA" w:rsidDel="00D123F0">
            <w:rPr>
              <w:rFonts w:cs="B Nazanin" w:hint="cs"/>
              <w:sz w:val="24"/>
              <w:szCs w:val="24"/>
              <w:rtl/>
            </w:rPr>
            <w:delText>و</w:delText>
          </w:r>
          <w:r w:rsidRPr="00EA65EA" w:rsidDel="00D123F0">
            <w:rPr>
              <w:rFonts w:cs="B Nazanin"/>
              <w:sz w:val="24"/>
              <w:szCs w:val="24"/>
              <w:rtl/>
            </w:rPr>
            <w:delText xml:space="preserve"> </w:delText>
          </w:r>
          <w:r w:rsidRPr="00EA65EA" w:rsidDel="00D123F0">
            <w:rPr>
              <w:rFonts w:cs="B Nazanin" w:hint="cs"/>
              <w:sz w:val="24"/>
              <w:szCs w:val="24"/>
              <w:rtl/>
            </w:rPr>
            <w:delText>دانش‌شناسی</w:delText>
          </w:r>
          <w:r w:rsidRPr="00EA65EA" w:rsidDel="00D123F0">
            <w:rPr>
              <w:rFonts w:cs="B Nazanin"/>
              <w:sz w:val="24"/>
              <w:szCs w:val="24"/>
              <w:rtl/>
            </w:rPr>
            <w:delText xml:space="preserve"> </w:delText>
          </w:r>
          <w:r w:rsidRPr="00EA65EA" w:rsidDel="00D123F0">
            <w:rPr>
              <w:rFonts w:cs="B Nazanin" w:hint="cs"/>
              <w:sz w:val="24"/>
              <w:szCs w:val="24"/>
              <w:rtl/>
            </w:rPr>
            <w:delText>شناخته</w:delText>
          </w:r>
          <w:r w:rsidRPr="00EA65EA" w:rsidDel="00D123F0">
            <w:rPr>
              <w:rFonts w:cs="B Nazanin"/>
              <w:sz w:val="24"/>
              <w:szCs w:val="24"/>
              <w:rtl/>
            </w:rPr>
            <w:delText xml:space="preserve"> </w:delText>
          </w:r>
          <w:r w:rsidRPr="00EA65EA" w:rsidDel="00D123F0">
            <w:rPr>
              <w:rFonts w:cs="B Nazanin" w:hint="cs"/>
              <w:sz w:val="24"/>
              <w:szCs w:val="24"/>
              <w:rtl/>
            </w:rPr>
            <w:delText>می‌شوند</w:delText>
          </w:r>
          <w:r w:rsidRPr="00EA65EA" w:rsidDel="00D123F0">
            <w:rPr>
              <w:rFonts w:cs="B Nazanin"/>
              <w:sz w:val="24"/>
              <w:szCs w:val="24"/>
              <w:rtl/>
            </w:rPr>
            <w:delText xml:space="preserve"> </w:delText>
          </w:r>
          <w:r w:rsidRPr="00EA65EA" w:rsidDel="00D123F0">
            <w:rPr>
              <w:rFonts w:cs="B Nazanin" w:hint="cs"/>
              <w:sz w:val="24"/>
              <w:szCs w:val="24"/>
              <w:rtl/>
            </w:rPr>
            <w:delText>و</w:delText>
          </w:r>
          <w:r w:rsidRPr="00EA65EA" w:rsidDel="00D123F0">
            <w:rPr>
              <w:rFonts w:cs="B Nazanin"/>
              <w:sz w:val="24"/>
              <w:szCs w:val="24"/>
              <w:rtl/>
            </w:rPr>
            <w:delText xml:space="preserve"> </w:delText>
          </w:r>
          <w:r w:rsidRPr="00EA65EA" w:rsidDel="00D123F0">
            <w:rPr>
              <w:rFonts w:cs="B Nazanin" w:hint="cs"/>
              <w:sz w:val="24"/>
              <w:szCs w:val="24"/>
              <w:rtl/>
            </w:rPr>
            <w:delText>بررسی</w:delText>
          </w:r>
          <w:r w:rsidRPr="00EA65EA" w:rsidDel="00D123F0">
            <w:rPr>
              <w:rFonts w:cs="B Nazanin"/>
              <w:sz w:val="24"/>
              <w:szCs w:val="24"/>
              <w:rtl/>
            </w:rPr>
            <w:delText xml:space="preserve"> </w:delText>
          </w:r>
          <w:r w:rsidRPr="00EA65EA" w:rsidDel="00D123F0">
            <w:rPr>
              <w:rFonts w:cs="B Nazanin" w:hint="cs"/>
              <w:sz w:val="24"/>
              <w:szCs w:val="24"/>
              <w:rtl/>
            </w:rPr>
            <w:delText>انتشار</w:delText>
          </w:r>
          <w:r w:rsidRPr="00EA65EA" w:rsidDel="00D123F0">
            <w:rPr>
              <w:rFonts w:cs="B Nazanin"/>
              <w:sz w:val="24"/>
              <w:szCs w:val="24"/>
              <w:rtl/>
            </w:rPr>
            <w:delText xml:space="preserve"> </w:delText>
          </w:r>
          <w:r w:rsidRPr="00EA65EA" w:rsidDel="00D123F0">
            <w:rPr>
              <w:rFonts w:cs="B Nazanin" w:hint="cs"/>
              <w:sz w:val="24"/>
              <w:szCs w:val="24"/>
              <w:rtl/>
            </w:rPr>
            <w:delText>آنها</w:delText>
          </w:r>
          <w:r w:rsidRPr="00EA65EA" w:rsidDel="00D123F0">
            <w:rPr>
              <w:rFonts w:cs="B Nazanin"/>
              <w:sz w:val="24"/>
              <w:szCs w:val="24"/>
              <w:rtl/>
            </w:rPr>
            <w:delText xml:space="preserve"> </w:delText>
          </w:r>
          <w:r w:rsidRPr="00EA65EA" w:rsidDel="00D123F0">
            <w:rPr>
              <w:rFonts w:cs="B Nazanin" w:hint="cs"/>
              <w:sz w:val="24"/>
              <w:szCs w:val="24"/>
              <w:rtl/>
            </w:rPr>
            <w:delText>در</w:delText>
          </w:r>
          <w:r w:rsidRPr="00EA65EA" w:rsidDel="00D123F0">
            <w:rPr>
              <w:rFonts w:cs="B Nazanin"/>
              <w:sz w:val="24"/>
              <w:szCs w:val="24"/>
              <w:rtl/>
            </w:rPr>
            <w:delText xml:space="preserve"> </w:delText>
          </w:r>
          <w:r w:rsidRPr="00EA65EA" w:rsidDel="00D123F0">
            <w:rPr>
              <w:rFonts w:cs="B Nazanin" w:hint="cs"/>
              <w:sz w:val="24"/>
              <w:szCs w:val="24"/>
              <w:rtl/>
            </w:rPr>
            <w:delText>پایان نامه های</w:delText>
          </w:r>
          <w:r w:rsidRPr="00EA65EA" w:rsidDel="00D123F0">
            <w:rPr>
              <w:rFonts w:cs="B Nazanin"/>
              <w:sz w:val="24"/>
              <w:szCs w:val="24"/>
              <w:rtl/>
            </w:rPr>
            <w:delText xml:space="preserve"> </w:delText>
          </w:r>
          <w:r w:rsidRPr="00EA65EA" w:rsidDel="00D123F0">
            <w:rPr>
              <w:rFonts w:cs="B Nazanin" w:hint="cs"/>
              <w:sz w:val="24"/>
              <w:szCs w:val="24"/>
              <w:rtl/>
            </w:rPr>
            <w:delText>مختلف (</w:delText>
          </w:r>
          <w:r w:rsidRPr="00EA65EA" w:rsidDel="00D123F0">
            <w:rPr>
              <w:rFonts w:cs="B Nazanin"/>
              <w:sz w:val="24"/>
              <w:szCs w:val="24"/>
              <w:rtl/>
            </w:rPr>
            <w:delText xml:space="preserve">"موضوعات داغ" به مباحث یا حوزه‌های پژوهشی اشاره دارند که در یک بازه زمانی مشخص، توجه بسیاری از پژوهشگران، نویسندگان و فعالان یک حوزه علمی یا حرفه‌ای را به خود جلب می‌کنند. این موضوعات معمولاً بر اساس افزایش تعداد مقالات، پایان‌نامه‌ها، کنفرانس‌ها و پروژه‌های مرتبط شناسایی می‌شوند و نشان‌دهنده گرایش‌های رایج و الگوهای فکری در یک رشته </w:delText>
          </w:r>
        </w:del>
        <w:del w:id="601" w:author="غزاله عرفانیان" w:date="2025-06-30T13:03:00Z" w16du:dateUtc="2025-06-30T09:33:00Z">
          <w:r w:rsidRPr="00EA65EA" w:rsidDel="004568BA">
            <w:rPr>
              <w:rFonts w:cs="B Nazanin"/>
              <w:sz w:val="24"/>
              <w:szCs w:val="24"/>
              <w:rtl/>
            </w:rPr>
            <w:delText>هستند</w:delText>
          </w:r>
          <w:r w:rsidRPr="00EA65EA" w:rsidDel="004568BA">
            <w:rPr>
              <w:rFonts w:cs="B Nazanin" w:hint="cs"/>
              <w:sz w:val="24"/>
              <w:szCs w:val="24"/>
              <w:rtl/>
            </w:rPr>
            <w:delText xml:space="preserve"> </w:delText>
          </w:r>
        </w:del>
      </w:moveFrom>
      <w:moveFromRangeEnd w:id="598"/>
    </w:p>
    <w:p w14:paraId="4832190F" w14:textId="4BB708E1" w:rsidR="00DA5674" w:rsidRPr="00EA65EA" w:rsidDel="005D2AA0" w:rsidRDefault="00DA5674" w:rsidP="00EA65EA">
      <w:pPr>
        <w:bidi/>
        <w:jc w:val="both"/>
        <w:rPr>
          <w:del w:id="602" w:author="غزاله عرفانیان" w:date="2025-06-30T13:01:00Z" w16du:dateUtc="2025-06-30T09:31:00Z"/>
          <w:rFonts w:cs="B Nazanin"/>
          <w:b/>
          <w:bCs/>
          <w:sz w:val="24"/>
          <w:szCs w:val="24"/>
        </w:rPr>
      </w:pPr>
      <w:commentRangeStart w:id="603"/>
      <w:del w:id="604" w:author="غزاله عرفانیان" w:date="2025-06-30T13:01:00Z" w16du:dateUtc="2025-06-30T09:31:00Z">
        <w:r w:rsidRPr="00EA65EA" w:rsidDel="005D2AA0">
          <w:rPr>
            <w:rFonts w:cs="B Nazanin"/>
            <w:b/>
            <w:bCs/>
            <w:sz w:val="24"/>
            <w:szCs w:val="24"/>
            <w:rtl/>
          </w:rPr>
          <w:delText xml:space="preserve">چگونگی </w:delText>
        </w:r>
        <w:commentRangeEnd w:id="603"/>
        <w:r w:rsidR="00A81A01" w:rsidDel="005D2AA0">
          <w:rPr>
            <w:rStyle w:val="CommentReference"/>
            <w:rtl/>
          </w:rPr>
          <w:commentReference w:id="603"/>
        </w:r>
        <w:r w:rsidRPr="00EA65EA" w:rsidDel="005D2AA0">
          <w:rPr>
            <w:rFonts w:cs="B Nazanin"/>
            <w:b/>
            <w:bCs/>
            <w:sz w:val="24"/>
            <w:szCs w:val="24"/>
            <w:rtl/>
          </w:rPr>
          <w:delText>شناسایی موضوعات ترند</w:delText>
        </w:r>
      </w:del>
    </w:p>
    <w:p w14:paraId="44F827EB" w14:textId="59F356B3" w:rsidR="00DA5674" w:rsidRPr="00EA65EA" w:rsidDel="005D2AA0" w:rsidRDefault="00DA5674" w:rsidP="00EA65EA">
      <w:pPr>
        <w:numPr>
          <w:ilvl w:val="0"/>
          <w:numId w:val="1"/>
        </w:numPr>
        <w:bidi/>
        <w:jc w:val="both"/>
        <w:rPr>
          <w:del w:id="605" w:author="غزاله عرفانیان" w:date="2025-06-30T13:01:00Z" w16du:dateUtc="2025-06-30T09:31:00Z"/>
          <w:rFonts w:cs="B Nazanin"/>
          <w:sz w:val="24"/>
          <w:szCs w:val="24"/>
        </w:rPr>
      </w:pPr>
      <w:del w:id="606" w:author="غزاله عرفانیان" w:date="2025-06-30T13:01:00Z" w16du:dateUtc="2025-06-30T09:31:00Z">
        <w:r w:rsidRPr="00EA65EA" w:rsidDel="005D2AA0">
          <w:rPr>
            <w:rFonts w:cs="B Nazanin"/>
            <w:b/>
            <w:bCs/>
            <w:sz w:val="24"/>
            <w:szCs w:val="24"/>
            <w:rtl/>
          </w:rPr>
          <w:delText>تحلیل استنادی</w:delText>
        </w:r>
        <w:r w:rsidRPr="00EA65EA" w:rsidDel="005D2AA0">
          <w:rPr>
            <w:rFonts w:cs="B Nazanin"/>
            <w:sz w:val="24"/>
            <w:szCs w:val="24"/>
          </w:rPr>
          <w:delText xml:space="preserve">: </w:delText>
        </w:r>
        <w:r w:rsidRPr="00EA65EA" w:rsidDel="005D2AA0">
          <w:rPr>
            <w:rFonts w:cs="B Nazanin"/>
            <w:sz w:val="24"/>
            <w:szCs w:val="24"/>
            <w:rtl/>
          </w:rPr>
          <w:delText>بررسی مقالات و پژوهش‌هایی که بیشترین ارجاعات را دریافت کرده‌اند</w:delText>
        </w:r>
        <w:r w:rsidRPr="00EA65EA" w:rsidDel="005D2AA0">
          <w:rPr>
            <w:rFonts w:cs="B Nazanin"/>
            <w:sz w:val="24"/>
            <w:szCs w:val="24"/>
          </w:rPr>
          <w:delText>.</w:delText>
        </w:r>
      </w:del>
    </w:p>
    <w:p w14:paraId="7F20498B" w14:textId="7ED1E9DC" w:rsidR="00DA5674" w:rsidRPr="00EA65EA" w:rsidDel="005D2AA0" w:rsidRDefault="00DA5674" w:rsidP="00EA65EA">
      <w:pPr>
        <w:numPr>
          <w:ilvl w:val="0"/>
          <w:numId w:val="1"/>
        </w:numPr>
        <w:bidi/>
        <w:jc w:val="both"/>
        <w:rPr>
          <w:del w:id="607" w:author="غزاله عرفانیان" w:date="2025-06-30T13:01:00Z" w16du:dateUtc="2025-06-30T09:31:00Z"/>
          <w:rFonts w:cs="B Nazanin"/>
          <w:sz w:val="24"/>
          <w:szCs w:val="24"/>
        </w:rPr>
      </w:pPr>
      <w:del w:id="608" w:author="غزاله عرفانیان" w:date="2025-06-30T13:01:00Z" w16du:dateUtc="2025-06-30T09:31:00Z">
        <w:r w:rsidRPr="00EA65EA" w:rsidDel="005D2AA0">
          <w:rPr>
            <w:rFonts w:cs="B Nazanin"/>
            <w:b/>
            <w:bCs/>
            <w:sz w:val="24"/>
            <w:szCs w:val="24"/>
            <w:rtl/>
          </w:rPr>
          <w:delText>تحلیل کلمات کلیدی</w:delText>
        </w:r>
        <w:r w:rsidRPr="00EA65EA" w:rsidDel="005D2AA0">
          <w:rPr>
            <w:rFonts w:cs="B Nazanin"/>
            <w:sz w:val="24"/>
            <w:szCs w:val="24"/>
          </w:rPr>
          <w:delText xml:space="preserve">: </w:delText>
        </w:r>
        <w:r w:rsidRPr="00EA65EA" w:rsidDel="005D2AA0">
          <w:rPr>
            <w:rFonts w:cs="B Nazanin"/>
            <w:sz w:val="24"/>
            <w:szCs w:val="24"/>
            <w:rtl/>
          </w:rPr>
          <w:delText>شناسایی کلمات یا عبارات پرتکرار در مقالات و پایان‌نامه‌ها</w:delText>
        </w:r>
        <w:r w:rsidRPr="00EA65EA" w:rsidDel="005D2AA0">
          <w:rPr>
            <w:rFonts w:cs="B Nazanin"/>
            <w:sz w:val="24"/>
            <w:szCs w:val="24"/>
          </w:rPr>
          <w:delText>.</w:delText>
        </w:r>
      </w:del>
    </w:p>
    <w:p w14:paraId="14B25E46" w14:textId="600AB6E8" w:rsidR="00DA5674" w:rsidRPr="00EA65EA" w:rsidDel="005D2AA0" w:rsidRDefault="00DA5674" w:rsidP="00EA65EA">
      <w:pPr>
        <w:numPr>
          <w:ilvl w:val="0"/>
          <w:numId w:val="1"/>
        </w:numPr>
        <w:bidi/>
        <w:jc w:val="both"/>
        <w:rPr>
          <w:del w:id="609" w:author="غزاله عرفانیان" w:date="2025-06-30T13:01:00Z" w16du:dateUtc="2025-06-30T09:31:00Z"/>
          <w:rFonts w:cs="B Nazanin"/>
          <w:sz w:val="24"/>
          <w:szCs w:val="24"/>
        </w:rPr>
      </w:pPr>
      <w:del w:id="610" w:author="غزاله عرفانیان" w:date="2025-06-30T13:01:00Z" w16du:dateUtc="2025-06-30T09:31:00Z">
        <w:r w:rsidRPr="00EA65EA" w:rsidDel="005D2AA0">
          <w:rPr>
            <w:rFonts w:cs="B Nazanin"/>
            <w:b/>
            <w:bCs/>
            <w:sz w:val="24"/>
            <w:szCs w:val="24"/>
            <w:rtl/>
          </w:rPr>
          <w:delText>پایگاه‌های داده علمی</w:delText>
        </w:r>
        <w:r w:rsidRPr="00EA65EA" w:rsidDel="005D2AA0">
          <w:rPr>
            <w:rFonts w:cs="B Nazanin"/>
            <w:sz w:val="24"/>
            <w:szCs w:val="24"/>
          </w:rPr>
          <w:delText xml:space="preserve">: </w:delText>
        </w:r>
        <w:r w:rsidRPr="00EA65EA" w:rsidDel="005D2AA0">
          <w:rPr>
            <w:rFonts w:cs="B Nazanin"/>
            <w:sz w:val="24"/>
            <w:szCs w:val="24"/>
            <w:rtl/>
          </w:rPr>
          <w:delText>استفاده از ابزارهای مانند</w:delText>
        </w:r>
        <w:r w:rsidRPr="00EA65EA" w:rsidDel="005D2AA0">
          <w:rPr>
            <w:rFonts w:cs="B Nazanin"/>
            <w:sz w:val="24"/>
            <w:szCs w:val="24"/>
          </w:rPr>
          <w:delText xml:space="preserve"> Google Scholar</w:delText>
        </w:r>
        <w:r w:rsidRPr="00EA65EA" w:rsidDel="005D2AA0">
          <w:rPr>
            <w:rFonts w:cs="B Nazanin"/>
            <w:sz w:val="24"/>
            <w:szCs w:val="24"/>
            <w:rtl/>
          </w:rPr>
          <w:delText xml:space="preserve">، </w:delText>
        </w:r>
        <w:r w:rsidRPr="00EA65EA" w:rsidDel="005D2AA0">
          <w:rPr>
            <w:rFonts w:cs="B Nazanin"/>
            <w:sz w:val="24"/>
            <w:szCs w:val="24"/>
          </w:rPr>
          <w:delText>Scopus</w:delText>
        </w:r>
        <w:r w:rsidRPr="00EA65EA" w:rsidDel="005D2AA0">
          <w:rPr>
            <w:rFonts w:cs="B Nazanin"/>
            <w:sz w:val="24"/>
            <w:szCs w:val="24"/>
            <w:rtl/>
          </w:rPr>
          <w:delText>، یا</w:delText>
        </w:r>
        <w:r w:rsidRPr="00EA65EA" w:rsidDel="005D2AA0">
          <w:rPr>
            <w:rFonts w:cs="B Nazanin"/>
            <w:sz w:val="24"/>
            <w:szCs w:val="24"/>
          </w:rPr>
          <w:delText xml:space="preserve"> Web of Science </w:delText>
        </w:r>
        <w:r w:rsidRPr="00EA65EA" w:rsidDel="005D2AA0">
          <w:rPr>
            <w:rFonts w:cs="B Nazanin"/>
            <w:sz w:val="24"/>
            <w:szCs w:val="24"/>
            <w:rtl/>
          </w:rPr>
          <w:delText>برای شناسایی موضوعاتی که در چند سال اخیر رشد چشمگیری داشته‌اند</w:delText>
        </w:r>
        <w:r w:rsidRPr="00EA65EA" w:rsidDel="005D2AA0">
          <w:rPr>
            <w:rFonts w:cs="B Nazanin"/>
            <w:sz w:val="24"/>
            <w:szCs w:val="24"/>
          </w:rPr>
          <w:delText>.</w:delText>
        </w:r>
      </w:del>
    </w:p>
    <w:p w14:paraId="746A5CBF" w14:textId="01029F22" w:rsidR="00DA5674" w:rsidRPr="00EA65EA" w:rsidDel="005D2AA0" w:rsidRDefault="00DA5674" w:rsidP="00EA65EA">
      <w:pPr>
        <w:numPr>
          <w:ilvl w:val="0"/>
          <w:numId w:val="1"/>
        </w:numPr>
        <w:bidi/>
        <w:jc w:val="both"/>
        <w:rPr>
          <w:del w:id="611" w:author="غزاله عرفانیان" w:date="2025-06-30T13:01:00Z" w16du:dateUtc="2025-06-30T09:31:00Z"/>
          <w:rFonts w:cs="B Nazanin"/>
          <w:sz w:val="24"/>
          <w:szCs w:val="24"/>
        </w:rPr>
      </w:pPr>
      <w:del w:id="612" w:author="غزاله عرفانیان" w:date="2025-06-30T13:01:00Z" w16du:dateUtc="2025-06-30T09:31:00Z">
        <w:r w:rsidRPr="00EA65EA" w:rsidDel="005D2AA0">
          <w:rPr>
            <w:rFonts w:cs="B Nazanin"/>
            <w:b/>
            <w:bCs/>
            <w:sz w:val="24"/>
            <w:szCs w:val="24"/>
            <w:rtl/>
          </w:rPr>
          <w:delText>داده‌کاوی</w:delText>
        </w:r>
        <w:r w:rsidRPr="00EA65EA" w:rsidDel="005D2AA0">
          <w:rPr>
            <w:rFonts w:cs="B Nazanin"/>
            <w:sz w:val="24"/>
            <w:szCs w:val="24"/>
          </w:rPr>
          <w:delText xml:space="preserve">: </w:delText>
        </w:r>
        <w:r w:rsidRPr="00EA65EA" w:rsidDel="005D2AA0">
          <w:rPr>
            <w:rFonts w:cs="B Nazanin"/>
            <w:sz w:val="24"/>
            <w:szCs w:val="24"/>
            <w:rtl/>
          </w:rPr>
          <w:delText>بهره‌گیری از روش‌های داده‌کاوی برای تحلیل روندها در پایگاه‌های اطلاعاتی</w:delText>
        </w:r>
        <w:r w:rsidRPr="00EA65EA" w:rsidDel="005D2AA0">
          <w:rPr>
            <w:rFonts w:cs="B Nazanin"/>
            <w:sz w:val="24"/>
            <w:szCs w:val="24"/>
          </w:rPr>
          <w:delText>.</w:delText>
        </w:r>
      </w:del>
    </w:p>
    <w:p w14:paraId="2F74F077" w14:textId="6DB069C9" w:rsidR="00DA5674" w:rsidRPr="00EA65EA" w:rsidDel="005D2AA0" w:rsidRDefault="00DA5674" w:rsidP="00EA65EA">
      <w:pPr>
        <w:bidi/>
        <w:jc w:val="both"/>
        <w:rPr>
          <w:del w:id="613" w:author="غزاله عرفانیان" w:date="2025-06-30T13:01:00Z" w16du:dateUtc="2025-06-30T09:31:00Z"/>
          <w:rFonts w:cs="B Nazanin"/>
          <w:b/>
          <w:bCs/>
          <w:sz w:val="24"/>
          <w:szCs w:val="24"/>
        </w:rPr>
      </w:pPr>
      <w:del w:id="614" w:author="غزاله عرفانیان" w:date="2025-06-30T13:01:00Z" w16du:dateUtc="2025-06-30T09:31:00Z">
        <w:r w:rsidRPr="00EA65EA" w:rsidDel="005D2AA0">
          <w:rPr>
            <w:rFonts w:cs="B Nazanin"/>
            <w:b/>
            <w:bCs/>
            <w:sz w:val="24"/>
            <w:szCs w:val="24"/>
            <w:rtl/>
          </w:rPr>
          <w:delText>چرا شناخت موضوعات ترند مهم است؟</w:delText>
        </w:r>
      </w:del>
    </w:p>
    <w:p w14:paraId="3439E06B" w14:textId="4BC85FDB" w:rsidR="00DA5674" w:rsidRPr="00EA65EA" w:rsidDel="005D2AA0" w:rsidRDefault="00DA5674" w:rsidP="00EA65EA">
      <w:pPr>
        <w:numPr>
          <w:ilvl w:val="0"/>
          <w:numId w:val="2"/>
        </w:numPr>
        <w:bidi/>
        <w:jc w:val="both"/>
        <w:rPr>
          <w:del w:id="615" w:author="غزاله عرفانیان" w:date="2025-06-30T13:01:00Z" w16du:dateUtc="2025-06-30T09:31:00Z"/>
          <w:rFonts w:cs="B Nazanin"/>
          <w:sz w:val="24"/>
          <w:szCs w:val="24"/>
        </w:rPr>
      </w:pPr>
      <w:del w:id="616" w:author="غزاله عرفانیان" w:date="2025-06-30T13:01:00Z" w16du:dateUtc="2025-06-30T09:31:00Z">
        <w:r w:rsidRPr="00EA65EA" w:rsidDel="005D2AA0">
          <w:rPr>
            <w:rFonts w:cs="B Nazanin"/>
            <w:b/>
            <w:bCs/>
            <w:sz w:val="24"/>
            <w:szCs w:val="24"/>
            <w:rtl/>
          </w:rPr>
          <w:delText>انتخاب موضوع پژوهشی مناسب</w:delText>
        </w:r>
        <w:r w:rsidRPr="00EA65EA" w:rsidDel="005D2AA0">
          <w:rPr>
            <w:rFonts w:cs="B Nazanin"/>
            <w:sz w:val="24"/>
            <w:szCs w:val="24"/>
          </w:rPr>
          <w:delText xml:space="preserve">: </w:delText>
        </w:r>
        <w:r w:rsidRPr="00EA65EA" w:rsidDel="005D2AA0">
          <w:rPr>
            <w:rFonts w:cs="B Nazanin"/>
            <w:sz w:val="24"/>
            <w:szCs w:val="24"/>
            <w:rtl/>
          </w:rPr>
          <w:delText>کمک به پژوهشگران برای انتخاب موضوعات به‌روز و پرتقاضا</w:delText>
        </w:r>
        <w:r w:rsidRPr="00EA65EA" w:rsidDel="005D2AA0">
          <w:rPr>
            <w:rFonts w:cs="B Nazanin"/>
            <w:sz w:val="24"/>
            <w:szCs w:val="24"/>
          </w:rPr>
          <w:delText>.</w:delText>
        </w:r>
      </w:del>
    </w:p>
    <w:p w14:paraId="2B6344E2" w14:textId="7DDE04E0" w:rsidR="00DA5674" w:rsidRPr="00EA65EA" w:rsidDel="005D2AA0" w:rsidRDefault="00DA5674" w:rsidP="00EA65EA">
      <w:pPr>
        <w:numPr>
          <w:ilvl w:val="0"/>
          <w:numId w:val="2"/>
        </w:numPr>
        <w:bidi/>
        <w:jc w:val="both"/>
        <w:rPr>
          <w:del w:id="617" w:author="غزاله عرفانیان" w:date="2025-06-30T13:01:00Z" w16du:dateUtc="2025-06-30T09:31:00Z"/>
          <w:rFonts w:cs="B Nazanin"/>
          <w:sz w:val="24"/>
          <w:szCs w:val="24"/>
        </w:rPr>
      </w:pPr>
      <w:del w:id="618" w:author="غزاله عرفانیان" w:date="2025-06-30T13:01:00Z" w16du:dateUtc="2025-06-30T09:31:00Z">
        <w:r w:rsidRPr="00EA65EA" w:rsidDel="005D2AA0">
          <w:rPr>
            <w:rFonts w:cs="B Nazanin"/>
            <w:b/>
            <w:bCs/>
            <w:sz w:val="24"/>
            <w:szCs w:val="24"/>
            <w:rtl/>
          </w:rPr>
          <w:delText>شناسایی فرصت‌های پژوهشی</w:delText>
        </w:r>
        <w:r w:rsidRPr="00EA65EA" w:rsidDel="005D2AA0">
          <w:rPr>
            <w:rFonts w:cs="B Nazanin"/>
            <w:sz w:val="24"/>
            <w:szCs w:val="24"/>
          </w:rPr>
          <w:delText xml:space="preserve">: </w:delText>
        </w:r>
        <w:r w:rsidRPr="00EA65EA" w:rsidDel="005D2AA0">
          <w:rPr>
            <w:rFonts w:cs="B Nazanin"/>
            <w:sz w:val="24"/>
            <w:szCs w:val="24"/>
            <w:rtl/>
          </w:rPr>
          <w:delText>شناسایی حوزه‌های دارای پتانسیل بالا برای نوآوری</w:delText>
        </w:r>
        <w:r w:rsidRPr="00EA65EA" w:rsidDel="005D2AA0">
          <w:rPr>
            <w:rFonts w:cs="B Nazanin"/>
            <w:sz w:val="24"/>
            <w:szCs w:val="24"/>
          </w:rPr>
          <w:delText>.</w:delText>
        </w:r>
      </w:del>
    </w:p>
    <w:p w14:paraId="1A566E0B" w14:textId="60A3DC8E" w:rsidR="00DA5674" w:rsidRPr="00EA65EA" w:rsidDel="005D2AA0" w:rsidRDefault="00DA5674" w:rsidP="00EA65EA">
      <w:pPr>
        <w:numPr>
          <w:ilvl w:val="0"/>
          <w:numId w:val="2"/>
        </w:numPr>
        <w:bidi/>
        <w:jc w:val="both"/>
        <w:rPr>
          <w:del w:id="619" w:author="غزاله عرفانیان" w:date="2025-06-30T13:01:00Z" w16du:dateUtc="2025-06-30T09:31:00Z"/>
          <w:rFonts w:cs="B Nazanin"/>
          <w:sz w:val="24"/>
          <w:szCs w:val="24"/>
        </w:rPr>
      </w:pPr>
      <w:del w:id="620" w:author="غزاله عرفانیان" w:date="2025-06-30T13:01:00Z" w16du:dateUtc="2025-06-30T09:31:00Z">
        <w:r w:rsidRPr="00EA65EA" w:rsidDel="005D2AA0">
          <w:rPr>
            <w:rFonts w:cs="B Nazanin"/>
            <w:b/>
            <w:bCs/>
            <w:sz w:val="24"/>
            <w:szCs w:val="24"/>
            <w:rtl/>
          </w:rPr>
          <w:delText>پیش‌بینی آینده پژوهشی</w:delText>
        </w:r>
        <w:r w:rsidRPr="00EA65EA" w:rsidDel="005D2AA0">
          <w:rPr>
            <w:rFonts w:cs="B Nazanin"/>
            <w:sz w:val="24"/>
            <w:szCs w:val="24"/>
          </w:rPr>
          <w:delText xml:space="preserve">: </w:delText>
        </w:r>
        <w:r w:rsidRPr="00EA65EA" w:rsidDel="005D2AA0">
          <w:rPr>
            <w:rFonts w:cs="B Nazanin"/>
            <w:sz w:val="24"/>
            <w:szCs w:val="24"/>
            <w:rtl/>
          </w:rPr>
          <w:delText>تحلیل موضوعات ترند به پژوهشگران و سیاست‌گذاران کمک می‌کند تا مسیرهای آینده پژوهشی را پیش‌بینی کنند</w:delText>
        </w:r>
        <w:r w:rsidRPr="00EA65EA" w:rsidDel="005D2AA0">
          <w:rPr>
            <w:rFonts w:cs="B Nazanin"/>
            <w:sz w:val="24"/>
            <w:szCs w:val="24"/>
          </w:rPr>
          <w:delText>.</w:delText>
        </w:r>
      </w:del>
    </w:p>
    <w:p w14:paraId="00C84A9B" w14:textId="0D800500" w:rsidR="00DA5674" w:rsidRPr="00EA65EA" w:rsidDel="005D2AA0" w:rsidRDefault="00DA5674" w:rsidP="00EA65EA">
      <w:pPr>
        <w:numPr>
          <w:ilvl w:val="0"/>
          <w:numId w:val="2"/>
        </w:numPr>
        <w:bidi/>
        <w:jc w:val="both"/>
        <w:rPr>
          <w:del w:id="621" w:author="غزاله عرفانیان" w:date="2025-06-30T13:01:00Z" w16du:dateUtc="2025-06-30T09:31:00Z"/>
          <w:rFonts w:cs="B Nazanin"/>
          <w:sz w:val="24"/>
          <w:szCs w:val="24"/>
        </w:rPr>
      </w:pPr>
      <w:del w:id="622" w:author="غزاله عرفانیان" w:date="2025-06-30T13:01:00Z" w16du:dateUtc="2025-06-30T09:31:00Z">
        <w:r w:rsidRPr="00EA65EA" w:rsidDel="005D2AA0">
          <w:rPr>
            <w:rFonts w:cs="B Nazanin"/>
            <w:b/>
            <w:bCs/>
            <w:sz w:val="24"/>
            <w:szCs w:val="24"/>
            <w:rtl/>
          </w:rPr>
          <w:delText>ارتقای سطح همکاری‌های میان‌رشته‌ای</w:delText>
        </w:r>
        <w:r w:rsidRPr="00EA65EA" w:rsidDel="005D2AA0">
          <w:rPr>
            <w:rFonts w:cs="B Nazanin"/>
            <w:sz w:val="24"/>
            <w:szCs w:val="24"/>
          </w:rPr>
          <w:delText xml:space="preserve">: </w:delText>
        </w:r>
        <w:r w:rsidRPr="00EA65EA" w:rsidDel="005D2AA0">
          <w:rPr>
            <w:rFonts w:cs="B Nazanin"/>
            <w:sz w:val="24"/>
            <w:szCs w:val="24"/>
            <w:rtl/>
          </w:rPr>
          <w:delText>موضوعات ترند اغلب در نقاط هم‌پوشانی چند رشته قرار دارند و فرصت‌هایی برای همکاری میان‌رشته‌ای فراهم می‌کنند</w:delText>
        </w:r>
        <w:r w:rsidRPr="00EA65EA" w:rsidDel="005D2AA0">
          <w:rPr>
            <w:rFonts w:cs="B Nazanin"/>
            <w:sz w:val="24"/>
            <w:szCs w:val="24"/>
          </w:rPr>
          <w:delText>.</w:delText>
        </w:r>
      </w:del>
    </w:p>
    <w:p w14:paraId="2DDA50C5" w14:textId="27A987E7" w:rsidR="00DA5674" w:rsidRPr="00EA65EA" w:rsidDel="005D2AA0" w:rsidRDefault="00DA5674" w:rsidP="00EA65EA">
      <w:pPr>
        <w:bidi/>
        <w:jc w:val="both"/>
        <w:rPr>
          <w:del w:id="623" w:author="غزاله عرفانیان" w:date="2025-06-30T13:01:00Z" w16du:dateUtc="2025-06-30T09:31:00Z"/>
          <w:rFonts w:cs="B Nazanin"/>
          <w:sz w:val="24"/>
          <w:szCs w:val="24"/>
          <w:rtl/>
        </w:rPr>
      </w:pPr>
      <w:del w:id="624" w:author="غزاله عرفانیان" w:date="2025-06-30T13:01:00Z" w16du:dateUtc="2025-06-30T09:31:00Z">
        <w:r w:rsidRPr="00EA65EA" w:rsidDel="005D2AA0">
          <w:rPr>
            <w:rFonts w:cs="B Nazanin"/>
            <w:sz w:val="24"/>
            <w:szCs w:val="24"/>
            <w:rtl/>
          </w:rPr>
          <w:delText xml:space="preserve">- </w:delText>
        </w:r>
        <w:r w:rsidRPr="00EA65EA" w:rsidDel="005D2AA0">
          <w:rPr>
            <w:rFonts w:cs="B Nazanin" w:hint="cs"/>
            <w:sz w:val="24"/>
            <w:szCs w:val="24"/>
            <w:rtl/>
          </w:rPr>
          <w:delText xml:space="preserve">شناخت علایق و سلایق پژوهشی دانشجویان رشته عم اطلاعات و دانش شناسی در سال های گذشته </w:delText>
        </w:r>
      </w:del>
    </w:p>
    <w:p w14:paraId="1D5C4543" w14:textId="0931E82F" w:rsidR="00DA5674" w:rsidRPr="00EA65EA" w:rsidDel="005D2AA0" w:rsidRDefault="00DA5674" w:rsidP="00EA65EA">
      <w:pPr>
        <w:bidi/>
        <w:jc w:val="both"/>
        <w:rPr>
          <w:del w:id="625" w:author="غزاله عرفانیان" w:date="2025-06-30T13:01:00Z" w16du:dateUtc="2025-06-30T09:31:00Z"/>
          <w:rFonts w:cs="B Nazanin"/>
          <w:sz w:val="24"/>
          <w:szCs w:val="24"/>
        </w:rPr>
      </w:pPr>
      <w:del w:id="626" w:author="غزاله عرفانیان" w:date="2025-06-30T13:01:00Z" w16du:dateUtc="2025-06-30T09:31:00Z">
        <w:r w:rsidRPr="00EA65EA" w:rsidDel="005D2AA0">
          <w:rPr>
            <w:rFonts w:cs="B Nazanin" w:hint="cs"/>
            <w:sz w:val="24"/>
            <w:szCs w:val="24"/>
            <w:rtl/>
          </w:rPr>
          <w:delText xml:space="preserve">- بررسی تاثیر فناوری بر شکل گیری موضوعات پژوهشی </w:delText>
        </w:r>
      </w:del>
    </w:p>
    <w:p w14:paraId="64B598FC" w14:textId="2B8A46BA" w:rsidR="00DA5674" w:rsidRPr="00EA65EA" w:rsidDel="005D2AA0" w:rsidRDefault="00DA5674" w:rsidP="00EA65EA">
      <w:pPr>
        <w:bidi/>
        <w:jc w:val="both"/>
        <w:rPr>
          <w:del w:id="627" w:author="غزاله عرفانیان" w:date="2025-06-30T13:01:00Z" w16du:dateUtc="2025-06-30T09:31:00Z"/>
          <w:rFonts w:cs="B Nazanin"/>
          <w:sz w:val="24"/>
          <w:szCs w:val="24"/>
        </w:rPr>
      </w:pPr>
      <w:del w:id="628" w:author="غزاله عرفانیان" w:date="2025-06-30T13:01:00Z" w16du:dateUtc="2025-06-30T09:31:00Z">
        <w:r w:rsidRPr="00EA65EA" w:rsidDel="005D2AA0">
          <w:rPr>
            <w:rFonts w:cs="B Nazanin" w:hint="cs"/>
            <w:sz w:val="24"/>
            <w:szCs w:val="24"/>
            <w:rtl/>
          </w:rPr>
          <w:delText>این</w:delText>
        </w:r>
        <w:r w:rsidRPr="00EA65EA" w:rsidDel="005D2AA0">
          <w:rPr>
            <w:rFonts w:cs="B Nazanin"/>
            <w:sz w:val="24"/>
            <w:szCs w:val="24"/>
            <w:rtl/>
          </w:rPr>
          <w:delText xml:space="preserve"> </w:delText>
        </w:r>
        <w:r w:rsidRPr="00EA65EA" w:rsidDel="005D2AA0">
          <w:rPr>
            <w:rFonts w:cs="B Nazanin" w:hint="cs"/>
            <w:sz w:val="24"/>
            <w:szCs w:val="24"/>
            <w:rtl/>
          </w:rPr>
          <w:delText>اهداف</w:delText>
        </w:r>
        <w:r w:rsidRPr="00EA65EA" w:rsidDel="005D2AA0">
          <w:rPr>
            <w:rFonts w:cs="B Nazanin"/>
            <w:sz w:val="24"/>
            <w:szCs w:val="24"/>
            <w:rtl/>
          </w:rPr>
          <w:delText xml:space="preserve"> </w:delText>
        </w:r>
        <w:r w:rsidRPr="00EA65EA" w:rsidDel="005D2AA0">
          <w:rPr>
            <w:rFonts w:cs="B Nazanin" w:hint="cs"/>
            <w:sz w:val="24"/>
            <w:szCs w:val="24"/>
            <w:rtl/>
          </w:rPr>
          <w:delText>به</w:delText>
        </w:r>
        <w:r w:rsidRPr="00EA65EA" w:rsidDel="005D2AA0">
          <w:rPr>
            <w:rFonts w:cs="B Nazanin"/>
            <w:sz w:val="24"/>
            <w:szCs w:val="24"/>
            <w:rtl/>
          </w:rPr>
          <w:delText xml:space="preserve"> </w:delText>
        </w:r>
        <w:r w:rsidRPr="00EA65EA" w:rsidDel="005D2AA0">
          <w:rPr>
            <w:rFonts w:cs="B Nazanin" w:hint="cs"/>
            <w:sz w:val="24"/>
            <w:szCs w:val="24"/>
            <w:rtl/>
          </w:rPr>
          <w:delText>شناسایی</w:delText>
        </w:r>
        <w:r w:rsidRPr="00EA65EA" w:rsidDel="005D2AA0">
          <w:rPr>
            <w:rFonts w:cs="B Nazanin"/>
            <w:sz w:val="24"/>
            <w:szCs w:val="24"/>
            <w:rtl/>
          </w:rPr>
          <w:delText xml:space="preserve"> </w:delText>
        </w:r>
        <w:r w:rsidRPr="00EA65EA" w:rsidDel="005D2AA0">
          <w:rPr>
            <w:rFonts w:cs="B Nazanin" w:hint="cs"/>
            <w:sz w:val="24"/>
            <w:szCs w:val="24"/>
            <w:rtl/>
          </w:rPr>
          <w:delText>و</w:delText>
        </w:r>
        <w:r w:rsidRPr="00EA65EA" w:rsidDel="005D2AA0">
          <w:rPr>
            <w:rFonts w:cs="B Nazanin"/>
            <w:sz w:val="24"/>
            <w:szCs w:val="24"/>
            <w:rtl/>
          </w:rPr>
          <w:delText xml:space="preserve"> </w:delText>
        </w:r>
        <w:r w:rsidRPr="00EA65EA" w:rsidDel="005D2AA0">
          <w:rPr>
            <w:rFonts w:cs="B Nazanin" w:hint="cs"/>
            <w:sz w:val="24"/>
            <w:szCs w:val="24"/>
            <w:rtl/>
          </w:rPr>
          <w:delText>تحلیل</w:delText>
        </w:r>
        <w:r w:rsidRPr="00EA65EA" w:rsidDel="005D2AA0">
          <w:rPr>
            <w:rFonts w:cs="B Nazanin"/>
            <w:sz w:val="24"/>
            <w:szCs w:val="24"/>
            <w:rtl/>
          </w:rPr>
          <w:delText xml:space="preserve"> </w:delText>
        </w:r>
        <w:r w:rsidRPr="00EA65EA" w:rsidDel="005D2AA0">
          <w:rPr>
            <w:rFonts w:cs="B Nazanin" w:hint="cs"/>
            <w:sz w:val="24"/>
            <w:szCs w:val="24"/>
            <w:rtl/>
          </w:rPr>
          <w:delText>روندها</w:delText>
        </w:r>
        <w:r w:rsidRPr="00EA65EA" w:rsidDel="005D2AA0">
          <w:rPr>
            <w:rFonts w:cs="B Nazanin"/>
            <w:sz w:val="24"/>
            <w:szCs w:val="24"/>
            <w:rtl/>
          </w:rPr>
          <w:delText xml:space="preserve"> </w:delText>
        </w:r>
        <w:r w:rsidRPr="00EA65EA" w:rsidDel="005D2AA0">
          <w:rPr>
            <w:rFonts w:cs="B Nazanin" w:hint="cs"/>
            <w:sz w:val="24"/>
            <w:szCs w:val="24"/>
            <w:rtl/>
          </w:rPr>
          <w:delText>و</w:delText>
        </w:r>
        <w:r w:rsidRPr="00EA65EA" w:rsidDel="005D2AA0">
          <w:rPr>
            <w:rFonts w:cs="B Nazanin"/>
            <w:sz w:val="24"/>
            <w:szCs w:val="24"/>
            <w:rtl/>
          </w:rPr>
          <w:delText xml:space="preserve"> </w:delText>
        </w:r>
        <w:r w:rsidRPr="00EA65EA" w:rsidDel="005D2AA0">
          <w:rPr>
            <w:rFonts w:cs="B Nazanin" w:hint="cs"/>
            <w:sz w:val="24"/>
            <w:szCs w:val="24"/>
            <w:rtl/>
          </w:rPr>
          <w:delText>تغییرات</w:delText>
        </w:r>
        <w:r w:rsidRPr="00EA65EA" w:rsidDel="005D2AA0">
          <w:rPr>
            <w:rFonts w:cs="B Nazanin"/>
            <w:sz w:val="24"/>
            <w:szCs w:val="24"/>
            <w:rtl/>
          </w:rPr>
          <w:delText xml:space="preserve"> </w:delText>
        </w:r>
        <w:r w:rsidRPr="00EA65EA" w:rsidDel="005D2AA0">
          <w:rPr>
            <w:rFonts w:cs="B Nazanin" w:hint="cs"/>
            <w:sz w:val="24"/>
            <w:szCs w:val="24"/>
            <w:rtl/>
          </w:rPr>
          <w:delText>موضوعی</w:delText>
        </w:r>
        <w:r w:rsidRPr="00EA65EA" w:rsidDel="005D2AA0">
          <w:rPr>
            <w:rFonts w:cs="B Nazanin"/>
            <w:sz w:val="24"/>
            <w:szCs w:val="24"/>
            <w:rtl/>
          </w:rPr>
          <w:delText xml:space="preserve"> </w:delText>
        </w:r>
        <w:r w:rsidRPr="00EA65EA" w:rsidDel="005D2AA0">
          <w:rPr>
            <w:rFonts w:cs="B Nazanin" w:hint="cs"/>
            <w:sz w:val="24"/>
            <w:szCs w:val="24"/>
            <w:rtl/>
          </w:rPr>
          <w:delText>در</w:delText>
        </w:r>
        <w:r w:rsidRPr="00EA65EA" w:rsidDel="005D2AA0">
          <w:rPr>
            <w:rFonts w:cs="B Nazanin"/>
            <w:sz w:val="24"/>
            <w:szCs w:val="24"/>
            <w:rtl/>
          </w:rPr>
          <w:delText xml:space="preserve"> </w:delText>
        </w:r>
        <w:r w:rsidRPr="00EA65EA" w:rsidDel="005D2AA0">
          <w:rPr>
            <w:rFonts w:cs="B Nazanin" w:hint="cs"/>
            <w:sz w:val="24"/>
            <w:szCs w:val="24"/>
            <w:rtl/>
          </w:rPr>
          <w:delText>پایان نامه ها و رساله ها این</w:delText>
        </w:r>
        <w:r w:rsidRPr="00EA65EA" w:rsidDel="005D2AA0">
          <w:rPr>
            <w:rFonts w:cs="B Nazanin"/>
            <w:sz w:val="24"/>
            <w:szCs w:val="24"/>
            <w:rtl/>
          </w:rPr>
          <w:delText xml:space="preserve"> </w:delText>
        </w:r>
        <w:r w:rsidRPr="00EA65EA" w:rsidDel="005D2AA0">
          <w:rPr>
            <w:rFonts w:cs="B Nazanin" w:hint="cs"/>
            <w:sz w:val="24"/>
            <w:szCs w:val="24"/>
            <w:rtl/>
          </w:rPr>
          <w:delText>حوزه</w:delText>
        </w:r>
        <w:r w:rsidRPr="00EA65EA" w:rsidDel="005D2AA0">
          <w:rPr>
            <w:rFonts w:cs="B Nazanin"/>
            <w:sz w:val="24"/>
            <w:szCs w:val="24"/>
            <w:rtl/>
          </w:rPr>
          <w:delText xml:space="preserve"> </w:delText>
        </w:r>
        <w:r w:rsidRPr="00EA65EA" w:rsidDel="005D2AA0">
          <w:rPr>
            <w:rFonts w:cs="B Nazanin" w:hint="cs"/>
            <w:sz w:val="24"/>
            <w:szCs w:val="24"/>
            <w:rtl/>
          </w:rPr>
          <w:delText>کمک</w:delText>
        </w:r>
        <w:r w:rsidRPr="00EA65EA" w:rsidDel="005D2AA0">
          <w:rPr>
            <w:rFonts w:cs="B Nazanin"/>
            <w:sz w:val="24"/>
            <w:szCs w:val="24"/>
            <w:rtl/>
          </w:rPr>
          <w:delText xml:space="preserve"> </w:delText>
        </w:r>
        <w:r w:rsidRPr="00EA65EA" w:rsidDel="005D2AA0">
          <w:rPr>
            <w:rFonts w:cs="B Nazanin" w:hint="cs"/>
            <w:sz w:val="24"/>
            <w:szCs w:val="24"/>
            <w:rtl/>
          </w:rPr>
          <w:delText>خواهد</w:delText>
        </w:r>
        <w:r w:rsidRPr="00EA65EA" w:rsidDel="005D2AA0">
          <w:rPr>
            <w:rFonts w:cs="B Nazanin"/>
            <w:sz w:val="24"/>
            <w:szCs w:val="24"/>
            <w:rtl/>
          </w:rPr>
          <w:delText xml:space="preserve"> </w:delText>
        </w:r>
        <w:r w:rsidRPr="00EA65EA" w:rsidDel="005D2AA0">
          <w:rPr>
            <w:rFonts w:cs="B Nazanin" w:hint="cs"/>
            <w:sz w:val="24"/>
            <w:szCs w:val="24"/>
            <w:rtl/>
          </w:rPr>
          <w:delText>کرد</w:delText>
        </w:r>
        <w:r w:rsidRPr="00EA65EA" w:rsidDel="005D2AA0">
          <w:rPr>
            <w:rFonts w:cs="B Nazanin"/>
            <w:sz w:val="24"/>
            <w:szCs w:val="24"/>
            <w:rtl/>
          </w:rPr>
          <w:delText xml:space="preserve"> </w:delText>
        </w:r>
        <w:r w:rsidRPr="00EA65EA" w:rsidDel="005D2AA0">
          <w:rPr>
            <w:rFonts w:cs="B Nazanin" w:hint="cs"/>
            <w:sz w:val="24"/>
            <w:szCs w:val="24"/>
            <w:rtl/>
          </w:rPr>
          <w:delText>و</w:delText>
        </w:r>
        <w:r w:rsidRPr="00EA65EA" w:rsidDel="005D2AA0">
          <w:rPr>
            <w:rFonts w:cs="B Nazanin"/>
            <w:sz w:val="24"/>
            <w:szCs w:val="24"/>
            <w:rtl/>
          </w:rPr>
          <w:delText xml:space="preserve"> </w:delText>
        </w:r>
        <w:r w:rsidRPr="00EA65EA" w:rsidDel="005D2AA0">
          <w:rPr>
            <w:rFonts w:cs="B Nazanin" w:hint="cs"/>
            <w:sz w:val="24"/>
            <w:szCs w:val="24"/>
            <w:rtl/>
          </w:rPr>
          <w:delText>می‌تواند</w:delText>
        </w:r>
        <w:r w:rsidRPr="00EA65EA" w:rsidDel="005D2AA0">
          <w:rPr>
            <w:rFonts w:cs="B Nazanin"/>
            <w:sz w:val="24"/>
            <w:szCs w:val="24"/>
            <w:rtl/>
          </w:rPr>
          <w:delText xml:space="preserve"> </w:delText>
        </w:r>
        <w:r w:rsidRPr="00EA65EA" w:rsidDel="005D2AA0">
          <w:rPr>
            <w:rFonts w:cs="B Nazanin" w:hint="cs"/>
            <w:sz w:val="24"/>
            <w:szCs w:val="24"/>
            <w:rtl/>
          </w:rPr>
          <w:delText>به</w:delText>
        </w:r>
        <w:r w:rsidRPr="00EA65EA" w:rsidDel="005D2AA0">
          <w:rPr>
            <w:rFonts w:cs="B Nazanin"/>
            <w:sz w:val="24"/>
            <w:szCs w:val="24"/>
            <w:rtl/>
          </w:rPr>
          <w:delText xml:space="preserve"> </w:delText>
        </w:r>
        <w:r w:rsidRPr="00EA65EA" w:rsidDel="005D2AA0">
          <w:rPr>
            <w:rFonts w:cs="B Nazanin" w:hint="cs"/>
            <w:sz w:val="24"/>
            <w:szCs w:val="24"/>
            <w:rtl/>
          </w:rPr>
          <w:delText>درک</w:delText>
        </w:r>
        <w:r w:rsidRPr="00EA65EA" w:rsidDel="005D2AA0">
          <w:rPr>
            <w:rFonts w:cs="B Nazanin"/>
            <w:sz w:val="24"/>
            <w:szCs w:val="24"/>
            <w:rtl/>
          </w:rPr>
          <w:delText xml:space="preserve"> </w:delText>
        </w:r>
        <w:r w:rsidRPr="00EA65EA" w:rsidDel="005D2AA0">
          <w:rPr>
            <w:rFonts w:cs="B Nazanin" w:hint="cs"/>
            <w:sz w:val="24"/>
            <w:szCs w:val="24"/>
            <w:rtl/>
          </w:rPr>
          <w:delText>بهتر</w:delText>
        </w:r>
        <w:r w:rsidRPr="00EA65EA" w:rsidDel="005D2AA0">
          <w:rPr>
            <w:rFonts w:cs="B Nazanin"/>
            <w:sz w:val="24"/>
            <w:szCs w:val="24"/>
            <w:rtl/>
          </w:rPr>
          <w:delText xml:space="preserve"> </w:delText>
        </w:r>
        <w:r w:rsidRPr="00EA65EA" w:rsidDel="005D2AA0">
          <w:rPr>
            <w:rFonts w:cs="B Nazanin" w:hint="cs"/>
            <w:sz w:val="24"/>
            <w:szCs w:val="24"/>
            <w:rtl/>
          </w:rPr>
          <w:delText>تحولات</w:delText>
        </w:r>
        <w:r w:rsidRPr="00EA65EA" w:rsidDel="005D2AA0">
          <w:rPr>
            <w:rFonts w:cs="B Nazanin"/>
            <w:sz w:val="24"/>
            <w:szCs w:val="24"/>
            <w:rtl/>
          </w:rPr>
          <w:delText xml:space="preserve"> </w:delText>
        </w:r>
        <w:r w:rsidRPr="00EA65EA" w:rsidDel="005D2AA0">
          <w:rPr>
            <w:rFonts w:cs="B Nazanin" w:hint="cs"/>
            <w:sz w:val="24"/>
            <w:szCs w:val="24"/>
            <w:rtl/>
          </w:rPr>
          <w:delText>و</w:delText>
        </w:r>
        <w:r w:rsidRPr="00EA65EA" w:rsidDel="005D2AA0">
          <w:rPr>
            <w:rFonts w:cs="B Nazanin"/>
            <w:sz w:val="24"/>
            <w:szCs w:val="24"/>
            <w:rtl/>
          </w:rPr>
          <w:delText xml:space="preserve"> </w:delText>
        </w:r>
        <w:r w:rsidRPr="00EA65EA" w:rsidDel="005D2AA0">
          <w:rPr>
            <w:rFonts w:cs="B Nazanin" w:hint="cs"/>
            <w:sz w:val="24"/>
            <w:szCs w:val="24"/>
            <w:rtl/>
          </w:rPr>
          <w:delText>اولویت‌های</w:delText>
        </w:r>
        <w:r w:rsidRPr="00EA65EA" w:rsidDel="005D2AA0">
          <w:rPr>
            <w:rFonts w:cs="B Nazanin"/>
            <w:sz w:val="24"/>
            <w:szCs w:val="24"/>
            <w:rtl/>
          </w:rPr>
          <w:delText xml:space="preserve"> </w:delText>
        </w:r>
        <w:r w:rsidRPr="00EA65EA" w:rsidDel="005D2AA0">
          <w:rPr>
            <w:rFonts w:cs="B Nazanin" w:hint="cs"/>
            <w:sz w:val="24"/>
            <w:szCs w:val="24"/>
            <w:rtl/>
          </w:rPr>
          <w:delText>پژوهشی</w:delText>
        </w:r>
        <w:r w:rsidRPr="00EA65EA" w:rsidDel="005D2AA0">
          <w:rPr>
            <w:rFonts w:cs="B Nazanin"/>
            <w:sz w:val="24"/>
            <w:szCs w:val="24"/>
            <w:rtl/>
          </w:rPr>
          <w:delText xml:space="preserve"> </w:delText>
        </w:r>
        <w:r w:rsidRPr="00EA65EA" w:rsidDel="005D2AA0">
          <w:rPr>
            <w:rFonts w:cs="B Nazanin" w:hint="cs"/>
            <w:sz w:val="24"/>
            <w:szCs w:val="24"/>
            <w:rtl/>
          </w:rPr>
          <w:delText>در</w:delText>
        </w:r>
        <w:r w:rsidRPr="00EA65EA" w:rsidDel="005D2AA0">
          <w:rPr>
            <w:rFonts w:cs="B Nazanin"/>
            <w:sz w:val="24"/>
            <w:szCs w:val="24"/>
            <w:rtl/>
          </w:rPr>
          <w:delText xml:space="preserve"> </w:delText>
        </w:r>
        <w:r w:rsidRPr="00EA65EA" w:rsidDel="005D2AA0">
          <w:rPr>
            <w:rFonts w:cs="B Nazanin" w:hint="cs"/>
            <w:sz w:val="24"/>
            <w:szCs w:val="24"/>
            <w:rtl/>
          </w:rPr>
          <w:delText>علم</w:delText>
        </w:r>
        <w:r w:rsidRPr="00EA65EA" w:rsidDel="005D2AA0">
          <w:rPr>
            <w:rFonts w:cs="B Nazanin"/>
            <w:sz w:val="24"/>
            <w:szCs w:val="24"/>
            <w:rtl/>
          </w:rPr>
          <w:delText xml:space="preserve"> </w:delText>
        </w:r>
        <w:r w:rsidRPr="00EA65EA" w:rsidDel="005D2AA0">
          <w:rPr>
            <w:rFonts w:cs="B Nazanin" w:hint="cs"/>
            <w:sz w:val="24"/>
            <w:szCs w:val="24"/>
            <w:rtl/>
          </w:rPr>
          <w:delText>اطلاعات</w:delText>
        </w:r>
        <w:r w:rsidRPr="00EA65EA" w:rsidDel="005D2AA0">
          <w:rPr>
            <w:rFonts w:cs="B Nazanin"/>
            <w:sz w:val="24"/>
            <w:szCs w:val="24"/>
            <w:rtl/>
          </w:rPr>
          <w:delText xml:space="preserve"> </w:delText>
        </w:r>
        <w:r w:rsidRPr="00EA65EA" w:rsidDel="005D2AA0">
          <w:rPr>
            <w:rFonts w:cs="B Nazanin" w:hint="cs"/>
            <w:sz w:val="24"/>
            <w:szCs w:val="24"/>
            <w:rtl/>
          </w:rPr>
          <w:delText>و</w:delText>
        </w:r>
        <w:r w:rsidRPr="00EA65EA" w:rsidDel="005D2AA0">
          <w:rPr>
            <w:rFonts w:cs="B Nazanin"/>
            <w:sz w:val="24"/>
            <w:szCs w:val="24"/>
            <w:rtl/>
          </w:rPr>
          <w:delText xml:space="preserve"> </w:delText>
        </w:r>
        <w:r w:rsidRPr="00EA65EA" w:rsidDel="005D2AA0">
          <w:rPr>
            <w:rFonts w:cs="B Nazanin" w:hint="cs"/>
            <w:sz w:val="24"/>
            <w:szCs w:val="24"/>
            <w:rtl/>
          </w:rPr>
          <w:delText>دانش‌شناسی</w:delText>
        </w:r>
        <w:r w:rsidRPr="00EA65EA" w:rsidDel="005D2AA0">
          <w:rPr>
            <w:rFonts w:cs="B Nazanin"/>
            <w:sz w:val="24"/>
            <w:szCs w:val="24"/>
            <w:rtl/>
          </w:rPr>
          <w:delText xml:space="preserve"> </w:delText>
        </w:r>
        <w:r w:rsidRPr="00EA65EA" w:rsidDel="005D2AA0">
          <w:rPr>
            <w:rFonts w:cs="B Nazanin" w:hint="cs"/>
            <w:sz w:val="24"/>
            <w:szCs w:val="24"/>
            <w:rtl/>
          </w:rPr>
          <w:delText>در</w:delText>
        </w:r>
        <w:r w:rsidRPr="00EA65EA" w:rsidDel="005D2AA0">
          <w:rPr>
            <w:rFonts w:cs="B Nazanin"/>
            <w:sz w:val="24"/>
            <w:szCs w:val="24"/>
            <w:rtl/>
          </w:rPr>
          <w:delText xml:space="preserve"> </w:delText>
        </w:r>
        <w:r w:rsidRPr="00EA65EA" w:rsidDel="005D2AA0">
          <w:rPr>
            <w:rFonts w:cs="B Nazanin" w:hint="cs"/>
            <w:sz w:val="24"/>
            <w:szCs w:val="24"/>
            <w:rtl/>
          </w:rPr>
          <w:delText>ایران</w:delText>
        </w:r>
        <w:r w:rsidRPr="00EA65EA" w:rsidDel="005D2AA0">
          <w:rPr>
            <w:rFonts w:cs="B Nazanin"/>
            <w:sz w:val="24"/>
            <w:szCs w:val="24"/>
            <w:rtl/>
          </w:rPr>
          <w:delText xml:space="preserve"> </w:delText>
        </w:r>
        <w:r w:rsidRPr="00EA65EA" w:rsidDel="005D2AA0">
          <w:rPr>
            <w:rFonts w:cs="B Nazanin" w:hint="cs"/>
            <w:sz w:val="24"/>
            <w:szCs w:val="24"/>
            <w:rtl/>
          </w:rPr>
          <w:delText>منجر</w:delText>
        </w:r>
        <w:r w:rsidRPr="00EA65EA" w:rsidDel="005D2AA0">
          <w:rPr>
            <w:rFonts w:cs="B Nazanin"/>
            <w:sz w:val="24"/>
            <w:szCs w:val="24"/>
            <w:rtl/>
          </w:rPr>
          <w:delText xml:space="preserve"> </w:delText>
        </w:r>
        <w:r w:rsidRPr="00EA65EA" w:rsidDel="005D2AA0">
          <w:rPr>
            <w:rFonts w:cs="B Nazanin" w:hint="cs"/>
            <w:sz w:val="24"/>
            <w:szCs w:val="24"/>
            <w:rtl/>
          </w:rPr>
          <w:delText>شود</w:delText>
        </w:r>
        <w:r w:rsidRPr="00EA65EA" w:rsidDel="005D2AA0">
          <w:rPr>
            <w:rFonts w:cs="B Nazanin"/>
            <w:sz w:val="24"/>
            <w:szCs w:val="24"/>
            <w:rtl/>
          </w:rPr>
          <w:delText>.</w:delText>
        </w:r>
      </w:del>
    </w:p>
    <w:p w14:paraId="25DE0CCF" w14:textId="77777777" w:rsidR="007C41C6" w:rsidRPr="007A1968" w:rsidRDefault="007C41C6" w:rsidP="004568BA">
      <w:pPr>
        <w:bidi/>
        <w:jc w:val="both"/>
        <w:rPr>
          <w:rFonts w:asciiTheme="majorHAnsi" w:eastAsiaTheme="majorEastAsia" w:hAnsiTheme="majorHAnsi" w:cs="B Nazanin"/>
          <w:b/>
          <w:bCs/>
          <w:color w:val="0D0D0D" w:themeColor="text1" w:themeTint="F2"/>
          <w:sz w:val="28"/>
          <w:szCs w:val="28"/>
          <w:rPrChange w:id="629" w:author="غزاله عرفانیان" w:date="2025-06-30T13:11:00Z" w16du:dateUtc="2025-06-30T09:41:00Z">
            <w:rPr>
              <w:rFonts w:asciiTheme="majorHAnsi" w:eastAsiaTheme="majorEastAsia" w:hAnsiTheme="majorHAnsi" w:cs="B Nazanin"/>
              <w:color w:val="0D0D0D" w:themeColor="text1" w:themeTint="F2"/>
              <w:sz w:val="24"/>
              <w:szCs w:val="24"/>
            </w:rPr>
          </w:rPrChange>
        </w:rPr>
      </w:pPr>
      <w:r w:rsidRPr="007A1968">
        <w:rPr>
          <w:rFonts w:asciiTheme="majorHAnsi" w:eastAsiaTheme="majorEastAsia" w:hAnsiTheme="majorHAnsi" w:cs="B Nazanin"/>
          <w:b/>
          <w:bCs/>
          <w:color w:val="0D0D0D" w:themeColor="text1" w:themeTint="F2"/>
          <w:sz w:val="28"/>
          <w:szCs w:val="28"/>
          <w:rtl/>
          <w:rPrChange w:id="630" w:author="غزاله عرفانیان" w:date="2025-06-30T13:11:00Z" w16du:dateUtc="2025-06-30T09:41:00Z">
            <w:rPr>
              <w:rFonts w:asciiTheme="majorHAnsi" w:eastAsiaTheme="majorEastAsia" w:hAnsiTheme="majorHAnsi" w:cs="B Nazanin"/>
              <w:color w:val="0D0D0D" w:themeColor="text1" w:themeTint="F2"/>
              <w:sz w:val="24"/>
              <w:szCs w:val="24"/>
              <w:rtl/>
            </w:rPr>
          </w:rPrChange>
        </w:rPr>
        <w:t>سوالات پژوهش</w:t>
      </w:r>
      <w:r w:rsidRPr="007A1968">
        <w:rPr>
          <w:rFonts w:asciiTheme="majorHAnsi" w:eastAsiaTheme="majorEastAsia" w:hAnsiTheme="majorHAnsi" w:cs="B Nazanin"/>
          <w:b/>
          <w:bCs/>
          <w:color w:val="0D0D0D" w:themeColor="text1" w:themeTint="F2"/>
          <w:sz w:val="28"/>
          <w:szCs w:val="28"/>
          <w:rPrChange w:id="631" w:author="غزاله عرفانیان" w:date="2025-06-30T13:11:00Z" w16du:dateUtc="2025-06-30T09:41:00Z">
            <w:rPr>
              <w:rFonts w:asciiTheme="majorHAnsi" w:eastAsiaTheme="majorEastAsia" w:hAnsiTheme="majorHAnsi" w:cs="B Nazanin"/>
              <w:color w:val="0D0D0D" w:themeColor="text1" w:themeTint="F2"/>
              <w:sz w:val="24"/>
              <w:szCs w:val="24"/>
            </w:rPr>
          </w:rPrChange>
        </w:rPr>
        <w:t>:</w:t>
      </w:r>
    </w:p>
    <w:p w14:paraId="529E3245" w14:textId="5C9F8D8F" w:rsidR="007C41C6" w:rsidRPr="00CE4472" w:rsidDel="003047B5" w:rsidRDefault="007C41C6">
      <w:pPr>
        <w:pStyle w:val="ListParagraph"/>
        <w:numPr>
          <w:ilvl w:val="0"/>
          <w:numId w:val="11"/>
        </w:numPr>
        <w:bidi/>
        <w:rPr>
          <w:del w:id="632" w:author="shole arastoopoor" w:date="2025-05-28T09:27:00Z"/>
          <w:rFonts w:asciiTheme="majorHAnsi" w:eastAsiaTheme="majorEastAsia" w:hAnsiTheme="majorHAnsi" w:cs="B Nazanin"/>
          <w:color w:val="0D0D0D" w:themeColor="text1" w:themeTint="F2"/>
          <w:sz w:val="24"/>
          <w:szCs w:val="24"/>
          <w:rPrChange w:id="633" w:author="غزاله عرفانیان" w:date="2025-07-17T08:42:00Z" w16du:dateUtc="2025-07-17T05:12:00Z">
            <w:rPr>
              <w:del w:id="634" w:author="shole arastoopoor" w:date="2025-05-28T09:27:00Z"/>
            </w:rPr>
          </w:rPrChange>
        </w:rPr>
        <w:pPrChange w:id="635" w:author="shole arastoopoor" w:date="2025-05-28T09:28:00Z">
          <w:pPr>
            <w:numPr>
              <w:numId w:val="10"/>
            </w:numPr>
            <w:tabs>
              <w:tab w:val="num" w:pos="720"/>
            </w:tabs>
            <w:bidi/>
            <w:ind w:left="720" w:hanging="360"/>
            <w:jc w:val="both"/>
          </w:pPr>
        </w:pPrChange>
      </w:pPr>
      <w:del w:id="636" w:author="shole arastoopoor" w:date="2025-05-28T09:27:00Z">
        <w:r w:rsidRPr="00CE4472" w:rsidDel="003047B5">
          <w:rPr>
            <w:rFonts w:asciiTheme="majorHAnsi" w:eastAsiaTheme="majorEastAsia" w:hAnsiTheme="majorHAnsi" w:cs="B Nazanin"/>
            <w:color w:val="0D0D0D" w:themeColor="text1" w:themeTint="F2"/>
            <w:sz w:val="24"/>
            <w:szCs w:val="24"/>
            <w:rtl/>
            <w:rPrChange w:id="637" w:author="غزاله عرفانیان" w:date="2025-07-17T08:42:00Z" w16du:dateUtc="2025-07-17T05:12:00Z">
              <w:rPr>
                <w:rtl/>
              </w:rPr>
            </w:rPrChange>
          </w:rPr>
          <w:delText>تحل</w:delText>
        </w:r>
        <w:r w:rsidRPr="00CE4472" w:rsidDel="003047B5">
          <w:rPr>
            <w:rFonts w:asciiTheme="majorHAnsi" w:eastAsiaTheme="majorEastAsia" w:hAnsiTheme="majorHAnsi" w:cs="B Nazanin" w:hint="cs"/>
            <w:color w:val="0D0D0D" w:themeColor="text1" w:themeTint="F2"/>
            <w:sz w:val="24"/>
            <w:szCs w:val="24"/>
            <w:rtl/>
            <w:rPrChange w:id="638" w:author="غزاله عرفانیان" w:date="2025-07-17T08:42:00Z" w16du:dateUtc="2025-07-17T05:12:00Z">
              <w:rPr>
                <w:rFonts w:hint="cs"/>
                <w:rtl/>
              </w:rPr>
            </w:rPrChange>
          </w:rPr>
          <w:delText>ی</w:delText>
        </w:r>
        <w:r w:rsidRPr="00CE4472" w:rsidDel="003047B5">
          <w:rPr>
            <w:rFonts w:asciiTheme="majorHAnsi" w:eastAsiaTheme="majorEastAsia" w:hAnsiTheme="majorHAnsi" w:cs="B Nazanin" w:hint="eastAsia"/>
            <w:color w:val="0D0D0D" w:themeColor="text1" w:themeTint="F2"/>
            <w:sz w:val="24"/>
            <w:szCs w:val="24"/>
            <w:rtl/>
            <w:rPrChange w:id="639" w:author="غزاله عرفانیان" w:date="2025-07-17T08:42:00Z" w16du:dateUtc="2025-07-17T05:12:00Z">
              <w:rPr>
                <w:rFonts w:hint="eastAsia"/>
                <w:rtl/>
              </w:rPr>
            </w:rPrChange>
          </w:rPr>
          <w:delText>ل</w:delText>
        </w:r>
        <w:r w:rsidRPr="00CE4472" w:rsidDel="003047B5">
          <w:rPr>
            <w:rFonts w:asciiTheme="majorHAnsi" w:eastAsiaTheme="majorEastAsia" w:hAnsiTheme="majorHAnsi" w:cs="B Nazanin"/>
            <w:color w:val="0D0D0D" w:themeColor="text1" w:themeTint="F2"/>
            <w:sz w:val="24"/>
            <w:szCs w:val="24"/>
            <w:rtl/>
            <w:rPrChange w:id="640" w:author="غزاله عرفانیان" w:date="2025-07-17T08:42:00Z" w16du:dateUtc="2025-07-17T05:12:00Z">
              <w:rPr>
                <w:rtl/>
              </w:rPr>
            </w:rPrChange>
          </w:rPr>
          <w:delText xml:space="preserve"> روند موضوعات پا</w:delText>
        </w:r>
        <w:r w:rsidRPr="00CE4472" w:rsidDel="003047B5">
          <w:rPr>
            <w:rFonts w:asciiTheme="majorHAnsi" w:eastAsiaTheme="majorEastAsia" w:hAnsiTheme="majorHAnsi" w:cs="B Nazanin" w:hint="cs"/>
            <w:color w:val="0D0D0D" w:themeColor="text1" w:themeTint="F2"/>
            <w:sz w:val="24"/>
            <w:szCs w:val="24"/>
            <w:rtl/>
            <w:rPrChange w:id="641" w:author="غزاله عرفانیان" w:date="2025-07-17T08:42:00Z" w16du:dateUtc="2025-07-17T05:12:00Z">
              <w:rPr>
                <w:rFonts w:hint="cs"/>
                <w:rtl/>
              </w:rPr>
            </w:rPrChange>
          </w:rPr>
          <w:delText>ی</w:delText>
        </w:r>
        <w:r w:rsidRPr="00CE4472" w:rsidDel="003047B5">
          <w:rPr>
            <w:rFonts w:asciiTheme="majorHAnsi" w:eastAsiaTheme="majorEastAsia" w:hAnsiTheme="majorHAnsi" w:cs="B Nazanin" w:hint="eastAsia"/>
            <w:color w:val="0D0D0D" w:themeColor="text1" w:themeTint="F2"/>
            <w:sz w:val="24"/>
            <w:szCs w:val="24"/>
            <w:rtl/>
            <w:rPrChange w:id="642" w:author="غزاله عرفانیان" w:date="2025-07-17T08:42:00Z" w16du:dateUtc="2025-07-17T05:12:00Z">
              <w:rPr>
                <w:rFonts w:hint="eastAsia"/>
                <w:rtl/>
              </w:rPr>
            </w:rPrChange>
          </w:rPr>
          <w:delText>ان‌نامه‌ها</w:delText>
        </w:r>
        <w:r w:rsidRPr="00CE4472" w:rsidDel="003047B5">
          <w:rPr>
            <w:rFonts w:asciiTheme="majorHAnsi" w:eastAsiaTheme="majorEastAsia" w:hAnsiTheme="majorHAnsi" w:cs="B Nazanin"/>
            <w:color w:val="0D0D0D" w:themeColor="text1" w:themeTint="F2"/>
            <w:sz w:val="24"/>
            <w:szCs w:val="24"/>
            <w:rtl/>
            <w:rPrChange w:id="643" w:author="غزاله عرفانیان" w:date="2025-07-17T08:42:00Z" w16du:dateUtc="2025-07-17T05:12:00Z">
              <w:rPr>
                <w:rtl/>
              </w:rPr>
            </w:rPrChange>
          </w:rPr>
          <w:delText xml:space="preserve"> در بازه‌ها</w:delText>
        </w:r>
        <w:r w:rsidRPr="00CE4472" w:rsidDel="003047B5">
          <w:rPr>
            <w:rFonts w:asciiTheme="majorHAnsi" w:eastAsiaTheme="majorEastAsia" w:hAnsiTheme="majorHAnsi" w:cs="B Nazanin" w:hint="cs"/>
            <w:color w:val="0D0D0D" w:themeColor="text1" w:themeTint="F2"/>
            <w:sz w:val="24"/>
            <w:szCs w:val="24"/>
            <w:rtl/>
            <w:rPrChange w:id="644" w:author="غزاله عرفانیان" w:date="2025-07-17T08:42:00Z" w16du:dateUtc="2025-07-17T05:12:00Z">
              <w:rPr>
                <w:rFonts w:hint="cs"/>
                <w:rtl/>
              </w:rPr>
            </w:rPrChange>
          </w:rPr>
          <w:delText>ی</w:delText>
        </w:r>
        <w:r w:rsidRPr="00CE4472" w:rsidDel="003047B5">
          <w:rPr>
            <w:rFonts w:asciiTheme="majorHAnsi" w:eastAsiaTheme="majorEastAsia" w:hAnsiTheme="majorHAnsi" w:cs="B Nazanin"/>
            <w:color w:val="0D0D0D" w:themeColor="text1" w:themeTint="F2"/>
            <w:sz w:val="24"/>
            <w:szCs w:val="24"/>
            <w:rtl/>
            <w:rPrChange w:id="645" w:author="غزاله عرفانیان" w:date="2025-07-17T08:42:00Z" w16du:dateUtc="2025-07-17T05:12:00Z">
              <w:rPr>
                <w:rtl/>
              </w:rPr>
            </w:rPrChange>
          </w:rPr>
          <w:delText xml:space="preserve"> زمان</w:delText>
        </w:r>
        <w:r w:rsidRPr="00CE4472" w:rsidDel="003047B5">
          <w:rPr>
            <w:rFonts w:asciiTheme="majorHAnsi" w:eastAsiaTheme="majorEastAsia" w:hAnsiTheme="majorHAnsi" w:cs="B Nazanin" w:hint="cs"/>
            <w:color w:val="0D0D0D" w:themeColor="text1" w:themeTint="F2"/>
            <w:sz w:val="24"/>
            <w:szCs w:val="24"/>
            <w:rtl/>
            <w:rPrChange w:id="646" w:author="غزاله عرفانیان" w:date="2025-07-17T08:42:00Z" w16du:dateUtc="2025-07-17T05:12:00Z">
              <w:rPr>
                <w:rFonts w:hint="cs"/>
                <w:rtl/>
              </w:rPr>
            </w:rPrChange>
          </w:rPr>
          <w:delText>ی</w:delText>
        </w:r>
        <w:r w:rsidRPr="00CE4472" w:rsidDel="003047B5">
          <w:rPr>
            <w:rFonts w:asciiTheme="majorHAnsi" w:eastAsiaTheme="majorEastAsia" w:hAnsiTheme="majorHAnsi" w:cs="B Nazanin"/>
            <w:color w:val="0D0D0D" w:themeColor="text1" w:themeTint="F2"/>
            <w:sz w:val="24"/>
            <w:szCs w:val="24"/>
            <w:rtl/>
            <w:rPrChange w:id="647" w:author="غزاله عرفانیان" w:date="2025-07-17T08:42:00Z" w16du:dateUtc="2025-07-17T05:12:00Z">
              <w:rPr>
                <w:rtl/>
              </w:rPr>
            </w:rPrChange>
          </w:rPr>
          <w:delText xml:space="preserve"> </w:delText>
        </w:r>
      </w:del>
      <w:del w:id="648" w:author="shole arastoopoor" w:date="2025-05-28T09:26:00Z">
        <w:r w:rsidRPr="00CE4472" w:rsidDel="003047B5">
          <w:rPr>
            <w:rFonts w:asciiTheme="majorHAnsi" w:eastAsiaTheme="majorEastAsia" w:hAnsiTheme="majorHAnsi" w:cs="B Nazanin"/>
            <w:color w:val="0D0D0D" w:themeColor="text1" w:themeTint="F2"/>
            <w:sz w:val="24"/>
            <w:szCs w:val="24"/>
            <w:rtl/>
            <w:rPrChange w:id="649" w:author="غزاله عرفانیان" w:date="2025-07-17T08:42:00Z" w16du:dateUtc="2025-07-17T05:12:00Z">
              <w:rPr>
                <w:rtl/>
              </w:rPr>
            </w:rPrChange>
          </w:rPr>
          <w:delText xml:space="preserve">سه تا </w:delText>
        </w:r>
      </w:del>
      <w:del w:id="650" w:author="shole arastoopoor" w:date="2025-05-28T09:27:00Z">
        <w:r w:rsidRPr="00CE4472" w:rsidDel="003047B5">
          <w:rPr>
            <w:rFonts w:asciiTheme="majorHAnsi" w:eastAsiaTheme="majorEastAsia" w:hAnsiTheme="majorHAnsi" w:cs="B Nazanin"/>
            <w:color w:val="0D0D0D" w:themeColor="text1" w:themeTint="F2"/>
            <w:sz w:val="24"/>
            <w:szCs w:val="24"/>
            <w:rtl/>
            <w:rPrChange w:id="651" w:author="غزاله عرفانیان" w:date="2025-07-17T08:42:00Z" w16du:dateUtc="2025-07-17T05:12:00Z">
              <w:rPr>
                <w:rtl/>
              </w:rPr>
            </w:rPrChange>
          </w:rPr>
          <w:delText>پنج‌ساله</w:delText>
        </w:r>
      </w:del>
    </w:p>
    <w:p w14:paraId="19FB6F70" w14:textId="5AEFDDA1" w:rsidR="007C41C6" w:rsidRPr="00CE4472" w:rsidDel="003047B5" w:rsidRDefault="007C41C6" w:rsidP="003047B5">
      <w:pPr>
        <w:pStyle w:val="ListParagraph"/>
        <w:numPr>
          <w:ilvl w:val="0"/>
          <w:numId w:val="11"/>
        </w:numPr>
        <w:bidi/>
        <w:rPr>
          <w:del w:id="652" w:author="shole arastoopoor" w:date="2025-05-28T09:27:00Z"/>
          <w:rFonts w:cs="B Nazanin"/>
          <w:rPrChange w:id="653" w:author="غزاله عرفانیان" w:date="2025-07-17T08:42:00Z" w16du:dateUtc="2025-07-17T05:12:00Z">
            <w:rPr>
              <w:del w:id="654" w:author="shole arastoopoor" w:date="2025-05-28T09:27:00Z"/>
            </w:rPr>
          </w:rPrChange>
        </w:rPr>
      </w:pPr>
      <w:commentRangeStart w:id="655"/>
      <w:del w:id="656" w:author="shole arastoopoor" w:date="2025-05-28T09:27:00Z">
        <w:r w:rsidRPr="00CE4472" w:rsidDel="003047B5">
          <w:rPr>
            <w:rFonts w:cs="B Nazanin"/>
            <w:rtl/>
            <w:rPrChange w:id="657" w:author="غزاله عرفانیان" w:date="2025-07-17T08:42:00Z" w16du:dateUtc="2025-07-17T05:12:00Z">
              <w:rPr>
                <w:rtl/>
              </w:rPr>
            </w:rPrChange>
          </w:rPr>
          <w:delText>چه روندها</w:delText>
        </w:r>
        <w:r w:rsidRPr="00CE4472" w:rsidDel="003047B5">
          <w:rPr>
            <w:rFonts w:cs="B Nazanin" w:hint="cs"/>
            <w:rtl/>
            <w:rPrChange w:id="658" w:author="غزاله عرفانیان" w:date="2025-07-17T08:42:00Z" w16du:dateUtc="2025-07-17T05:12:00Z">
              <w:rPr>
                <w:rFonts w:hint="cs"/>
                <w:rtl/>
              </w:rPr>
            </w:rPrChange>
          </w:rPr>
          <w:delText>یی</w:delText>
        </w:r>
        <w:r w:rsidRPr="00CE4472" w:rsidDel="003047B5">
          <w:rPr>
            <w:rFonts w:cs="B Nazanin"/>
            <w:rtl/>
            <w:rPrChange w:id="659" w:author="غزاله عرفانیان" w:date="2025-07-17T08:42:00Z" w16du:dateUtc="2025-07-17T05:12:00Z">
              <w:rPr>
                <w:rtl/>
              </w:rPr>
            </w:rPrChange>
          </w:rPr>
          <w:delText xml:space="preserve"> </w:delText>
        </w:r>
        <w:commentRangeEnd w:id="655"/>
        <w:r w:rsidR="00A81A01" w:rsidRPr="00CE4472" w:rsidDel="003047B5">
          <w:rPr>
            <w:rStyle w:val="CommentReference"/>
            <w:rFonts w:cs="B Nazanin"/>
            <w:rtl/>
            <w:rPrChange w:id="660" w:author="غزاله عرفانیان" w:date="2025-07-17T08:42:00Z" w16du:dateUtc="2025-07-17T05:12:00Z">
              <w:rPr>
                <w:rStyle w:val="CommentReference"/>
                <w:rtl/>
              </w:rPr>
            </w:rPrChange>
          </w:rPr>
          <w:commentReference w:id="655"/>
        </w:r>
        <w:r w:rsidRPr="00CE4472" w:rsidDel="003047B5">
          <w:rPr>
            <w:rFonts w:cs="B Nazanin"/>
            <w:rtl/>
            <w:rPrChange w:id="661" w:author="غزاله عرفانیان" w:date="2025-07-17T08:42:00Z" w16du:dateUtc="2025-07-17T05:12:00Z">
              <w:rPr>
                <w:rtl/>
              </w:rPr>
            </w:rPrChange>
          </w:rPr>
          <w:delText>در انتخاب</w:delText>
        </w:r>
      </w:del>
      <w:ins w:id="662" w:author="shole arastoopoor" w:date="2025-05-28T09:27:00Z">
        <w:r w:rsidR="003047B5" w:rsidRPr="00CE4472">
          <w:rPr>
            <w:rFonts w:cs="B Nazanin" w:hint="eastAsia"/>
            <w:rtl/>
            <w:rPrChange w:id="663" w:author="غزاله عرفانیان" w:date="2025-07-17T08:42:00Z" w16du:dateUtc="2025-07-17T05:12:00Z">
              <w:rPr>
                <w:rFonts w:hint="eastAsia"/>
                <w:rtl/>
              </w:rPr>
            </w:rPrChange>
          </w:rPr>
          <w:t>روند</w:t>
        </w:r>
        <w:r w:rsidR="003047B5" w:rsidRPr="00CE4472">
          <w:rPr>
            <w:rFonts w:cs="B Nazanin"/>
            <w:rtl/>
            <w:rPrChange w:id="664" w:author="غزاله عرفانیان" w:date="2025-07-17T08:42:00Z" w16du:dateUtc="2025-07-17T05:12:00Z">
              <w:rPr>
                <w:rtl/>
              </w:rPr>
            </w:rPrChange>
          </w:rPr>
          <w:t xml:space="preserve"> تغ</w:t>
        </w:r>
        <w:r w:rsidR="003047B5" w:rsidRPr="00CE4472">
          <w:rPr>
            <w:rFonts w:cs="B Nazanin" w:hint="cs"/>
            <w:rtl/>
            <w:rPrChange w:id="665" w:author="غزاله عرفانیان" w:date="2025-07-17T08:42:00Z" w16du:dateUtc="2025-07-17T05:12:00Z">
              <w:rPr>
                <w:rFonts w:hint="cs"/>
                <w:rtl/>
              </w:rPr>
            </w:rPrChange>
          </w:rPr>
          <w:t>یی</w:t>
        </w:r>
        <w:r w:rsidR="003047B5" w:rsidRPr="00CE4472">
          <w:rPr>
            <w:rFonts w:cs="B Nazanin" w:hint="eastAsia"/>
            <w:rtl/>
            <w:rPrChange w:id="666" w:author="غزاله عرفانیان" w:date="2025-07-17T08:42:00Z" w16du:dateUtc="2025-07-17T05:12:00Z">
              <w:rPr>
                <w:rFonts w:hint="eastAsia"/>
                <w:rtl/>
              </w:rPr>
            </w:rPrChange>
          </w:rPr>
          <w:t>رات</w:t>
        </w:r>
        <w:r w:rsidR="003047B5" w:rsidRPr="00CE4472">
          <w:rPr>
            <w:rFonts w:cs="B Nazanin"/>
            <w:rtl/>
            <w:rPrChange w:id="667" w:author="غزاله عرفانیان" w:date="2025-07-17T08:42:00Z" w16du:dateUtc="2025-07-17T05:12:00Z">
              <w:rPr>
                <w:rtl/>
              </w:rPr>
            </w:rPrChange>
          </w:rPr>
          <w:t xml:space="preserve"> موضوع</w:t>
        </w:r>
        <w:r w:rsidR="003047B5" w:rsidRPr="00CE4472">
          <w:rPr>
            <w:rFonts w:cs="B Nazanin" w:hint="cs"/>
            <w:rtl/>
            <w:rPrChange w:id="668" w:author="غزاله عرفانیان" w:date="2025-07-17T08:42:00Z" w16du:dateUtc="2025-07-17T05:12:00Z">
              <w:rPr>
                <w:rFonts w:hint="cs"/>
                <w:rtl/>
              </w:rPr>
            </w:rPrChange>
          </w:rPr>
          <w:t>ی</w:t>
        </w:r>
        <w:r w:rsidR="003047B5" w:rsidRPr="00CE4472">
          <w:rPr>
            <w:rFonts w:cs="B Nazanin"/>
            <w:rtl/>
            <w:rPrChange w:id="669" w:author="غزاله عرفانیان" w:date="2025-07-17T08:42:00Z" w16du:dateUtc="2025-07-17T05:12:00Z">
              <w:rPr>
                <w:rtl/>
              </w:rPr>
            </w:rPrChange>
          </w:rPr>
          <w:t xml:space="preserve"> پا</w:t>
        </w:r>
        <w:r w:rsidR="003047B5" w:rsidRPr="00CE4472">
          <w:rPr>
            <w:rFonts w:cs="B Nazanin" w:hint="cs"/>
            <w:rtl/>
            <w:rPrChange w:id="670" w:author="غزاله عرفانیان" w:date="2025-07-17T08:42:00Z" w16du:dateUtc="2025-07-17T05:12:00Z">
              <w:rPr>
                <w:rFonts w:hint="cs"/>
                <w:rtl/>
              </w:rPr>
            </w:rPrChange>
          </w:rPr>
          <w:t>ی</w:t>
        </w:r>
        <w:r w:rsidR="003047B5" w:rsidRPr="00CE4472">
          <w:rPr>
            <w:rFonts w:cs="B Nazanin" w:hint="eastAsia"/>
            <w:rtl/>
            <w:rPrChange w:id="671" w:author="غزاله عرفانیان" w:date="2025-07-17T08:42:00Z" w16du:dateUtc="2025-07-17T05:12:00Z">
              <w:rPr>
                <w:rFonts w:hint="eastAsia"/>
                <w:rtl/>
              </w:rPr>
            </w:rPrChange>
          </w:rPr>
          <w:t>ان</w:t>
        </w:r>
        <w:r w:rsidR="003047B5" w:rsidRPr="00CE4472">
          <w:rPr>
            <w:rFonts w:cs="B Nazanin"/>
            <w:rtl/>
            <w:rPrChange w:id="672" w:author="غزاله عرفانیان" w:date="2025-07-17T08:42:00Z" w16du:dateUtc="2025-07-17T05:12:00Z">
              <w:rPr>
                <w:rtl/>
              </w:rPr>
            </w:rPrChange>
          </w:rPr>
          <w:t xml:space="preserve"> نامه ها</w:t>
        </w:r>
        <w:r w:rsidR="003047B5" w:rsidRPr="00CE4472">
          <w:rPr>
            <w:rFonts w:cs="B Nazanin" w:hint="cs"/>
            <w:rtl/>
            <w:rPrChange w:id="673" w:author="غزاله عرفانیان" w:date="2025-07-17T08:42:00Z" w16du:dateUtc="2025-07-17T05:12:00Z">
              <w:rPr>
                <w:rFonts w:hint="cs"/>
                <w:rtl/>
              </w:rPr>
            </w:rPrChange>
          </w:rPr>
          <w:t>ی</w:t>
        </w:r>
        <w:r w:rsidR="003047B5" w:rsidRPr="00CE4472">
          <w:rPr>
            <w:rFonts w:cs="B Nazanin"/>
            <w:rtl/>
            <w:rPrChange w:id="674" w:author="غزاله عرفانیان" w:date="2025-07-17T08:42:00Z" w16du:dateUtc="2025-07-17T05:12:00Z">
              <w:rPr>
                <w:rtl/>
              </w:rPr>
            </w:rPrChange>
          </w:rPr>
          <w:t xml:space="preserve"> حوزه علم اطلاعات و دانش شناس</w:t>
        </w:r>
        <w:r w:rsidR="003047B5" w:rsidRPr="00CE4472">
          <w:rPr>
            <w:rFonts w:cs="B Nazanin" w:hint="cs"/>
            <w:rtl/>
            <w:rPrChange w:id="675" w:author="غزاله عرفانیان" w:date="2025-07-17T08:42:00Z" w16du:dateUtc="2025-07-17T05:12:00Z">
              <w:rPr>
                <w:rFonts w:hint="cs"/>
                <w:rtl/>
              </w:rPr>
            </w:rPrChange>
          </w:rPr>
          <w:t>ی</w:t>
        </w:r>
        <w:r w:rsidR="003047B5" w:rsidRPr="00CE4472">
          <w:rPr>
            <w:rFonts w:cs="B Nazanin"/>
            <w:rtl/>
            <w:rPrChange w:id="676" w:author="غزاله عرفانیان" w:date="2025-07-17T08:42:00Z" w16du:dateUtc="2025-07-17T05:12:00Z">
              <w:rPr>
                <w:rtl/>
              </w:rPr>
            </w:rPrChange>
          </w:rPr>
          <w:t xml:space="preserve"> به چه صورت است؟</w:t>
        </w:r>
      </w:ins>
      <w:del w:id="677" w:author="shole arastoopoor" w:date="2025-05-28T09:27:00Z">
        <w:r w:rsidRPr="00CE4472" w:rsidDel="003047B5">
          <w:rPr>
            <w:rFonts w:cs="B Nazanin"/>
            <w:rtl/>
            <w:rPrChange w:id="678" w:author="غزاله عرفانیان" w:date="2025-07-17T08:42:00Z" w16du:dateUtc="2025-07-17T05:12:00Z">
              <w:rPr>
                <w:rtl/>
              </w:rPr>
            </w:rPrChange>
          </w:rPr>
          <w:delText xml:space="preserve"> موضوعات پا</w:delText>
        </w:r>
        <w:r w:rsidRPr="00CE4472" w:rsidDel="003047B5">
          <w:rPr>
            <w:rFonts w:cs="B Nazanin" w:hint="cs"/>
            <w:rtl/>
            <w:rPrChange w:id="679" w:author="غزاله عرفانیان" w:date="2025-07-17T08:42:00Z" w16du:dateUtc="2025-07-17T05:12:00Z">
              <w:rPr>
                <w:rFonts w:hint="cs"/>
                <w:rtl/>
              </w:rPr>
            </w:rPrChange>
          </w:rPr>
          <w:delText>ی</w:delText>
        </w:r>
        <w:r w:rsidRPr="00CE4472" w:rsidDel="003047B5">
          <w:rPr>
            <w:rFonts w:cs="B Nazanin" w:hint="eastAsia"/>
            <w:rtl/>
            <w:rPrChange w:id="680" w:author="غزاله عرفانیان" w:date="2025-07-17T08:42:00Z" w16du:dateUtc="2025-07-17T05:12:00Z">
              <w:rPr>
                <w:rFonts w:hint="eastAsia"/>
                <w:rtl/>
              </w:rPr>
            </w:rPrChange>
          </w:rPr>
          <w:delText>ان‌نامه‌ها</w:delText>
        </w:r>
        <w:r w:rsidRPr="00CE4472" w:rsidDel="003047B5">
          <w:rPr>
            <w:rFonts w:cs="B Nazanin"/>
            <w:rtl/>
            <w:rPrChange w:id="681" w:author="غزاله عرفانیان" w:date="2025-07-17T08:42:00Z" w16du:dateUtc="2025-07-17T05:12:00Z">
              <w:rPr>
                <w:rtl/>
              </w:rPr>
            </w:rPrChange>
          </w:rPr>
          <w:delText xml:space="preserve"> ط</w:delText>
        </w:r>
        <w:r w:rsidRPr="00CE4472" w:rsidDel="003047B5">
          <w:rPr>
            <w:rFonts w:cs="B Nazanin" w:hint="cs"/>
            <w:rtl/>
            <w:rPrChange w:id="682" w:author="غزاله عرفانیان" w:date="2025-07-17T08:42:00Z" w16du:dateUtc="2025-07-17T05:12:00Z">
              <w:rPr>
                <w:rFonts w:hint="cs"/>
                <w:rtl/>
              </w:rPr>
            </w:rPrChange>
          </w:rPr>
          <w:delText>ی</w:delText>
        </w:r>
        <w:r w:rsidRPr="00CE4472" w:rsidDel="003047B5">
          <w:rPr>
            <w:rFonts w:cs="B Nazanin"/>
            <w:rtl/>
            <w:rPrChange w:id="683" w:author="غزاله عرفانیان" w:date="2025-07-17T08:42:00Z" w16du:dateUtc="2025-07-17T05:12:00Z">
              <w:rPr>
                <w:rtl/>
              </w:rPr>
            </w:rPrChange>
          </w:rPr>
          <w:delText xml:space="preserve"> دوره‌ها</w:delText>
        </w:r>
        <w:r w:rsidRPr="00CE4472" w:rsidDel="003047B5">
          <w:rPr>
            <w:rFonts w:cs="B Nazanin" w:hint="cs"/>
            <w:rtl/>
            <w:rPrChange w:id="684" w:author="غزاله عرفانیان" w:date="2025-07-17T08:42:00Z" w16du:dateUtc="2025-07-17T05:12:00Z">
              <w:rPr>
                <w:rFonts w:hint="cs"/>
                <w:rtl/>
              </w:rPr>
            </w:rPrChange>
          </w:rPr>
          <w:delText>ی</w:delText>
        </w:r>
        <w:r w:rsidRPr="00CE4472" w:rsidDel="003047B5">
          <w:rPr>
            <w:rFonts w:cs="B Nazanin"/>
            <w:rtl/>
            <w:rPrChange w:id="685" w:author="غزاله عرفانیان" w:date="2025-07-17T08:42:00Z" w16du:dateUtc="2025-07-17T05:12:00Z">
              <w:rPr>
                <w:rtl/>
              </w:rPr>
            </w:rPrChange>
          </w:rPr>
          <w:delText xml:space="preserve"> زمان</w:delText>
        </w:r>
        <w:r w:rsidRPr="00CE4472" w:rsidDel="003047B5">
          <w:rPr>
            <w:rFonts w:cs="B Nazanin" w:hint="cs"/>
            <w:rtl/>
            <w:rPrChange w:id="686" w:author="غزاله عرفانیان" w:date="2025-07-17T08:42:00Z" w16du:dateUtc="2025-07-17T05:12:00Z">
              <w:rPr>
                <w:rFonts w:hint="cs"/>
                <w:rtl/>
              </w:rPr>
            </w:rPrChange>
          </w:rPr>
          <w:delText>ی</w:delText>
        </w:r>
        <w:r w:rsidRPr="00CE4472" w:rsidDel="003047B5">
          <w:rPr>
            <w:rFonts w:cs="B Nazanin"/>
            <w:rtl/>
            <w:rPrChange w:id="687" w:author="غزاله عرفانیان" w:date="2025-07-17T08:42:00Z" w16du:dateUtc="2025-07-17T05:12:00Z">
              <w:rPr>
                <w:rtl/>
              </w:rPr>
            </w:rPrChange>
          </w:rPr>
          <w:delText xml:space="preserve"> مختلف مشاهده م</w:delText>
        </w:r>
        <w:r w:rsidRPr="00CE4472" w:rsidDel="003047B5">
          <w:rPr>
            <w:rFonts w:cs="B Nazanin" w:hint="cs"/>
            <w:rtl/>
            <w:rPrChange w:id="688" w:author="غزاله عرفانیان" w:date="2025-07-17T08:42:00Z" w16du:dateUtc="2025-07-17T05:12:00Z">
              <w:rPr>
                <w:rFonts w:hint="cs"/>
                <w:rtl/>
              </w:rPr>
            </w:rPrChange>
          </w:rPr>
          <w:delText>ی‌</w:delText>
        </w:r>
        <w:r w:rsidRPr="00CE4472" w:rsidDel="003047B5">
          <w:rPr>
            <w:rFonts w:cs="B Nazanin" w:hint="eastAsia"/>
            <w:rtl/>
            <w:rPrChange w:id="689" w:author="غزاله عرفانیان" w:date="2025-07-17T08:42:00Z" w16du:dateUtc="2025-07-17T05:12:00Z">
              <w:rPr>
                <w:rFonts w:hint="eastAsia"/>
                <w:rtl/>
              </w:rPr>
            </w:rPrChange>
          </w:rPr>
          <w:delText>شود؟</w:delText>
        </w:r>
      </w:del>
    </w:p>
    <w:p w14:paraId="3F164E0B" w14:textId="77777777" w:rsidR="003047B5" w:rsidRPr="00CE4472" w:rsidRDefault="003047B5">
      <w:pPr>
        <w:pStyle w:val="ListParagraph"/>
        <w:numPr>
          <w:ilvl w:val="0"/>
          <w:numId w:val="11"/>
        </w:numPr>
        <w:bidi/>
        <w:rPr>
          <w:ins w:id="690" w:author="shole arastoopoor" w:date="2025-05-28T09:30:00Z"/>
          <w:rFonts w:cs="B Nazanin"/>
          <w:rPrChange w:id="691" w:author="غزاله عرفانیان" w:date="2025-07-17T08:42:00Z" w16du:dateUtc="2025-07-17T05:12:00Z">
            <w:rPr>
              <w:ins w:id="692" w:author="shole arastoopoor" w:date="2025-05-28T09:30:00Z"/>
            </w:rPr>
          </w:rPrChange>
        </w:rPr>
        <w:pPrChange w:id="693" w:author="shole arastoopoor" w:date="2025-05-28T09:30:00Z">
          <w:pPr>
            <w:numPr>
              <w:ilvl w:val="1"/>
              <w:numId w:val="10"/>
            </w:numPr>
            <w:tabs>
              <w:tab w:val="num" w:pos="1440"/>
            </w:tabs>
            <w:bidi/>
            <w:ind w:left="1440" w:hanging="360"/>
            <w:jc w:val="both"/>
          </w:pPr>
        </w:pPrChange>
      </w:pPr>
    </w:p>
    <w:p w14:paraId="5DEEE484" w14:textId="4E7C60E4" w:rsidR="007C41C6" w:rsidRPr="00CE4472" w:rsidRDefault="003047B5" w:rsidP="003047B5">
      <w:pPr>
        <w:pStyle w:val="ListParagraph"/>
        <w:numPr>
          <w:ilvl w:val="0"/>
          <w:numId w:val="11"/>
        </w:numPr>
        <w:bidi/>
        <w:rPr>
          <w:ins w:id="694" w:author="shole arastoopoor" w:date="2025-05-28T09:32:00Z"/>
          <w:rFonts w:cs="B Nazanin"/>
          <w:rPrChange w:id="695" w:author="غزاله عرفانیان" w:date="2025-07-17T08:42:00Z" w16du:dateUtc="2025-07-17T05:12:00Z">
            <w:rPr>
              <w:ins w:id="696" w:author="shole arastoopoor" w:date="2025-05-28T09:32:00Z"/>
            </w:rPr>
          </w:rPrChange>
        </w:rPr>
      </w:pPr>
      <w:ins w:id="697" w:author="shole arastoopoor" w:date="2025-05-28T09:31:00Z">
        <w:r w:rsidRPr="00CE4472">
          <w:rPr>
            <w:rFonts w:cs="B Nazanin" w:hint="eastAsia"/>
            <w:rtl/>
            <w:rPrChange w:id="698" w:author="غزاله عرفانیان" w:date="2025-07-17T08:42:00Z" w16du:dateUtc="2025-07-17T05:12:00Z">
              <w:rPr>
                <w:rFonts w:hint="eastAsia"/>
                <w:rtl/>
              </w:rPr>
            </w:rPrChange>
          </w:rPr>
          <w:t>دسته</w:t>
        </w:r>
        <w:r w:rsidRPr="00CE4472">
          <w:rPr>
            <w:rFonts w:cs="B Nazanin"/>
            <w:rtl/>
            <w:rPrChange w:id="699" w:author="غزاله عرفانیان" w:date="2025-07-17T08:42:00Z" w16du:dateUtc="2025-07-17T05:12:00Z">
              <w:rPr>
                <w:rtl/>
              </w:rPr>
            </w:rPrChange>
          </w:rPr>
          <w:t xml:space="preserve"> بند</w:t>
        </w:r>
        <w:r w:rsidRPr="00CE4472">
          <w:rPr>
            <w:rFonts w:cs="B Nazanin" w:hint="cs"/>
            <w:rtl/>
            <w:rPrChange w:id="700" w:author="غزاله عرفانیان" w:date="2025-07-17T08:42:00Z" w16du:dateUtc="2025-07-17T05:12:00Z">
              <w:rPr>
                <w:rFonts w:hint="cs"/>
                <w:rtl/>
              </w:rPr>
            </w:rPrChange>
          </w:rPr>
          <w:t>ی</w:t>
        </w:r>
        <w:r w:rsidRPr="00CE4472">
          <w:rPr>
            <w:rFonts w:cs="B Nazanin"/>
            <w:rtl/>
            <w:rPrChange w:id="701" w:author="غزاله عرفانیان" w:date="2025-07-17T08:42:00Z" w16du:dateUtc="2025-07-17T05:12:00Z">
              <w:rPr>
                <w:rtl/>
              </w:rPr>
            </w:rPrChange>
          </w:rPr>
          <w:t xml:space="preserve"> موضوع</w:t>
        </w:r>
        <w:r w:rsidRPr="00CE4472">
          <w:rPr>
            <w:rFonts w:cs="B Nazanin" w:hint="cs"/>
            <w:rtl/>
            <w:rPrChange w:id="702" w:author="غزاله عرفانیان" w:date="2025-07-17T08:42:00Z" w16du:dateUtc="2025-07-17T05:12:00Z">
              <w:rPr>
                <w:rFonts w:hint="cs"/>
                <w:rtl/>
              </w:rPr>
            </w:rPrChange>
          </w:rPr>
          <w:t>ی</w:t>
        </w:r>
        <w:r w:rsidRPr="00CE4472">
          <w:rPr>
            <w:rFonts w:cs="B Nazanin"/>
            <w:rtl/>
            <w:rPrChange w:id="703" w:author="غزاله عرفانیان" w:date="2025-07-17T08:42:00Z" w16du:dateUtc="2025-07-17T05:12:00Z">
              <w:rPr>
                <w:rtl/>
              </w:rPr>
            </w:rPrChange>
          </w:rPr>
          <w:t xml:space="preserve"> پا</w:t>
        </w:r>
        <w:r w:rsidRPr="00CE4472">
          <w:rPr>
            <w:rFonts w:cs="B Nazanin" w:hint="cs"/>
            <w:rtl/>
            <w:rPrChange w:id="704" w:author="غزاله عرفانیان" w:date="2025-07-17T08:42:00Z" w16du:dateUtc="2025-07-17T05:12:00Z">
              <w:rPr>
                <w:rFonts w:hint="cs"/>
                <w:rtl/>
              </w:rPr>
            </w:rPrChange>
          </w:rPr>
          <w:t>ی</w:t>
        </w:r>
        <w:r w:rsidRPr="00CE4472">
          <w:rPr>
            <w:rFonts w:cs="B Nazanin" w:hint="eastAsia"/>
            <w:rtl/>
            <w:rPrChange w:id="705" w:author="غزاله عرفانیان" w:date="2025-07-17T08:42:00Z" w16du:dateUtc="2025-07-17T05:12:00Z">
              <w:rPr>
                <w:rFonts w:hint="eastAsia"/>
                <w:rtl/>
              </w:rPr>
            </w:rPrChange>
          </w:rPr>
          <w:t>ان</w:t>
        </w:r>
        <w:r w:rsidRPr="00CE4472">
          <w:rPr>
            <w:rFonts w:cs="B Nazanin"/>
            <w:rtl/>
            <w:rPrChange w:id="706" w:author="غزاله عرفانیان" w:date="2025-07-17T08:42:00Z" w16du:dateUtc="2025-07-17T05:12:00Z">
              <w:rPr>
                <w:rtl/>
              </w:rPr>
            </w:rPrChange>
          </w:rPr>
          <w:t xml:space="preserve"> نامه ها</w:t>
        </w:r>
        <w:r w:rsidRPr="00CE4472">
          <w:rPr>
            <w:rFonts w:cs="B Nazanin" w:hint="cs"/>
            <w:rtl/>
            <w:rPrChange w:id="707" w:author="غزاله عرفانیان" w:date="2025-07-17T08:42:00Z" w16du:dateUtc="2025-07-17T05:12:00Z">
              <w:rPr>
                <w:rFonts w:hint="cs"/>
                <w:rtl/>
              </w:rPr>
            </w:rPrChange>
          </w:rPr>
          <w:t>ی</w:t>
        </w:r>
        <w:r w:rsidRPr="00CE4472">
          <w:rPr>
            <w:rFonts w:cs="B Nazanin"/>
            <w:rtl/>
            <w:rPrChange w:id="708" w:author="غزاله عرفانیان" w:date="2025-07-17T08:42:00Z" w16du:dateUtc="2025-07-17T05:12:00Z">
              <w:rPr>
                <w:rtl/>
              </w:rPr>
            </w:rPrChange>
          </w:rPr>
          <w:t xml:space="preserve"> حوزه علم اطلاعات و دانش شناس</w:t>
        </w:r>
        <w:r w:rsidRPr="00CE4472">
          <w:rPr>
            <w:rFonts w:cs="B Nazanin" w:hint="cs"/>
            <w:rtl/>
            <w:rPrChange w:id="709" w:author="غزاله عرفانیان" w:date="2025-07-17T08:42:00Z" w16du:dateUtc="2025-07-17T05:12:00Z">
              <w:rPr>
                <w:rFonts w:hint="cs"/>
                <w:rtl/>
              </w:rPr>
            </w:rPrChange>
          </w:rPr>
          <w:t>ی</w:t>
        </w:r>
        <w:r w:rsidRPr="00CE4472">
          <w:rPr>
            <w:rFonts w:cs="B Nazanin"/>
            <w:rtl/>
            <w:rPrChange w:id="710" w:author="غزاله عرفانیان" w:date="2025-07-17T08:42:00Z" w16du:dateUtc="2025-07-17T05:12:00Z">
              <w:rPr>
                <w:rtl/>
              </w:rPr>
            </w:rPrChange>
          </w:rPr>
          <w:t xml:space="preserve"> در مقاطع مختلف تحص</w:t>
        </w:r>
        <w:r w:rsidRPr="00CE4472">
          <w:rPr>
            <w:rFonts w:cs="B Nazanin" w:hint="cs"/>
            <w:rtl/>
            <w:rPrChange w:id="711" w:author="غزاله عرفانیان" w:date="2025-07-17T08:42:00Z" w16du:dateUtc="2025-07-17T05:12:00Z">
              <w:rPr>
                <w:rFonts w:hint="cs"/>
                <w:rtl/>
              </w:rPr>
            </w:rPrChange>
          </w:rPr>
          <w:t>ی</w:t>
        </w:r>
        <w:r w:rsidRPr="00CE4472">
          <w:rPr>
            <w:rFonts w:cs="B Nazanin" w:hint="eastAsia"/>
            <w:rtl/>
            <w:rPrChange w:id="712" w:author="غزاله عرفانیان" w:date="2025-07-17T08:42:00Z" w16du:dateUtc="2025-07-17T05:12:00Z">
              <w:rPr>
                <w:rFonts w:hint="eastAsia"/>
                <w:rtl/>
              </w:rPr>
            </w:rPrChange>
          </w:rPr>
          <w:t>ل</w:t>
        </w:r>
        <w:r w:rsidRPr="00CE4472">
          <w:rPr>
            <w:rFonts w:cs="B Nazanin" w:hint="cs"/>
            <w:rtl/>
            <w:rPrChange w:id="713" w:author="غزاله عرفانیان" w:date="2025-07-17T08:42:00Z" w16du:dateUtc="2025-07-17T05:12:00Z">
              <w:rPr>
                <w:rFonts w:hint="cs"/>
                <w:rtl/>
              </w:rPr>
            </w:rPrChange>
          </w:rPr>
          <w:t>ی</w:t>
        </w:r>
      </w:ins>
      <w:ins w:id="714" w:author="shole arastoopoor" w:date="2025-05-28T09:32:00Z">
        <w:r w:rsidRPr="00CE4472">
          <w:rPr>
            <w:rFonts w:cs="B Nazanin"/>
            <w:rtl/>
            <w:rPrChange w:id="715" w:author="غزاله عرفانیان" w:date="2025-07-17T08:42:00Z" w16du:dateUtc="2025-07-17T05:12:00Z">
              <w:rPr>
                <w:rtl/>
              </w:rPr>
            </w:rPrChange>
          </w:rPr>
          <w:t xml:space="preserve"> به چه صورت است؟</w:t>
        </w:r>
      </w:ins>
      <w:commentRangeStart w:id="716"/>
      <w:del w:id="717" w:author="shole arastoopoor" w:date="2025-05-28T09:27:00Z">
        <w:r w:rsidR="007C41C6" w:rsidRPr="00CE4472" w:rsidDel="003047B5">
          <w:rPr>
            <w:rFonts w:cs="B Nazanin"/>
            <w:rtl/>
            <w:rPrChange w:id="718" w:author="غزاله عرفانیان" w:date="2025-07-17T08:42:00Z" w16du:dateUtc="2025-07-17T05:12:00Z">
              <w:rPr>
                <w:rtl/>
              </w:rPr>
            </w:rPrChange>
          </w:rPr>
          <w:delText>آ</w:delText>
        </w:r>
        <w:r w:rsidR="007C41C6" w:rsidRPr="00CE4472" w:rsidDel="003047B5">
          <w:rPr>
            <w:rFonts w:cs="B Nazanin" w:hint="cs"/>
            <w:rtl/>
            <w:rPrChange w:id="719" w:author="غزاله عرفانیان" w:date="2025-07-17T08:42:00Z" w16du:dateUtc="2025-07-17T05:12:00Z">
              <w:rPr>
                <w:rFonts w:hint="cs"/>
                <w:rtl/>
              </w:rPr>
            </w:rPrChange>
          </w:rPr>
          <w:delText>ی</w:delText>
        </w:r>
        <w:r w:rsidR="007C41C6" w:rsidRPr="00CE4472" w:rsidDel="003047B5">
          <w:rPr>
            <w:rFonts w:cs="B Nazanin" w:hint="eastAsia"/>
            <w:rtl/>
            <w:rPrChange w:id="720" w:author="غزاله عرفانیان" w:date="2025-07-17T08:42:00Z" w16du:dateUtc="2025-07-17T05:12:00Z">
              <w:rPr>
                <w:rFonts w:hint="eastAsia"/>
                <w:rtl/>
              </w:rPr>
            </w:rPrChange>
          </w:rPr>
          <w:delText>ا</w:delText>
        </w:r>
        <w:r w:rsidR="007C41C6" w:rsidRPr="00CE4472" w:rsidDel="003047B5">
          <w:rPr>
            <w:rFonts w:cs="B Nazanin"/>
            <w:rtl/>
            <w:rPrChange w:id="721" w:author="غزاله عرفانیان" w:date="2025-07-17T08:42:00Z" w16du:dateUtc="2025-07-17T05:12:00Z">
              <w:rPr>
                <w:rtl/>
              </w:rPr>
            </w:rPrChange>
          </w:rPr>
          <w:delText xml:space="preserve"> برخ</w:delText>
        </w:r>
        <w:r w:rsidR="007C41C6" w:rsidRPr="00CE4472" w:rsidDel="003047B5">
          <w:rPr>
            <w:rFonts w:cs="B Nazanin" w:hint="cs"/>
            <w:rtl/>
            <w:rPrChange w:id="722" w:author="غزاله عرفانیان" w:date="2025-07-17T08:42:00Z" w16du:dateUtc="2025-07-17T05:12:00Z">
              <w:rPr>
                <w:rFonts w:hint="cs"/>
                <w:rtl/>
              </w:rPr>
            </w:rPrChange>
          </w:rPr>
          <w:delText>ی</w:delText>
        </w:r>
        <w:r w:rsidR="007C41C6" w:rsidRPr="00CE4472" w:rsidDel="003047B5">
          <w:rPr>
            <w:rFonts w:cs="B Nazanin"/>
            <w:rtl/>
            <w:rPrChange w:id="723" w:author="غزاله عرفانیان" w:date="2025-07-17T08:42:00Z" w16du:dateUtc="2025-07-17T05:12:00Z">
              <w:rPr>
                <w:rtl/>
              </w:rPr>
            </w:rPrChange>
          </w:rPr>
          <w:delText xml:space="preserve"> موضوعات </w:delText>
        </w:r>
        <w:commentRangeEnd w:id="716"/>
        <w:r w:rsidR="00A81A01" w:rsidRPr="00CE4472" w:rsidDel="003047B5">
          <w:rPr>
            <w:rStyle w:val="CommentReference"/>
            <w:rFonts w:cs="B Nazanin"/>
            <w:rtl/>
            <w:rPrChange w:id="724" w:author="غزاله عرفانیان" w:date="2025-07-17T08:42:00Z" w16du:dateUtc="2025-07-17T05:12:00Z">
              <w:rPr>
                <w:rStyle w:val="CommentReference"/>
                <w:rtl/>
              </w:rPr>
            </w:rPrChange>
          </w:rPr>
          <w:commentReference w:id="716"/>
        </w:r>
        <w:r w:rsidR="007C41C6" w:rsidRPr="00CE4472" w:rsidDel="003047B5">
          <w:rPr>
            <w:rFonts w:cs="B Nazanin"/>
            <w:rtl/>
            <w:rPrChange w:id="725" w:author="غزاله عرفانیان" w:date="2025-07-17T08:42:00Z" w16du:dateUtc="2025-07-17T05:12:00Z">
              <w:rPr>
                <w:rtl/>
              </w:rPr>
            </w:rPrChange>
          </w:rPr>
          <w:delText>در دوره‌ا</w:delText>
        </w:r>
        <w:r w:rsidR="007C41C6" w:rsidRPr="00CE4472" w:rsidDel="003047B5">
          <w:rPr>
            <w:rFonts w:cs="B Nazanin" w:hint="cs"/>
            <w:rtl/>
            <w:rPrChange w:id="726" w:author="غزاله عرفانیان" w:date="2025-07-17T08:42:00Z" w16du:dateUtc="2025-07-17T05:12:00Z">
              <w:rPr>
                <w:rFonts w:hint="cs"/>
                <w:rtl/>
              </w:rPr>
            </w:rPrChange>
          </w:rPr>
          <w:delText>ی</w:delText>
        </w:r>
        <w:r w:rsidR="007C41C6" w:rsidRPr="00CE4472" w:rsidDel="003047B5">
          <w:rPr>
            <w:rFonts w:cs="B Nazanin"/>
            <w:rtl/>
            <w:rPrChange w:id="727" w:author="غزاله عرفانیان" w:date="2025-07-17T08:42:00Z" w16du:dateUtc="2025-07-17T05:12:00Z">
              <w:rPr>
                <w:rtl/>
              </w:rPr>
            </w:rPrChange>
          </w:rPr>
          <w:delText xml:space="preserve"> خاص افزا</w:delText>
        </w:r>
        <w:r w:rsidR="007C41C6" w:rsidRPr="00CE4472" w:rsidDel="003047B5">
          <w:rPr>
            <w:rFonts w:cs="B Nazanin" w:hint="cs"/>
            <w:rtl/>
            <w:rPrChange w:id="728" w:author="غزاله عرفانیان" w:date="2025-07-17T08:42:00Z" w16du:dateUtc="2025-07-17T05:12:00Z">
              <w:rPr>
                <w:rFonts w:hint="cs"/>
                <w:rtl/>
              </w:rPr>
            </w:rPrChange>
          </w:rPr>
          <w:delText>ی</w:delText>
        </w:r>
        <w:r w:rsidR="007C41C6" w:rsidRPr="00CE4472" w:rsidDel="003047B5">
          <w:rPr>
            <w:rFonts w:cs="B Nazanin" w:hint="eastAsia"/>
            <w:rtl/>
            <w:rPrChange w:id="729" w:author="غزاله عرفانیان" w:date="2025-07-17T08:42:00Z" w16du:dateUtc="2025-07-17T05:12:00Z">
              <w:rPr>
                <w:rFonts w:hint="eastAsia"/>
                <w:rtl/>
              </w:rPr>
            </w:rPrChange>
          </w:rPr>
          <w:delText>ش</w:delText>
        </w:r>
        <w:r w:rsidR="007C41C6" w:rsidRPr="00CE4472" w:rsidDel="003047B5">
          <w:rPr>
            <w:rFonts w:cs="B Nazanin"/>
            <w:rtl/>
            <w:rPrChange w:id="730" w:author="غزاله عرفانیان" w:date="2025-07-17T08:42:00Z" w16du:dateUtc="2025-07-17T05:12:00Z">
              <w:rPr>
                <w:rtl/>
              </w:rPr>
            </w:rPrChange>
          </w:rPr>
          <w:delText xml:space="preserve"> </w:delText>
        </w:r>
        <w:r w:rsidR="007C41C6" w:rsidRPr="00CE4472" w:rsidDel="003047B5">
          <w:rPr>
            <w:rFonts w:cs="B Nazanin" w:hint="cs"/>
            <w:rtl/>
            <w:rPrChange w:id="731" w:author="غزاله عرفانیان" w:date="2025-07-17T08:42:00Z" w16du:dateUtc="2025-07-17T05:12:00Z">
              <w:rPr>
                <w:rFonts w:hint="cs"/>
                <w:rtl/>
              </w:rPr>
            </w:rPrChange>
          </w:rPr>
          <w:delText>ی</w:delText>
        </w:r>
        <w:r w:rsidR="007C41C6" w:rsidRPr="00CE4472" w:rsidDel="003047B5">
          <w:rPr>
            <w:rFonts w:cs="B Nazanin" w:hint="eastAsia"/>
            <w:rtl/>
            <w:rPrChange w:id="732" w:author="غزاله عرفانیان" w:date="2025-07-17T08:42:00Z" w16du:dateUtc="2025-07-17T05:12:00Z">
              <w:rPr>
                <w:rFonts w:hint="eastAsia"/>
                <w:rtl/>
              </w:rPr>
            </w:rPrChange>
          </w:rPr>
          <w:delText>ا</w:delText>
        </w:r>
        <w:r w:rsidR="007C41C6" w:rsidRPr="00CE4472" w:rsidDel="003047B5">
          <w:rPr>
            <w:rFonts w:cs="B Nazanin"/>
            <w:rtl/>
            <w:rPrChange w:id="733" w:author="غزاله عرفانیان" w:date="2025-07-17T08:42:00Z" w16du:dateUtc="2025-07-17T05:12:00Z">
              <w:rPr>
                <w:rtl/>
              </w:rPr>
            </w:rPrChange>
          </w:rPr>
          <w:delText xml:space="preserve"> کاهش چشمگ</w:delText>
        </w:r>
        <w:r w:rsidR="007C41C6" w:rsidRPr="00CE4472" w:rsidDel="003047B5">
          <w:rPr>
            <w:rFonts w:cs="B Nazanin" w:hint="cs"/>
            <w:rtl/>
            <w:rPrChange w:id="734" w:author="غزاله عرفانیان" w:date="2025-07-17T08:42:00Z" w16du:dateUtc="2025-07-17T05:12:00Z">
              <w:rPr>
                <w:rFonts w:hint="cs"/>
                <w:rtl/>
              </w:rPr>
            </w:rPrChange>
          </w:rPr>
          <w:delText>ی</w:delText>
        </w:r>
        <w:r w:rsidR="007C41C6" w:rsidRPr="00CE4472" w:rsidDel="003047B5">
          <w:rPr>
            <w:rFonts w:cs="B Nazanin" w:hint="eastAsia"/>
            <w:rtl/>
            <w:rPrChange w:id="735" w:author="غزاله عرفانیان" w:date="2025-07-17T08:42:00Z" w16du:dateUtc="2025-07-17T05:12:00Z">
              <w:rPr>
                <w:rFonts w:hint="eastAsia"/>
                <w:rtl/>
              </w:rPr>
            </w:rPrChange>
          </w:rPr>
          <w:delText>ر</w:delText>
        </w:r>
        <w:r w:rsidR="007C41C6" w:rsidRPr="00CE4472" w:rsidDel="003047B5">
          <w:rPr>
            <w:rFonts w:cs="B Nazanin"/>
            <w:rtl/>
            <w:rPrChange w:id="736" w:author="غزاله عرفانیان" w:date="2025-07-17T08:42:00Z" w16du:dateUtc="2025-07-17T05:12:00Z">
              <w:rPr>
                <w:rtl/>
              </w:rPr>
            </w:rPrChange>
          </w:rPr>
          <w:delText xml:space="preserve"> داشته‌اند؟</w:delText>
        </w:r>
      </w:del>
    </w:p>
    <w:p w14:paraId="149DE5DE" w14:textId="26CA9DDA" w:rsidR="003047B5" w:rsidRPr="00CE4472" w:rsidDel="00FB3DF7" w:rsidRDefault="00CE4472">
      <w:pPr>
        <w:pStyle w:val="ListParagraph"/>
        <w:numPr>
          <w:ilvl w:val="0"/>
          <w:numId w:val="11"/>
        </w:numPr>
        <w:bidi/>
        <w:rPr>
          <w:del w:id="737" w:author="غزاله عرفانیان" w:date="2025-07-14T12:43:00Z" w16du:dateUtc="2025-07-14T09:13:00Z"/>
          <w:rFonts w:cs="B Nazanin"/>
          <w:rPrChange w:id="738" w:author="غزاله عرفانیان" w:date="2025-07-17T08:42:00Z" w16du:dateUtc="2025-07-17T05:12:00Z">
            <w:rPr>
              <w:del w:id="739" w:author="غزاله عرفانیان" w:date="2025-07-14T12:43:00Z" w16du:dateUtc="2025-07-14T09:13:00Z"/>
            </w:rPr>
          </w:rPrChange>
        </w:rPr>
        <w:pPrChange w:id="740" w:author="shole arastoopoor" w:date="2025-05-28T09:32:00Z">
          <w:pPr>
            <w:numPr>
              <w:ilvl w:val="1"/>
              <w:numId w:val="10"/>
            </w:numPr>
            <w:tabs>
              <w:tab w:val="num" w:pos="1440"/>
            </w:tabs>
            <w:bidi/>
            <w:ind w:left="1440" w:hanging="360"/>
            <w:jc w:val="both"/>
          </w:pPr>
        </w:pPrChange>
      </w:pPr>
      <w:ins w:id="741" w:author="غزاله عرفانیان" w:date="2025-07-17T08:42:00Z" w16du:dateUtc="2025-07-17T05:12:00Z">
        <w:r>
          <w:rPr>
            <w:rFonts w:cs="B Nazanin" w:hint="cs"/>
            <w:rtl/>
          </w:rPr>
          <w:t xml:space="preserve">کدام </w:t>
        </w:r>
      </w:ins>
    </w:p>
    <w:p w14:paraId="30C18B13" w14:textId="6851536F" w:rsidR="007C41C6" w:rsidRPr="00CE4472" w:rsidDel="00C33B45" w:rsidRDefault="007C41C6">
      <w:pPr>
        <w:pStyle w:val="ListParagraph"/>
        <w:numPr>
          <w:ilvl w:val="0"/>
          <w:numId w:val="11"/>
        </w:numPr>
        <w:bidi/>
        <w:rPr>
          <w:del w:id="742" w:author="غزاله عرفانیان" w:date="2025-07-14T12:43:00Z" w16du:dateUtc="2025-07-14T09:13:00Z"/>
          <w:rFonts w:asciiTheme="majorHAnsi" w:eastAsiaTheme="majorEastAsia" w:hAnsiTheme="majorHAnsi" w:cs="B Nazanin"/>
          <w:color w:val="0D0D0D" w:themeColor="text1" w:themeTint="F2"/>
          <w:sz w:val="24"/>
          <w:szCs w:val="24"/>
          <w:highlight w:val="yellow"/>
          <w:rPrChange w:id="743" w:author="غزاله عرفانیان" w:date="2025-07-17T08:42:00Z" w16du:dateUtc="2025-07-17T05:12:00Z">
            <w:rPr>
              <w:del w:id="744" w:author="غزاله عرفانیان" w:date="2025-07-14T12:43:00Z" w16du:dateUtc="2025-07-14T09:13:00Z"/>
              <w:rFonts w:asciiTheme="majorHAnsi" w:eastAsiaTheme="majorEastAsia" w:hAnsiTheme="majorHAnsi" w:cs="B Nazanin"/>
              <w:color w:val="0D0D0D" w:themeColor="text1" w:themeTint="F2"/>
              <w:sz w:val="24"/>
              <w:szCs w:val="24"/>
            </w:rPr>
          </w:rPrChange>
        </w:rPr>
        <w:pPrChange w:id="745" w:author="غزاله عرفانیان" w:date="2025-07-14T12:43:00Z" w16du:dateUtc="2025-07-14T09:13:00Z">
          <w:pPr>
            <w:numPr>
              <w:numId w:val="10"/>
            </w:numPr>
            <w:tabs>
              <w:tab w:val="num" w:pos="720"/>
            </w:tabs>
            <w:bidi/>
            <w:ind w:left="720" w:hanging="360"/>
            <w:jc w:val="both"/>
          </w:pPr>
        </w:pPrChange>
      </w:pPr>
      <w:del w:id="746" w:author="غزاله عرفانیان" w:date="2025-07-14T12:43:00Z" w16du:dateUtc="2025-07-14T09:13:00Z">
        <w:r w:rsidRPr="00CE4472" w:rsidDel="00C33B45">
          <w:rPr>
            <w:rFonts w:asciiTheme="majorHAnsi" w:eastAsiaTheme="majorEastAsia" w:hAnsiTheme="majorHAnsi" w:cs="B Nazanin"/>
            <w:color w:val="0D0D0D" w:themeColor="text1" w:themeTint="F2"/>
            <w:sz w:val="24"/>
            <w:szCs w:val="24"/>
            <w:highlight w:val="yellow"/>
            <w:rtl/>
            <w:rPrChange w:id="747"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شناسا</w:delText>
        </w:r>
        <w:r w:rsidRPr="00CE4472" w:rsidDel="00C33B45">
          <w:rPr>
            <w:rFonts w:asciiTheme="majorHAnsi" w:eastAsiaTheme="majorEastAsia" w:hAnsiTheme="majorHAnsi" w:cs="B Nazanin" w:hint="cs"/>
            <w:color w:val="0D0D0D" w:themeColor="text1" w:themeTint="F2"/>
            <w:sz w:val="24"/>
            <w:szCs w:val="24"/>
            <w:highlight w:val="yellow"/>
            <w:rtl/>
            <w:rPrChange w:id="748"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delText>یی</w:delText>
        </w:r>
        <w:r w:rsidRPr="00CE4472" w:rsidDel="00C33B45">
          <w:rPr>
            <w:rFonts w:asciiTheme="majorHAnsi" w:eastAsiaTheme="majorEastAsia" w:hAnsiTheme="majorHAnsi" w:cs="B Nazanin"/>
            <w:color w:val="0D0D0D" w:themeColor="text1" w:themeTint="F2"/>
            <w:sz w:val="24"/>
            <w:szCs w:val="24"/>
            <w:highlight w:val="yellow"/>
            <w:rtl/>
            <w:rPrChange w:id="749"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 xml:space="preserve"> </w:delText>
        </w:r>
        <w:commentRangeStart w:id="750"/>
        <w:r w:rsidRPr="00CE4472" w:rsidDel="00C33B45">
          <w:rPr>
            <w:rFonts w:asciiTheme="majorHAnsi" w:eastAsiaTheme="majorEastAsia" w:hAnsiTheme="majorHAnsi" w:cs="B Nazanin"/>
            <w:color w:val="0D0D0D" w:themeColor="text1" w:themeTint="F2"/>
            <w:sz w:val="24"/>
            <w:szCs w:val="24"/>
            <w:highlight w:val="yellow"/>
            <w:rtl/>
            <w:rPrChange w:id="751"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 xml:space="preserve">موضوعات پرتکرار و کم‌تکرار و </w:delText>
        </w:r>
        <w:commentRangeEnd w:id="750"/>
        <w:r w:rsidR="00A81A01" w:rsidRPr="00CE4472" w:rsidDel="00C33B45">
          <w:rPr>
            <w:rStyle w:val="CommentReference"/>
            <w:rFonts w:cs="B Nazanin"/>
            <w:highlight w:val="yellow"/>
            <w:rtl/>
            <w:rPrChange w:id="752" w:author="غزاله عرفانیان" w:date="2025-07-17T08:42:00Z" w16du:dateUtc="2025-07-17T05:12:00Z">
              <w:rPr>
                <w:rStyle w:val="CommentReference"/>
                <w:rtl/>
              </w:rPr>
            </w:rPrChange>
          </w:rPr>
          <w:commentReference w:id="750"/>
        </w:r>
        <w:r w:rsidRPr="00CE4472" w:rsidDel="00C33B45">
          <w:rPr>
            <w:rFonts w:asciiTheme="majorHAnsi" w:eastAsiaTheme="majorEastAsia" w:hAnsiTheme="majorHAnsi" w:cs="B Nazanin"/>
            <w:color w:val="0D0D0D" w:themeColor="text1" w:themeTint="F2"/>
            <w:sz w:val="24"/>
            <w:szCs w:val="24"/>
            <w:highlight w:val="yellow"/>
            <w:rtl/>
            <w:rPrChange w:id="753"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بررس</w:delText>
        </w:r>
        <w:r w:rsidRPr="00CE4472" w:rsidDel="00C33B45">
          <w:rPr>
            <w:rFonts w:asciiTheme="majorHAnsi" w:eastAsiaTheme="majorEastAsia" w:hAnsiTheme="majorHAnsi" w:cs="B Nazanin" w:hint="cs"/>
            <w:color w:val="0D0D0D" w:themeColor="text1" w:themeTint="F2"/>
            <w:sz w:val="24"/>
            <w:szCs w:val="24"/>
            <w:highlight w:val="yellow"/>
            <w:rtl/>
            <w:rPrChange w:id="754"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delText>ی</w:delText>
        </w:r>
        <w:r w:rsidRPr="00CE4472" w:rsidDel="00C33B45">
          <w:rPr>
            <w:rFonts w:asciiTheme="majorHAnsi" w:eastAsiaTheme="majorEastAsia" w:hAnsiTheme="majorHAnsi" w:cs="B Nazanin"/>
            <w:color w:val="0D0D0D" w:themeColor="text1" w:themeTint="F2"/>
            <w:sz w:val="24"/>
            <w:szCs w:val="24"/>
            <w:highlight w:val="yellow"/>
            <w:rtl/>
            <w:rPrChange w:id="755"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 xml:space="preserve"> هم‌رخداد</w:delText>
        </w:r>
        <w:r w:rsidRPr="00CE4472" w:rsidDel="00C33B45">
          <w:rPr>
            <w:rFonts w:asciiTheme="majorHAnsi" w:eastAsiaTheme="majorEastAsia" w:hAnsiTheme="majorHAnsi" w:cs="B Nazanin" w:hint="cs"/>
            <w:color w:val="0D0D0D" w:themeColor="text1" w:themeTint="F2"/>
            <w:sz w:val="24"/>
            <w:szCs w:val="24"/>
            <w:highlight w:val="yellow"/>
            <w:rtl/>
            <w:rPrChange w:id="756"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delText>ی</w:delText>
        </w:r>
        <w:r w:rsidRPr="00CE4472" w:rsidDel="00C33B45">
          <w:rPr>
            <w:rFonts w:asciiTheme="majorHAnsi" w:eastAsiaTheme="majorEastAsia" w:hAnsiTheme="majorHAnsi" w:cs="B Nazanin"/>
            <w:color w:val="0D0D0D" w:themeColor="text1" w:themeTint="F2"/>
            <w:sz w:val="24"/>
            <w:szCs w:val="24"/>
            <w:highlight w:val="yellow"/>
            <w:rtl/>
            <w:rPrChange w:id="757"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 xml:space="preserve"> موضوعات کلان</w:delText>
        </w:r>
      </w:del>
    </w:p>
    <w:p w14:paraId="0C0119B1" w14:textId="174E9CDB" w:rsidR="007C41C6" w:rsidRPr="00CE4472" w:rsidRDefault="007C41C6">
      <w:pPr>
        <w:pStyle w:val="ListParagraph"/>
        <w:numPr>
          <w:ilvl w:val="0"/>
          <w:numId w:val="11"/>
        </w:numPr>
        <w:bidi/>
        <w:rPr>
          <w:rFonts w:asciiTheme="majorHAnsi" w:eastAsiaTheme="majorEastAsia" w:hAnsiTheme="majorHAnsi" w:cs="B Nazanin"/>
          <w:color w:val="0D0D0D" w:themeColor="text1" w:themeTint="F2"/>
          <w:sz w:val="24"/>
          <w:szCs w:val="24"/>
          <w:highlight w:val="yellow"/>
          <w:rPrChange w:id="758" w:author="غزاله عرفانیان" w:date="2025-07-17T08:42:00Z" w16du:dateUtc="2025-07-17T05:12:00Z">
            <w:rPr>
              <w:rFonts w:asciiTheme="majorHAnsi" w:eastAsiaTheme="majorEastAsia" w:hAnsiTheme="majorHAnsi" w:cs="B Nazanin"/>
              <w:color w:val="0D0D0D" w:themeColor="text1" w:themeTint="F2"/>
              <w:sz w:val="24"/>
              <w:szCs w:val="24"/>
            </w:rPr>
          </w:rPrChange>
        </w:rPr>
        <w:pPrChange w:id="759" w:author="غزاله عرفانیان" w:date="2025-07-14T12:43:00Z" w16du:dateUtc="2025-07-14T09:13:00Z">
          <w:pPr>
            <w:numPr>
              <w:ilvl w:val="1"/>
              <w:numId w:val="10"/>
            </w:numPr>
            <w:tabs>
              <w:tab w:val="num" w:pos="1440"/>
            </w:tabs>
            <w:bidi/>
            <w:ind w:left="1440" w:hanging="360"/>
            <w:jc w:val="both"/>
          </w:pPr>
        </w:pPrChange>
      </w:pPr>
      <w:del w:id="760" w:author="غزاله عرفانیان" w:date="2025-07-14T12:43:00Z" w16du:dateUtc="2025-07-14T09:13:00Z">
        <w:r w:rsidRPr="00CE4472" w:rsidDel="00C33B45">
          <w:rPr>
            <w:rFonts w:asciiTheme="majorHAnsi" w:eastAsiaTheme="majorEastAsia" w:hAnsiTheme="majorHAnsi" w:cs="B Nazanin"/>
            <w:color w:val="0D0D0D" w:themeColor="text1" w:themeTint="F2"/>
            <w:sz w:val="24"/>
            <w:szCs w:val="24"/>
            <w:highlight w:val="yellow"/>
            <w:rtl/>
            <w:rPrChange w:id="761"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ک</w:delText>
        </w:r>
      </w:del>
      <w:del w:id="762" w:author="غزاله عرفانیان" w:date="2025-07-17T08:42:00Z" w16du:dateUtc="2025-07-17T05:12:00Z">
        <w:r w:rsidRPr="00CE4472" w:rsidDel="00CE4472">
          <w:rPr>
            <w:rFonts w:asciiTheme="majorHAnsi" w:eastAsiaTheme="majorEastAsia" w:hAnsiTheme="majorHAnsi" w:cs="B Nazanin"/>
            <w:color w:val="0D0D0D" w:themeColor="text1" w:themeTint="F2"/>
            <w:sz w:val="24"/>
            <w:szCs w:val="24"/>
            <w:highlight w:val="yellow"/>
            <w:rtl/>
            <w:rPrChange w:id="763"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delText xml:space="preserve">دام </w:delText>
        </w:r>
      </w:del>
      <w:r w:rsidRPr="00CE4472">
        <w:rPr>
          <w:rFonts w:asciiTheme="majorHAnsi" w:eastAsiaTheme="majorEastAsia" w:hAnsiTheme="majorHAnsi" w:cs="B Nazanin"/>
          <w:color w:val="0D0D0D" w:themeColor="text1" w:themeTint="F2"/>
          <w:sz w:val="24"/>
          <w:szCs w:val="24"/>
          <w:highlight w:val="yellow"/>
          <w:rtl/>
          <w:rPrChange w:id="764"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t>موضوعات ب</w:t>
      </w:r>
      <w:r w:rsidRPr="00CE4472">
        <w:rPr>
          <w:rFonts w:asciiTheme="majorHAnsi" w:eastAsiaTheme="majorEastAsia" w:hAnsiTheme="majorHAnsi" w:cs="B Nazanin" w:hint="cs"/>
          <w:color w:val="0D0D0D" w:themeColor="text1" w:themeTint="F2"/>
          <w:sz w:val="24"/>
          <w:szCs w:val="24"/>
          <w:highlight w:val="yellow"/>
          <w:rtl/>
          <w:rPrChange w:id="765"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t>ی</w:t>
      </w:r>
      <w:r w:rsidRPr="00CE4472">
        <w:rPr>
          <w:rFonts w:asciiTheme="majorHAnsi" w:eastAsiaTheme="majorEastAsia" w:hAnsiTheme="majorHAnsi" w:cs="B Nazanin" w:hint="eastAsia"/>
          <w:color w:val="0D0D0D" w:themeColor="text1" w:themeTint="F2"/>
          <w:sz w:val="24"/>
          <w:szCs w:val="24"/>
          <w:highlight w:val="yellow"/>
          <w:rtl/>
          <w:rPrChange w:id="766" w:author="غزاله عرفانیان" w:date="2025-07-17T08:42:00Z" w16du:dateUtc="2025-07-17T05:12:00Z">
            <w:rPr>
              <w:rFonts w:asciiTheme="majorHAnsi" w:eastAsiaTheme="majorEastAsia" w:hAnsiTheme="majorHAnsi" w:cs="B Nazanin" w:hint="eastAsia"/>
              <w:color w:val="0D0D0D" w:themeColor="text1" w:themeTint="F2"/>
              <w:sz w:val="24"/>
              <w:szCs w:val="24"/>
              <w:rtl/>
            </w:rPr>
          </w:rPrChange>
        </w:rPr>
        <w:t>شتر</w:t>
      </w:r>
      <w:r w:rsidRPr="00CE4472">
        <w:rPr>
          <w:rFonts w:asciiTheme="majorHAnsi" w:eastAsiaTheme="majorEastAsia" w:hAnsiTheme="majorHAnsi" w:cs="B Nazanin" w:hint="cs"/>
          <w:color w:val="0D0D0D" w:themeColor="text1" w:themeTint="F2"/>
          <w:sz w:val="24"/>
          <w:szCs w:val="24"/>
          <w:highlight w:val="yellow"/>
          <w:rtl/>
          <w:rPrChange w:id="767"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t>ی</w:t>
      </w:r>
      <w:r w:rsidRPr="00CE4472">
        <w:rPr>
          <w:rFonts w:asciiTheme="majorHAnsi" w:eastAsiaTheme="majorEastAsia" w:hAnsiTheme="majorHAnsi" w:cs="B Nazanin" w:hint="eastAsia"/>
          <w:color w:val="0D0D0D" w:themeColor="text1" w:themeTint="F2"/>
          <w:sz w:val="24"/>
          <w:szCs w:val="24"/>
          <w:highlight w:val="yellow"/>
          <w:rtl/>
          <w:rPrChange w:id="768" w:author="غزاله عرفانیان" w:date="2025-07-17T08:42:00Z" w16du:dateUtc="2025-07-17T05:12:00Z">
            <w:rPr>
              <w:rFonts w:asciiTheme="majorHAnsi" w:eastAsiaTheme="majorEastAsia" w:hAnsiTheme="majorHAnsi" w:cs="B Nazanin" w:hint="eastAsia"/>
              <w:color w:val="0D0D0D" w:themeColor="text1" w:themeTint="F2"/>
              <w:sz w:val="24"/>
              <w:szCs w:val="24"/>
              <w:rtl/>
            </w:rPr>
          </w:rPrChange>
        </w:rPr>
        <w:t>ن</w:t>
      </w:r>
      <w:r w:rsidRPr="00CE4472">
        <w:rPr>
          <w:rFonts w:asciiTheme="majorHAnsi" w:eastAsiaTheme="majorEastAsia" w:hAnsiTheme="majorHAnsi" w:cs="B Nazanin"/>
          <w:color w:val="0D0D0D" w:themeColor="text1" w:themeTint="F2"/>
          <w:sz w:val="24"/>
          <w:szCs w:val="24"/>
          <w:highlight w:val="yellow"/>
          <w:rtl/>
          <w:rPrChange w:id="769"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t xml:space="preserve"> و کمتر</w:t>
      </w:r>
      <w:r w:rsidRPr="00CE4472">
        <w:rPr>
          <w:rFonts w:asciiTheme="majorHAnsi" w:eastAsiaTheme="majorEastAsia" w:hAnsiTheme="majorHAnsi" w:cs="B Nazanin" w:hint="cs"/>
          <w:color w:val="0D0D0D" w:themeColor="text1" w:themeTint="F2"/>
          <w:sz w:val="24"/>
          <w:szCs w:val="24"/>
          <w:highlight w:val="yellow"/>
          <w:rtl/>
          <w:rPrChange w:id="770"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t>ی</w:t>
      </w:r>
      <w:r w:rsidRPr="00CE4472">
        <w:rPr>
          <w:rFonts w:asciiTheme="majorHAnsi" w:eastAsiaTheme="majorEastAsia" w:hAnsiTheme="majorHAnsi" w:cs="B Nazanin" w:hint="eastAsia"/>
          <w:color w:val="0D0D0D" w:themeColor="text1" w:themeTint="F2"/>
          <w:sz w:val="24"/>
          <w:szCs w:val="24"/>
          <w:highlight w:val="yellow"/>
          <w:rtl/>
          <w:rPrChange w:id="771" w:author="غزاله عرفانیان" w:date="2025-07-17T08:42:00Z" w16du:dateUtc="2025-07-17T05:12:00Z">
            <w:rPr>
              <w:rFonts w:asciiTheme="majorHAnsi" w:eastAsiaTheme="majorEastAsia" w:hAnsiTheme="majorHAnsi" w:cs="B Nazanin" w:hint="eastAsia"/>
              <w:color w:val="0D0D0D" w:themeColor="text1" w:themeTint="F2"/>
              <w:sz w:val="24"/>
              <w:szCs w:val="24"/>
              <w:rtl/>
            </w:rPr>
          </w:rPrChange>
        </w:rPr>
        <w:t>ن</w:t>
      </w:r>
      <w:r w:rsidRPr="00CE4472">
        <w:rPr>
          <w:rFonts w:asciiTheme="majorHAnsi" w:eastAsiaTheme="majorEastAsia" w:hAnsiTheme="majorHAnsi" w:cs="B Nazanin"/>
          <w:color w:val="0D0D0D" w:themeColor="text1" w:themeTint="F2"/>
          <w:sz w:val="24"/>
          <w:szCs w:val="24"/>
          <w:highlight w:val="yellow"/>
          <w:rtl/>
          <w:rPrChange w:id="772"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t xml:space="preserve"> تکرار را در م</w:t>
      </w:r>
      <w:r w:rsidRPr="00CE4472">
        <w:rPr>
          <w:rFonts w:asciiTheme="majorHAnsi" w:eastAsiaTheme="majorEastAsia" w:hAnsiTheme="majorHAnsi" w:cs="B Nazanin" w:hint="cs"/>
          <w:color w:val="0D0D0D" w:themeColor="text1" w:themeTint="F2"/>
          <w:sz w:val="24"/>
          <w:szCs w:val="24"/>
          <w:highlight w:val="yellow"/>
          <w:rtl/>
          <w:rPrChange w:id="773"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t>ی</w:t>
      </w:r>
      <w:r w:rsidRPr="00CE4472">
        <w:rPr>
          <w:rFonts w:asciiTheme="majorHAnsi" w:eastAsiaTheme="majorEastAsia" w:hAnsiTheme="majorHAnsi" w:cs="B Nazanin" w:hint="eastAsia"/>
          <w:color w:val="0D0D0D" w:themeColor="text1" w:themeTint="F2"/>
          <w:sz w:val="24"/>
          <w:szCs w:val="24"/>
          <w:highlight w:val="yellow"/>
          <w:rtl/>
          <w:rPrChange w:id="774" w:author="غزاله عرفانیان" w:date="2025-07-17T08:42:00Z" w16du:dateUtc="2025-07-17T05:12:00Z">
            <w:rPr>
              <w:rFonts w:asciiTheme="majorHAnsi" w:eastAsiaTheme="majorEastAsia" w:hAnsiTheme="majorHAnsi" w:cs="B Nazanin" w:hint="eastAsia"/>
              <w:color w:val="0D0D0D" w:themeColor="text1" w:themeTint="F2"/>
              <w:sz w:val="24"/>
              <w:szCs w:val="24"/>
              <w:rtl/>
            </w:rPr>
          </w:rPrChange>
        </w:rPr>
        <w:t>ان</w:t>
      </w:r>
      <w:r w:rsidRPr="00CE4472">
        <w:rPr>
          <w:rFonts w:asciiTheme="majorHAnsi" w:eastAsiaTheme="majorEastAsia" w:hAnsiTheme="majorHAnsi" w:cs="B Nazanin"/>
          <w:color w:val="0D0D0D" w:themeColor="text1" w:themeTint="F2"/>
          <w:sz w:val="24"/>
          <w:szCs w:val="24"/>
          <w:highlight w:val="yellow"/>
          <w:rtl/>
          <w:rPrChange w:id="775"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t xml:space="preserve"> پا</w:t>
      </w:r>
      <w:r w:rsidRPr="00CE4472">
        <w:rPr>
          <w:rFonts w:asciiTheme="majorHAnsi" w:eastAsiaTheme="majorEastAsia" w:hAnsiTheme="majorHAnsi" w:cs="B Nazanin" w:hint="cs"/>
          <w:color w:val="0D0D0D" w:themeColor="text1" w:themeTint="F2"/>
          <w:sz w:val="24"/>
          <w:szCs w:val="24"/>
          <w:highlight w:val="yellow"/>
          <w:rtl/>
          <w:rPrChange w:id="776" w:author="غزاله عرفانیان" w:date="2025-07-17T08:42:00Z" w16du:dateUtc="2025-07-17T05:12:00Z">
            <w:rPr>
              <w:rFonts w:asciiTheme="majorHAnsi" w:eastAsiaTheme="majorEastAsia" w:hAnsiTheme="majorHAnsi" w:cs="B Nazanin" w:hint="cs"/>
              <w:color w:val="0D0D0D" w:themeColor="text1" w:themeTint="F2"/>
              <w:sz w:val="24"/>
              <w:szCs w:val="24"/>
              <w:rtl/>
            </w:rPr>
          </w:rPrChange>
        </w:rPr>
        <w:t>ی</w:t>
      </w:r>
      <w:r w:rsidRPr="00CE4472">
        <w:rPr>
          <w:rFonts w:asciiTheme="majorHAnsi" w:eastAsiaTheme="majorEastAsia" w:hAnsiTheme="majorHAnsi" w:cs="B Nazanin" w:hint="eastAsia"/>
          <w:color w:val="0D0D0D" w:themeColor="text1" w:themeTint="F2"/>
          <w:sz w:val="24"/>
          <w:szCs w:val="24"/>
          <w:highlight w:val="yellow"/>
          <w:rtl/>
          <w:rPrChange w:id="777" w:author="غزاله عرفانیان" w:date="2025-07-17T08:42:00Z" w16du:dateUtc="2025-07-17T05:12:00Z">
            <w:rPr>
              <w:rFonts w:asciiTheme="majorHAnsi" w:eastAsiaTheme="majorEastAsia" w:hAnsiTheme="majorHAnsi" w:cs="B Nazanin" w:hint="eastAsia"/>
              <w:color w:val="0D0D0D" w:themeColor="text1" w:themeTint="F2"/>
              <w:sz w:val="24"/>
              <w:szCs w:val="24"/>
              <w:rtl/>
            </w:rPr>
          </w:rPrChange>
        </w:rPr>
        <w:t>ان‌نامه‌ها</w:t>
      </w:r>
      <w:r w:rsidRPr="00CE4472">
        <w:rPr>
          <w:rFonts w:asciiTheme="majorHAnsi" w:eastAsiaTheme="majorEastAsia" w:hAnsiTheme="majorHAnsi" w:cs="B Nazanin"/>
          <w:color w:val="0D0D0D" w:themeColor="text1" w:themeTint="F2"/>
          <w:sz w:val="24"/>
          <w:szCs w:val="24"/>
          <w:highlight w:val="yellow"/>
          <w:rtl/>
          <w:rPrChange w:id="778" w:author="غزاله عرفانیان" w:date="2025-07-17T08:42:00Z" w16du:dateUtc="2025-07-17T05:12:00Z">
            <w:rPr>
              <w:rFonts w:asciiTheme="majorHAnsi" w:eastAsiaTheme="majorEastAsia" w:hAnsiTheme="majorHAnsi" w:cs="B Nazanin"/>
              <w:color w:val="0D0D0D" w:themeColor="text1" w:themeTint="F2"/>
              <w:sz w:val="24"/>
              <w:szCs w:val="24"/>
              <w:rtl/>
            </w:rPr>
          </w:rPrChange>
        </w:rPr>
        <w:t xml:space="preserve"> داشته‌اند؟</w:t>
      </w:r>
    </w:p>
    <w:p w14:paraId="21436136" w14:textId="49E02809" w:rsidR="007C41C6" w:rsidRPr="003047B5" w:rsidDel="002A02EE" w:rsidRDefault="007C41C6">
      <w:pPr>
        <w:bidi/>
        <w:ind w:left="360"/>
        <w:jc w:val="both"/>
        <w:rPr>
          <w:del w:id="779" w:author="غزاله عرفانیان" w:date="2025-07-01T07:27:00Z" w16du:dateUtc="2025-07-01T03:57:00Z"/>
          <w:rFonts w:asciiTheme="majorHAnsi" w:eastAsiaTheme="majorEastAsia" w:hAnsiTheme="majorHAnsi" w:cs="B Nazanin"/>
          <w:color w:val="0D0D0D" w:themeColor="text1" w:themeTint="F2"/>
          <w:sz w:val="24"/>
          <w:szCs w:val="24"/>
          <w:highlight w:val="yellow"/>
          <w:rPrChange w:id="780" w:author="shole arastoopoor" w:date="2025-05-28T09:30:00Z">
            <w:rPr>
              <w:del w:id="781" w:author="غزاله عرفانیان" w:date="2025-07-01T07:27:00Z" w16du:dateUtc="2025-07-01T03:57:00Z"/>
              <w:rFonts w:asciiTheme="majorHAnsi" w:eastAsiaTheme="majorEastAsia" w:hAnsiTheme="majorHAnsi" w:cs="B Nazanin"/>
              <w:color w:val="0D0D0D" w:themeColor="text1" w:themeTint="F2"/>
              <w:sz w:val="24"/>
              <w:szCs w:val="24"/>
            </w:rPr>
          </w:rPrChange>
        </w:rPr>
        <w:pPrChange w:id="782" w:author="غزاله عرفانیان" w:date="2025-07-14T12:42:00Z" w16du:dateUtc="2025-07-14T09:12:00Z">
          <w:pPr>
            <w:numPr>
              <w:ilvl w:val="1"/>
              <w:numId w:val="10"/>
            </w:numPr>
            <w:tabs>
              <w:tab w:val="num" w:pos="1440"/>
            </w:tabs>
            <w:bidi/>
            <w:ind w:left="1440" w:hanging="360"/>
            <w:jc w:val="both"/>
          </w:pPr>
        </w:pPrChange>
      </w:pPr>
      <w:del w:id="783" w:author="غزاله عرفانیان" w:date="2025-07-01T07:27:00Z" w16du:dateUtc="2025-07-01T03:57:00Z">
        <w:r w:rsidRPr="003047B5" w:rsidDel="002A02EE">
          <w:rPr>
            <w:rFonts w:asciiTheme="majorHAnsi" w:eastAsiaTheme="majorEastAsia" w:hAnsiTheme="majorHAnsi" w:cs="B Nazanin"/>
            <w:color w:val="0D0D0D" w:themeColor="text1" w:themeTint="F2"/>
            <w:sz w:val="24"/>
            <w:szCs w:val="24"/>
            <w:highlight w:val="yellow"/>
            <w:rtl/>
            <w:rPrChange w:id="784" w:author="shole arastoopoor" w:date="2025-05-28T09:30:00Z">
              <w:rPr>
                <w:rFonts w:asciiTheme="majorHAnsi" w:eastAsiaTheme="majorEastAsia" w:hAnsiTheme="majorHAnsi" w:cs="B Nazanin"/>
                <w:color w:val="0D0D0D" w:themeColor="text1" w:themeTint="F2"/>
                <w:sz w:val="24"/>
                <w:szCs w:val="24"/>
                <w:rtl/>
              </w:rPr>
            </w:rPrChange>
          </w:rPr>
          <w:delText xml:space="preserve">چه </w:delText>
        </w:r>
        <w:commentRangeStart w:id="785"/>
        <w:r w:rsidRPr="003047B5" w:rsidDel="002A02EE">
          <w:rPr>
            <w:rFonts w:asciiTheme="majorHAnsi" w:eastAsiaTheme="majorEastAsia" w:hAnsiTheme="majorHAnsi" w:cs="B Nazanin"/>
            <w:color w:val="0D0D0D" w:themeColor="text1" w:themeTint="F2"/>
            <w:sz w:val="24"/>
            <w:szCs w:val="24"/>
            <w:highlight w:val="yellow"/>
            <w:rtl/>
            <w:rPrChange w:id="786" w:author="shole arastoopoor" w:date="2025-05-28T09:30:00Z">
              <w:rPr>
                <w:rFonts w:asciiTheme="majorHAnsi" w:eastAsiaTheme="majorEastAsia" w:hAnsiTheme="majorHAnsi" w:cs="B Nazanin"/>
                <w:color w:val="0D0D0D" w:themeColor="text1" w:themeTint="F2"/>
                <w:sz w:val="24"/>
                <w:szCs w:val="24"/>
                <w:rtl/>
              </w:rPr>
            </w:rPrChange>
          </w:rPr>
          <w:delText>هم‌رخداد</w:delText>
        </w:r>
        <w:r w:rsidRPr="003047B5" w:rsidDel="002A02EE">
          <w:rPr>
            <w:rFonts w:asciiTheme="majorHAnsi" w:eastAsiaTheme="majorEastAsia" w:hAnsiTheme="majorHAnsi" w:cs="B Nazanin" w:hint="cs"/>
            <w:color w:val="0D0D0D" w:themeColor="text1" w:themeTint="F2"/>
            <w:sz w:val="24"/>
            <w:szCs w:val="24"/>
            <w:highlight w:val="yellow"/>
            <w:rtl/>
            <w:rPrChange w:id="787" w:author="shole arastoopoor" w:date="2025-05-28T09:30:00Z">
              <w:rPr>
                <w:rFonts w:asciiTheme="majorHAnsi" w:eastAsiaTheme="majorEastAsia" w:hAnsiTheme="majorHAnsi" w:cs="B Nazanin" w:hint="cs"/>
                <w:color w:val="0D0D0D" w:themeColor="text1" w:themeTint="F2"/>
                <w:sz w:val="24"/>
                <w:szCs w:val="24"/>
                <w:rtl/>
              </w:rPr>
            </w:rPrChange>
          </w:rPr>
          <w:delText>ی‌</w:delText>
        </w:r>
        <w:r w:rsidRPr="003047B5" w:rsidDel="002A02EE">
          <w:rPr>
            <w:rFonts w:asciiTheme="majorHAnsi" w:eastAsiaTheme="majorEastAsia" w:hAnsiTheme="majorHAnsi" w:cs="B Nazanin" w:hint="eastAsia"/>
            <w:color w:val="0D0D0D" w:themeColor="text1" w:themeTint="F2"/>
            <w:sz w:val="24"/>
            <w:szCs w:val="24"/>
            <w:highlight w:val="yellow"/>
            <w:rtl/>
            <w:rPrChange w:id="788" w:author="shole arastoopoor" w:date="2025-05-28T09:30:00Z">
              <w:rPr>
                <w:rFonts w:asciiTheme="majorHAnsi" w:eastAsiaTheme="majorEastAsia" w:hAnsiTheme="majorHAnsi" w:cs="B Nazanin" w:hint="eastAsia"/>
                <w:color w:val="0D0D0D" w:themeColor="text1" w:themeTint="F2"/>
                <w:sz w:val="24"/>
                <w:szCs w:val="24"/>
                <w:rtl/>
              </w:rPr>
            </w:rPrChange>
          </w:rPr>
          <w:delText>ها</w:delText>
        </w:r>
        <w:r w:rsidRPr="003047B5" w:rsidDel="002A02EE">
          <w:rPr>
            <w:rFonts w:asciiTheme="majorHAnsi" w:eastAsiaTheme="majorEastAsia" w:hAnsiTheme="majorHAnsi" w:cs="B Nazanin" w:hint="cs"/>
            <w:color w:val="0D0D0D" w:themeColor="text1" w:themeTint="F2"/>
            <w:sz w:val="24"/>
            <w:szCs w:val="24"/>
            <w:highlight w:val="yellow"/>
            <w:rtl/>
            <w:rPrChange w:id="789" w:author="shole arastoopoor" w:date="2025-05-28T09:30:00Z">
              <w:rPr>
                <w:rFonts w:asciiTheme="majorHAnsi" w:eastAsiaTheme="majorEastAsia" w:hAnsiTheme="majorHAnsi" w:cs="B Nazanin" w:hint="cs"/>
                <w:color w:val="0D0D0D" w:themeColor="text1" w:themeTint="F2"/>
                <w:sz w:val="24"/>
                <w:szCs w:val="24"/>
                <w:rtl/>
              </w:rPr>
            </w:rPrChange>
          </w:rPr>
          <w:delText>یی</w:delText>
        </w:r>
        <w:r w:rsidRPr="003047B5" w:rsidDel="002A02EE">
          <w:rPr>
            <w:rFonts w:asciiTheme="majorHAnsi" w:eastAsiaTheme="majorEastAsia" w:hAnsiTheme="majorHAnsi" w:cs="B Nazanin"/>
            <w:color w:val="0D0D0D" w:themeColor="text1" w:themeTint="F2"/>
            <w:sz w:val="24"/>
            <w:szCs w:val="24"/>
            <w:highlight w:val="yellow"/>
            <w:rtl/>
            <w:rPrChange w:id="790" w:author="shole arastoopoor" w:date="2025-05-28T09:30:00Z">
              <w:rPr>
                <w:rFonts w:asciiTheme="majorHAnsi" w:eastAsiaTheme="majorEastAsia" w:hAnsiTheme="majorHAnsi" w:cs="B Nazanin"/>
                <w:color w:val="0D0D0D" w:themeColor="text1" w:themeTint="F2"/>
                <w:sz w:val="24"/>
                <w:szCs w:val="24"/>
                <w:rtl/>
              </w:rPr>
            </w:rPrChange>
          </w:rPr>
          <w:delText xml:space="preserve"> م</w:delText>
        </w:r>
        <w:r w:rsidRPr="003047B5" w:rsidDel="002A02EE">
          <w:rPr>
            <w:rFonts w:asciiTheme="majorHAnsi" w:eastAsiaTheme="majorEastAsia" w:hAnsiTheme="majorHAnsi" w:cs="B Nazanin" w:hint="cs"/>
            <w:color w:val="0D0D0D" w:themeColor="text1" w:themeTint="F2"/>
            <w:sz w:val="24"/>
            <w:szCs w:val="24"/>
            <w:highlight w:val="yellow"/>
            <w:rtl/>
            <w:rPrChange w:id="791" w:author="shole arastoopoor" w:date="2025-05-28T09:30:00Z">
              <w:rPr>
                <w:rFonts w:asciiTheme="majorHAnsi" w:eastAsiaTheme="majorEastAsia" w:hAnsiTheme="majorHAnsi" w:cs="B Nazanin" w:hint="cs"/>
                <w:color w:val="0D0D0D" w:themeColor="text1" w:themeTint="F2"/>
                <w:sz w:val="24"/>
                <w:szCs w:val="24"/>
                <w:rtl/>
              </w:rPr>
            </w:rPrChange>
          </w:rPr>
          <w:delText>ی</w:delText>
        </w:r>
        <w:r w:rsidRPr="003047B5" w:rsidDel="002A02EE">
          <w:rPr>
            <w:rFonts w:asciiTheme="majorHAnsi" w:eastAsiaTheme="majorEastAsia" w:hAnsiTheme="majorHAnsi" w:cs="B Nazanin" w:hint="eastAsia"/>
            <w:color w:val="0D0D0D" w:themeColor="text1" w:themeTint="F2"/>
            <w:sz w:val="24"/>
            <w:szCs w:val="24"/>
            <w:highlight w:val="yellow"/>
            <w:rtl/>
            <w:rPrChange w:id="792" w:author="shole arastoopoor" w:date="2025-05-28T09:30:00Z">
              <w:rPr>
                <w:rFonts w:asciiTheme="majorHAnsi" w:eastAsiaTheme="majorEastAsia" w:hAnsiTheme="majorHAnsi" w:cs="B Nazanin" w:hint="eastAsia"/>
                <w:color w:val="0D0D0D" w:themeColor="text1" w:themeTint="F2"/>
                <w:sz w:val="24"/>
                <w:szCs w:val="24"/>
                <w:rtl/>
              </w:rPr>
            </w:rPrChange>
          </w:rPr>
          <w:delText>ان</w:delText>
        </w:r>
        <w:r w:rsidRPr="003047B5" w:rsidDel="002A02EE">
          <w:rPr>
            <w:rFonts w:asciiTheme="majorHAnsi" w:eastAsiaTheme="majorEastAsia" w:hAnsiTheme="majorHAnsi" w:cs="B Nazanin"/>
            <w:color w:val="0D0D0D" w:themeColor="text1" w:themeTint="F2"/>
            <w:sz w:val="24"/>
            <w:szCs w:val="24"/>
            <w:highlight w:val="yellow"/>
            <w:rtl/>
            <w:rPrChange w:id="793" w:author="shole arastoopoor" w:date="2025-05-28T09:30:00Z">
              <w:rPr>
                <w:rFonts w:asciiTheme="majorHAnsi" w:eastAsiaTheme="majorEastAsia" w:hAnsiTheme="majorHAnsi" w:cs="B Nazanin"/>
                <w:color w:val="0D0D0D" w:themeColor="text1" w:themeTint="F2"/>
                <w:sz w:val="24"/>
                <w:szCs w:val="24"/>
                <w:rtl/>
              </w:rPr>
            </w:rPrChange>
          </w:rPr>
          <w:delText xml:space="preserve"> موضوعات مختلف وجود </w:delText>
        </w:r>
        <w:commentRangeEnd w:id="785"/>
        <w:r w:rsidR="00A81A01" w:rsidRPr="003047B5" w:rsidDel="002A02EE">
          <w:rPr>
            <w:rStyle w:val="CommentReference"/>
            <w:highlight w:val="yellow"/>
            <w:rtl/>
            <w:rPrChange w:id="794" w:author="shole arastoopoor" w:date="2025-05-28T09:30:00Z">
              <w:rPr>
                <w:rStyle w:val="CommentReference"/>
                <w:rtl/>
              </w:rPr>
            </w:rPrChange>
          </w:rPr>
          <w:commentReference w:id="785"/>
        </w:r>
        <w:r w:rsidRPr="003047B5" w:rsidDel="002A02EE">
          <w:rPr>
            <w:rFonts w:asciiTheme="majorHAnsi" w:eastAsiaTheme="majorEastAsia" w:hAnsiTheme="majorHAnsi" w:cs="B Nazanin"/>
            <w:color w:val="0D0D0D" w:themeColor="text1" w:themeTint="F2"/>
            <w:sz w:val="24"/>
            <w:szCs w:val="24"/>
            <w:highlight w:val="yellow"/>
            <w:rtl/>
            <w:rPrChange w:id="795" w:author="shole arastoopoor" w:date="2025-05-28T09:30:00Z">
              <w:rPr>
                <w:rFonts w:asciiTheme="majorHAnsi" w:eastAsiaTheme="majorEastAsia" w:hAnsiTheme="majorHAnsi" w:cs="B Nazanin"/>
                <w:color w:val="0D0D0D" w:themeColor="text1" w:themeTint="F2"/>
                <w:sz w:val="24"/>
                <w:szCs w:val="24"/>
                <w:rtl/>
              </w:rPr>
            </w:rPrChange>
          </w:rPr>
          <w:delText>دارد و چه الگوها</w:delText>
        </w:r>
        <w:r w:rsidRPr="003047B5" w:rsidDel="002A02EE">
          <w:rPr>
            <w:rFonts w:asciiTheme="majorHAnsi" w:eastAsiaTheme="majorEastAsia" w:hAnsiTheme="majorHAnsi" w:cs="B Nazanin" w:hint="cs"/>
            <w:color w:val="0D0D0D" w:themeColor="text1" w:themeTint="F2"/>
            <w:sz w:val="24"/>
            <w:szCs w:val="24"/>
            <w:highlight w:val="yellow"/>
            <w:rtl/>
            <w:rPrChange w:id="796" w:author="shole arastoopoor" w:date="2025-05-28T09:30:00Z">
              <w:rPr>
                <w:rFonts w:asciiTheme="majorHAnsi" w:eastAsiaTheme="majorEastAsia" w:hAnsiTheme="majorHAnsi" w:cs="B Nazanin" w:hint="cs"/>
                <w:color w:val="0D0D0D" w:themeColor="text1" w:themeTint="F2"/>
                <w:sz w:val="24"/>
                <w:szCs w:val="24"/>
                <w:rtl/>
              </w:rPr>
            </w:rPrChange>
          </w:rPr>
          <w:delText>یی</w:delText>
        </w:r>
        <w:r w:rsidRPr="003047B5" w:rsidDel="002A02EE">
          <w:rPr>
            <w:rFonts w:asciiTheme="majorHAnsi" w:eastAsiaTheme="majorEastAsia" w:hAnsiTheme="majorHAnsi" w:cs="B Nazanin"/>
            <w:color w:val="0D0D0D" w:themeColor="text1" w:themeTint="F2"/>
            <w:sz w:val="24"/>
            <w:szCs w:val="24"/>
            <w:highlight w:val="yellow"/>
            <w:rtl/>
            <w:rPrChange w:id="797" w:author="shole arastoopoor" w:date="2025-05-28T09:30:00Z">
              <w:rPr>
                <w:rFonts w:asciiTheme="majorHAnsi" w:eastAsiaTheme="majorEastAsia" w:hAnsiTheme="majorHAnsi" w:cs="B Nazanin"/>
                <w:color w:val="0D0D0D" w:themeColor="text1" w:themeTint="F2"/>
                <w:sz w:val="24"/>
                <w:szCs w:val="24"/>
                <w:rtl/>
              </w:rPr>
            </w:rPrChange>
          </w:rPr>
          <w:delText xml:space="preserve"> از آن‌ها قابل استخراج است؟</w:delText>
        </w:r>
      </w:del>
    </w:p>
    <w:p w14:paraId="30F51A27" w14:textId="032316D3" w:rsidR="007C41C6" w:rsidRPr="00EA65EA" w:rsidRDefault="007C41C6">
      <w:pPr>
        <w:bidi/>
        <w:ind w:left="360"/>
        <w:jc w:val="both"/>
        <w:rPr>
          <w:rFonts w:asciiTheme="majorHAnsi" w:eastAsiaTheme="majorEastAsia" w:hAnsiTheme="majorHAnsi" w:cs="B Nazanin"/>
          <w:color w:val="0D0D0D" w:themeColor="text1" w:themeTint="F2"/>
          <w:sz w:val="24"/>
          <w:szCs w:val="24"/>
        </w:rPr>
        <w:pPrChange w:id="798" w:author="غزاله عرفانیان" w:date="2025-07-14T12:42:00Z" w16du:dateUtc="2025-07-14T09:12:00Z">
          <w:pPr>
            <w:numPr>
              <w:numId w:val="10"/>
            </w:numPr>
            <w:tabs>
              <w:tab w:val="num" w:pos="720"/>
            </w:tabs>
            <w:bidi/>
            <w:ind w:left="720" w:hanging="360"/>
            <w:jc w:val="both"/>
          </w:pPr>
        </w:pPrChange>
      </w:pPr>
      <w:del w:id="799" w:author="shole arastoopoor" w:date="2025-05-28T09:33:00Z">
        <w:r w:rsidRPr="00EA65EA" w:rsidDel="00CA5120">
          <w:rPr>
            <w:rFonts w:asciiTheme="majorHAnsi" w:eastAsiaTheme="majorEastAsia" w:hAnsiTheme="majorHAnsi" w:cs="B Nazanin"/>
            <w:color w:val="0D0D0D" w:themeColor="text1" w:themeTint="F2"/>
            <w:sz w:val="24"/>
            <w:szCs w:val="24"/>
            <w:rtl/>
          </w:rPr>
          <w:delText>تحلیل جغرافیایی موضوعات پایان‌نامه‌ها</w:delText>
        </w:r>
      </w:del>
      <w:ins w:id="800" w:author="shole arastoopoor" w:date="2025-05-28T09:33:00Z">
        <w:r w:rsidR="00CA5120">
          <w:rPr>
            <w:rFonts w:asciiTheme="majorHAnsi" w:eastAsiaTheme="majorEastAsia" w:hAnsiTheme="majorHAnsi" w:cs="B Nazanin" w:hint="cs"/>
            <w:color w:val="0D0D0D" w:themeColor="text1" w:themeTint="F2"/>
            <w:sz w:val="24"/>
            <w:szCs w:val="24"/>
            <w:rtl/>
          </w:rPr>
          <w:t xml:space="preserve">بررسی رابطه میان منطقه جغرافیایی و موضوعات کار شده (آیا تفاوتی میان مناطق مختلف جغرافیایی به </w:t>
        </w:r>
      </w:ins>
      <w:ins w:id="801" w:author="shole arastoopoor" w:date="2025-05-28T09:34:00Z">
        <w:r w:rsidR="00CA5120">
          <w:rPr>
            <w:rFonts w:asciiTheme="majorHAnsi" w:eastAsiaTheme="majorEastAsia" w:hAnsiTheme="majorHAnsi" w:cs="B Nazanin" w:hint="cs"/>
            <w:color w:val="0D0D0D" w:themeColor="text1" w:themeTint="F2"/>
            <w:sz w:val="24"/>
            <w:szCs w:val="24"/>
            <w:rtl/>
          </w:rPr>
          <w:t>لحاظ موضوعات مورد توجه در پایان نامه های رشته علم اطلاعات و دانش شناسی وجود دارد؟</w:t>
        </w:r>
      </w:ins>
    </w:p>
    <w:p w14:paraId="45F91339" w14:textId="6061A610" w:rsidR="007C41C6" w:rsidRPr="00EA65EA" w:rsidDel="00CA5120" w:rsidRDefault="007C41C6">
      <w:pPr>
        <w:bidi/>
        <w:ind w:left="360"/>
        <w:jc w:val="both"/>
        <w:rPr>
          <w:del w:id="802" w:author="shole arastoopoor" w:date="2025-05-28T09:34:00Z"/>
          <w:rFonts w:asciiTheme="majorHAnsi" w:eastAsiaTheme="majorEastAsia" w:hAnsiTheme="majorHAnsi" w:cs="B Nazanin"/>
          <w:color w:val="0D0D0D" w:themeColor="text1" w:themeTint="F2"/>
          <w:sz w:val="24"/>
          <w:szCs w:val="24"/>
        </w:rPr>
        <w:pPrChange w:id="803" w:author="غزاله عرفانیان" w:date="2025-07-14T12:42:00Z" w16du:dateUtc="2025-07-14T09:12:00Z">
          <w:pPr>
            <w:numPr>
              <w:ilvl w:val="1"/>
              <w:numId w:val="10"/>
            </w:numPr>
            <w:tabs>
              <w:tab w:val="num" w:pos="1440"/>
            </w:tabs>
            <w:bidi/>
            <w:ind w:left="1440" w:hanging="360"/>
            <w:jc w:val="both"/>
          </w:pPr>
        </w:pPrChange>
      </w:pPr>
      <w:del w:id="804" w:author="shole arastoopoor" w:date="2025-05-28T09:34:00Z">
        <w:r w:rsidRPr="00EA65EA" w:rsidDel="00CA5120">
          <w:rPr>
            <w:rFonts w:asciiTheme="majorHAnsi" w:eastAsiaTheme="majorEastAsia" w:hAnsiTheme="majorHAnsi" w:cs="B Nazanin"/>
            <w:color w:val="0D0D0D" w:themeColor="text1" w:themeTint="F2"/>
            <w:sz w:val="24"/>
            <w:szCs w:val="24"/>
            <w:rtl/>
          </w:rPr>
          <w:delText>چه تفاوت‌هایی در انتخاب موضوعات بر اساس استان یا منطقه جغرافیایی وجود دارد؟</w:delText>
        </w:r>
      </w:del>
    </w:p>
    <w:p w14:paraId="7F634F5D" w14:textId="6EE85112" w:rsidR="007C41C6" w:rsidRPr="00EA65EA" w:rsidDel="00CA5120" w:rsidRDefault="007C41C6">
      <w:pPr>
        <w:bidi/>
        <w:ind w:left="360"/>
        <w:jc w:val="both"/>
        <w:rPr>
          <w:del w:id="805" w:author="shole arastoopoor" w:date="2025-05-28T09:34:00Z"/>
          <w:rFonts w:asciiTheme="majorHAnsi" w:eastAsiaTheme="majorEastAsia" w:hAnsiTheme="majorHAnsi" w:cs="B Nazanin"/>
          <w:color w:val="0D0D0D" w:themeColor="text1" w:themeTint="F2"/>
          <w:sz w:val="24"/>
          <w:szCs w:val="24"/>
        </w:rPr>
        <w:pPrChange w:id="806" w:author="غزاله عرفانیان" w:date="2025-07-14T12:42:00Z" w16du:dateUtc="2025-07-14T09:12:00Z">
          <w:pPr>
            <w:numPr>
              <w:ilvl w:val="1"/>
              <w:numId w:val="10"/>
            </w:numPr>
            <w:tabs>
              <w:tab w:val="num" w:pos="1440"/>
            </w:tabs>
            <w:bidi/>
            <w:ind w:left="1440" w:hanging="360"/>
            <w:jc w:val="both"/>
          </w:pPr>
        </w:pPrChange>
      </w:pPr>
      <w:del w:id="807" w:author="shole arastoopoor" w:date="2025-05-28T09:34:00Z">
        <w:r w:rsidRPr="00EA65EA" w:rsidDel="00CA5120">
          <w:rPr>
            <w:rFonts w:asciiTheme="majorHAnsi" w:eastAsiaTheme="majorEastAsia" w:hAnsiTheme="majorHAnsi" w:cs="B Nazanin"/>
            <w:color w:val="0D0D0D" w:themeColor="text1" w:themeTint="F2"/>
            <w:sz w:val="24"/>
            <w:szCs w:val="24"/>
            <w:rtl/>
          </w:rPr>
          <w:delText>آیا برخی موضوعات بیشتر در مناطق خاصی مورد توجه قرار گرفته‌اند؟</w:delText>
        </w:r>
      </w:del>
    </w:p>
    <w:p w14:paraId="1FE8A4F0" w14:textId="2F720303" w:rsidR="007C41C6" w:rsidRPr="00EA65EA" w:rsidRDefault="007C41C6">
      <w:pPr>
        <w:bidi/>
        <w:ind w:left="360"/>
        <w:jc w:val="both"/>
        <w:rPr>
          <w:rFonts w:asciiTheme="majorHAnsi" w:eastAsiaTheme="majorEastAsia" w:hAnsiTheme="majorHAnsi" w:cs="B Nazanin"/>
          <w:color w:val="0D0D0D" w:themeColor="text1" w:themeTint="F2"/>
          <w:sz w:val="24"/>
          <w:szCs w:val="24"/>
        </w:rPr>
        <w:pPrChange w:id="808" w:author="غزاله عرفانیان" w:date="2025-07-14T12:42:00Z" w16du:dateUtc="2025-07-14T09:12:00Z">
          <w:pPr>
            <w:numPr>
              <w:numId w:val="10"/>
            </w:numPr>
            <w:tabs>
              <w:tab w:val="num" w:pos="720"/>
            </w:tabs>
            <w:bidi/>
            <w:ind w:left="720" w:hanging="360"/>
            <w:jc w:val="both"/>
          </w:pPr>
        </w:pPrChange>
      </w:pPr>
      <w:del w:id="809" w:author="shole arastoopoor" w:date="2025-05-28T09:42:00Z">
        <w:r w:rsidRPr="00EA65EA" w:rsidDel="00CA5120">
          <w:rPr>
            <w:rFonts w:asciiTheme="majorHAnsi" w:eastAsiaTheme="majorEastAsia" w:hAnsiTheme="majorHAnsi" w:cs="B Nazanin"/>
            <w:color w:val="0D0D0D" w:themeColor="text1" w:themeTint="F2"/>
            <w:sz w:val="24"/>
            <w:szCs w:val="24"/>
            <w:rtl/>
          </w:rPr>
          <w:delText xml:space="preserve">بررسی ارتباط بین </w:delText>
        </w:r>
        <w:commentRangeStart w:id="810"/>
        <w:r w:rsidRPr="00EA65EA" w:rsidDel="00CA5120">
          <w:rPr>
            <w:rFonts w:asciiTheme="majorHAnsi" w:eastAsiaTheme="majorEastAsia" w:hAnsiTheme="majorHAnsi" w:cs="B Nazanin"/>
            <w:color w:val="0D0D0D" w:themeColor="text1" w:themeTint="F2"/>
            <w:sz w:val="24"/>
            <w:szCs w:val="24"/>
            <w:rtl/>
          </w:rPr>
          <w:delText xml:space="preserve">اعضای </w:delText>
        </w:r>
        <w:commentRangeEnd w:id="810"/>
        <w:r w:rsidR="00A81A01" w:rsidDel="00CA5120">
          <w:rPr>
            <w:rStyle w:val="CommentReference"/>
            <w:rtl/>
          </w:rPr>
          <w:commentReference w:id="810"/>
        </w:r>
        <w:r w:rsidRPr="00EA65EA" w:rsidDel="00CA5120">
          <w:rPr>
            <w:rFonts w:asciiTheme="majorHAnsi" w:eastAsiaTheme="majorEastAsia" w:hAnsiTheme="majorHAnsi" w:cs="B Nazanin"/>
            <w:color w:val="0D0D0D" w:themeColor="text1" w:themeTint="F2"/>
            <w:sz w:val="24"/>
            <w:szCs w:val="24"/>
            <w:rtl/>
          </w:rPr>
          <w:delText>هیئت‌علمی (اساتید راهنما) و موضوعات انتخابی پایان‌نامه‌ها</w:delText>
        </w:r>
      </w:del>
      <w:ins w:id="811" w:author="shole arastoopoor" w:date="2025-05-28T09:42:00Z">
        <w:r w:rsidR="00CA5120">
          <w:rPr>
            <w:rFonts w:asciiTheme="majorHAnsi" w:eastAsiaTheme="majorEastAsia" w:hAnsiTheme="majorHAnsi" w:cs="B Nazanin" w:hint="cs"/>
            <w:color w:val="0D0D0D" w:themeColor="text1" w:themeTint="F2"/>
            <w:sz w:val="24"/>
            <w:szCs w:val="24"/>
            <w:rtl/>
          </w:rPr>
          <w:t xml:space="preserve">آیا تفاوتی میان اعضای هیات علمی در نقش استاد راهنما از نظر تنوع و یا تمرکز موضوعی </w:t>
        </w:r>
      </w:ins>
      <w:ins w:id="812" w:author="shole arastoopoor" w:date="2025-05-28T09:43:00Z">
        <w:r w:rsidR="00CA5120">
          <w:rPr>
            <w:rFonts w:asciiTheme="majorHAnsi" w:eastAsiaTheme="majorEastAsia" w:hAnsiTheme="majorHAnsi" w:cs="B Nazanin" w:hint="cs"/>
            <w:color w:val="0D0D0D" w:themeColor="text1" w:themeTint="F2"/>
            <w:sz w:val="24"/>
            <w:szCs w:val="24"/>
            <w:rtl/>
          </w:rPr>
          <w:t>وجود دارد؟</w:t>
        </w:r>
      </w:ins>
    </w:p>
    <w:p w14:paraId="5B7BE64C" w14:textId="77777777" w:rsidR="00E61291" w:rsidRPr="008223DB" w:rsidRDefault="00E61291">
      <w:pPr>
        <w:bidi/>
        <w:ind w:left="360"/>
        <w:jc w:val="both"/>
        <w:rPr>
          <w:moveTo w:id="813" w:author="غزاله عرفانیان" w:date="2025-07-01T07:37:00Z" w16du:dateUtc="2025-07-01T04:07:00Z"/>
          <w:rFonts w:cs="B Nazanin"/>
          <w:b/>
          <w:bCs/>
          <w:sz w:val="28"/>
          <w:szCs w:val="28"/>
          <w:rtl/>
          <w:lang w:bidi="fa-IR"/>
          <w:rPrChange w:id="814" w:author="غزاله عرفانیان" w:date="2025-07-14T12:42:00Z" w16du:dateUtc="2025-07-14T09:12:00Z">
            <w:rPr>
              <w:moveTo w:id="815" w:author="غزاله عرفانیان" w:date="2025-07-01T07:37:00Z" w16du:dateUtc="2025-07-01T04:07:00Z"/>
              <w:rtl/>
              <w:lang w:bidi="fa-IR"/>
            </w:rPr>
          </w:rPrChange>
        </w:rPr>
        <w:pPrChange w:id="816" w:author="غزاله عرفانیان" w:date="2025-07-14T12:42:00Z" w16du:dateUtc="2025-07-14T09:12:00Z">
          <w:pPr>
            <w:pStyle w:val="ListParagraph"/>
            <w:numPr>
              <w:numId w:val="10"/>
            </w:numPr>
            <w:tabs>
              <w:tab w:val="num" w:pos="720"/>
            </w:tabs>
            <w:bidi/>
            <w:ind w:hanging="360"/>
            <w:jc w:val="both"/>
          </w:pPr>
        </w:pPrChange>
      </w:pPr>
      <w:moveToRangeStart w:id="817" w:author="غزاله عرفانیان" w:date="2025-07-01T07:37:00Z" w:name="move202247875"/>
      <w:moveTo w:id="818" w:author="غزاله عرفانیان" w:date="2025-07-01T07:37:00Z" w16du:dateUtc="2025-07-01T04:07:00Z">
        <w:r w:rsidRPr="008223DB">
          <w:rPr>
            <w:rFonts w:cs="B Nazanin" w:hint="eastAsia"/>
            <w:b/>
            <w:bCs/>
            <w:sz w:val="28"/>
            <w:szCs w:val="28"/>
            <w:rtl/>
            <w:lang w:bidi="fa-IR"/>
            <w:rPrChange w:id="819" w:author="غزاله عرفانیان" w:date="2025-07-14T12:42:00Z" w16du:dateUtc="2025-07-14T09:12:00Z">
              <w:rPr>
                <w:rFonts w:hint="eastAsia"/>
                <w:rtl/>
                <w:lang w:bidi="fa-IR"/>
              </w:rPr>
            </w:rPrChange>
          </w:rPr>
          <w:t>روش</w:t>
        </w:r>
        <w:r w:rsidRPr="008223DB">
          <w:rPr>
            <w:rFonts w:cs="B Nazanin"/>
            <w:b/>
            <w:bCs/>
            <w:sz w:val="28"/>
            <w:szCs w:val="28"/>
            <w:rtl/>
            <w:lang w:bidi="fa-IR"/>
            <w:rPrChange w:id="820" w:author="غزاله عرفانیان" w:date="2025-07-14T12:42:00Z" w16du:dateUtc="2025-07-14T09:12:00Z">
              <w:rPr>
                <w:rtl/>
                <w:lang w:bidi="fa-IR"/>
              </w:rPr>
            </w:rPrChange>
          </w:rPr>
          <w:t xml:space="preserve"> پژوهش:</w:t>
        </w:r>
      </w:moveTo>
    </w:p>
    <w:p w14:paraId="3B3EE4A0" w14:textId="77777777" w:rsidR="00E61291" w:rsidRPr="008223DB" w:rsidRDefault="00E61291">
      <w:pPr>
        <w:bidi/>
        <w:ind w:left="360"/>
        <w:jc w:val="both"/>
        <w:rPr>
          <w:moveTo w:id="821" w:author="غزاله عرفانیان" w:date="2025-07-01T07:37:00Z" w16du:dateUtc="2025-07-01T04:07:00Z"/>
          <w:rFonts w:cs="B Nazanin"/>
          <w:sz w:val="24"/>
          <w:szCs w:val="24"/>
          <w:lang w:bidi="fa-IR"/>
          <w:rPrChange w:id="822" w:author="غزاله عرفانیان" w:date="2025-07-14T12:42:00Z" w16du:dateUtc="2025-07-14T09:12:00Z">
            <w:rPr>
              <w:moveTo w:id="823" w:author="غزاله عرفانیان" w:date="2025-07-01T07:37:00Z" w16du:dateUtc="2025-07-01T04:07:00Z"/>
              <w:lang w:bidi="fa-IR"/>
            </w:rPr>
          </w:rPrChange>
        </w:rPr>
        <w:pPrChange w:id="824" w:author="غزاله عرفانیان" w:date="2025-07-14T12:42:00Z" w16du:dateUtc="2025-07-14T09:12:00Z">
          <w:pPr>
            <w:pStyle w:val="ListParagraph"/>
            <w:numPr>
              <w:numId w:val="10"/>
            </w:numPr>
            <w:tabs>
              <w:tab w:val="num" w:pos="720"/>
            </w:tabs>
            <w:bidi/>
            <w:ind w:hanging="360"/>
            <w:jc w:val="both"/>
          </w:pPr>
        </w:pPrChange>
      </w:pPr>
      <w:moveTo w:id="825" w:author="غزاله عرفانیان" w:date="2025-07-01T07:37:00Z" w16du:dateUtc="2025-07-01T04:07:00Z">
        <w:r w:rsidRPr="008223DB">
          <w:rPr>
            <w:rFonts w:cs="B Nazanin"/>
            <w:sz w:val="24"/>
            <w:szCs w:val="24"/>
            <w:rtl/>
            <w:rPrChange w:id="826" w:author="غزاله عرفانیان" w:date="2025-07-14T12:42:00Z" w16du:dateUtc="2025-07-14T09:12:00Z">
              <w:rPr>
                <w:rtl/>
              </w:rPr>
            </w:rPrChange>
          </w:rPr>
          <w:t>روش اکتشاف</w:t>
        </w:r>
        <w:r w:rsidRPr="008223DB">
          <w:rPr>
            <w:rFonts w:cs="B Nazanin" w:hint="cs"/>
            <w:sz w:val="24"/>
            <w:szCs w:val="24"/>
            <w:rtl/>
            <w:rPrChange w:id="827" w:author="غزاله عرفانیان" w:date="2025-07-14T12:42:00Z" w16du:dateUtc="2025-07-14T09:12:00Z">
              <w:rPr>
                <w:rFonts w:hint="cs"/>
                <w:rtl/>
              </w:rPr>
            </w:rPrChange>
          </w:rPr>
          <w:t>ی</w:t>
        </w:r>
        <w:r w:rsidRPr="008223DB">
          <w:rPr>
            <w:rFonts w:cs="B Nazanin"/>
            <w:sz w:val="24"/>
            <w:szCs w:val="24"/>
            <w:rtl/>
            <w:rPrChange w:id="828" w:author="غزاله عرفانیان" w:date="2025-07-14T12:42:00Z" w16du:dateUtc="2025-07-14T09:12:00Z">
              <w:rPr>
                <w:rtl/>
              </w:rPr>
            </w:rPrChange>
          </w:rPr>
          <w:t xml:space="preserve"> داده‌محور </w:t>
        </w:r>
        <w:r w:rsidRPr="008223DB">
          <w:rPr>
            <w:rFonts w:cs="B Nazanin" w:hint="cs"/>
            <w:sz w:val="24"/>
            <w:szCs w:val="24"/>
            <w:rtl/>
            <w:rPrChange w:id="829" w:author="غزاله عرفانیان" w:date="2025-07-14T12:42:00Z" w16du:dateUtc="2025-07-14T09:12:00Z">
              <w:rPr>
                <w:rFonts w:hint="cs"/>
                <w:rtl/>
              </w:rPr>
            </w:rPrChange>
          </w:rPr>
          <w:t>ی</w:t>
        </w:r>
        <w:r w:rsidRPr="008223DB">
          <w:rPr>
            <w:rFonts w:cs="B Nazanin" w:hint="eastAsia"/>
            <w:sz w:val="24"/>
            <w:szCs w:val="24"/>
            <w:rtl/>
            <w:rPrChange w:id="830" w:author="غزاله عرفانیان" w:date="2025-07-14T12:42:00Z" w16du:dateUtc="2025-07-14T09:12:00Z">
              <w:rPr>
                <w:rFonts w:hint="eastAsia"/>
                <w:rtl/>
              </w:rPr>
            </w:rPrChange>
          </w:rPr>
          <w:t>ک</w:t>
        </w:r>
        <w:r w:rsidRPr="008223DB">
          <w:rPr>
            <w:rFonts w:cs="B Nazanin" w:hint="cs"/>
            <w:sz w:val="24"/>
            <w:szCs w:val="24"/>
            <w:rtl/>
            <w:rPrChange w:id="831" w:author="غزاله عرفانیان" w:date="2025-07-14T12:42:00Z" w16du:dateUtc="2025-07-14T09:12:00Z">
              <w:rPr>
                <w:rFonts w:hint="cs"/>
                <w:rtl/>
              </w:rPr>
            </w:rPrChange>
          </w:rPr>
          <w:t>ی</w:t>
        </w:r>
        <w:r w:rsidRPr="008223DB">
          <w:rPr>
            <w:rFonts w:cs="B Nazanin"/>
            <w:sz w:val="24"/>
            <w:szCs w:val="24"/>
            <w:rtl/>
            <w:rPrChange w:id="832" w:author="غزاله عرفانیان" w:date="2025-07-14T12:42:00Z" w16du:dateUtc="2025-07-14T09:12:00Z">
              <w:rPr>
                <w:rtl/>
              </w:rPr>
            </w:rPrChange>
          </w:rPr>
          <w:t xml:space="preserve"> از رو</w:t>
        </w:r>
        <w:r w:rsidRPr="008223DB">
          <w:rPr>
            <w:rFonts w:cs="B Nazanin" w:hint="cs"/>
            <w:sz w:val="24"/>
            <w:szCs w:val="24"/>
            <w:rtl/>
            <w:rPrChange w:id="833" w:author="غزاله عرفانیان" w:date="2025-07-14T12:42:00Z" w16du:dateUtc="2025-07-14T09:12:00Z">
              <w:rPr>
                <w:rFonts w:hint="cs"/>
                <w:rtl/>
              </w:rPr>
            </w:rPrChange>
          </w:rPr>
          <w:t>ی</w:t>
        </w:r>
        <w:r w:rsidRPr="008223DB">
          <w:rPr>
            <w:rFonts w:cs="B Nazanin" w:hint="eastAsia"/>
            <w:sz w:val="24"/>
            <w:szCs w:val="24"/>
            <w:rtl/>
            <w:rPrChange w:id="834" w:author="غزاله عرفانیان" w:date="2025-07-14T12:42:00Z" w16du:dateUtc="2025-07-14T09:12:00Z">
              <w:rPr>
                <w:rFonts w:hint="eastAsia"/>
                <w:rtl/>
              </w:rPr>
            </w:rPrChange>
          </w:rPr>
          <w:t>کردها</w:t>
        </w:r>
        <w:r w:rsidRPr="008223DB">
          <w:rPr>
            <w:rFonts w:cs="B Nazanin" w:hint="cs"/>
            <w:sz w:val="24"/>
            <w:szCs w:val="24"/>
            <w:rtl/>
            <w:rPrChange w:id="835" w:author="غزاله عرفانیان" w:date="2025-07-14T12:42:00Z" w16du:dateUtc="2025-07-14T09:12:00Z">
              <w:rPr>
                <w:rFonts w:hint="cs"/>
                <w:rtl/>
              </w:rPr>
            </w:rPrChange>
          </w:rPr>
          <w:t>ی</w:t>
        </w:r>
        <w:r w:rsidRPr="008223DB">
          <w:rPr>
            <w:rFonts w:cs="B Nazanin"/>
            <w:sz w:val="24"/>
            <w:szCs w:val="24"/>
            <w:rtl/>
            <w:rPrChange w:id="836" w:author="غزاله عرفانیان" w:date="2025-07-14T12:42:00Z" w16du:dateUtc="2025-07-14T09:12:00Z">
              <w:rPr>
                <w:rtl/>
              </w:rPr>
            </w:rPrChange>
          </w:rPr>
          <w:t xml:space="preserve"> اساس</w:t>
        </w:r>
        <w:r w:rsidRPr="008223DB">
          <w:rPr>
            <w:rFonts w:cs="B Nazanin" w:hint="cs"/>
            <w:sz w:val="24"/>
            <w:szCs w:val="24"/>
            <w:rtl/>
            <w:rPrChange w:id="837" w:author="غزاله عرفانیان" w:date="2025-07-14T12:42:00Z" w16du:dateUtc="2025-07-14T09:12:00Z">
              <w:rPr>
                <w:rFonts w:hint="cs"/>
                <w:rtl/>
              </w:rPr>
            </w:rPrChange>
          </w:rPr>
          <w:t>ی</w:t>
        </w:r>
        <w:r w:rsidRPr="008223DB">
          <w:rPr>
            <w:rFonts w:cs="B Nazanin"/>
            <w:sz w:val="24"/>
            <w:szCs w:val="24"/>
            <w:rtl/>
            <w:rPrChange w:id="838" w:author="غزاله عرفانیان" w:date="2025-07-14T12:42:00Z" w16du:dateUtc="2025-07-14T09:12:00Z">
              <w:rPr>
                <w:rtl/>
              </w:rPr>
            </w:rPrChange>
          </w:rPr>
          <w:t xml:space="preserve"> در تحق</w:t>
        </w:r>
        <w:r w:rsidRPr="008223DB">
          <w:rPr>
            <w:rFonts w:cs="B Nazanin" w:hint="cs"/>
            <w:sz w:val="24"/>
            <w:szCs w:val="24"/>
            <w:rtl/>
            <w:rPrChange w:id="839" w:author="غزاله عرفانیان" w:date="2025-07-14T12:42:00Z" w16du:dateUtc="2025-07-14T09:12:00Z">
              <w:rPr>
                <w:rFonts w:hint="cs"/>
                <w:rtl/>
              </w:rPr>
            </w:rPrChange>
          </w:rPr>
          <w:t>ی</w:t>
        </w:r>
        <w:r w:rsidRPr="008223DB">
          <w:rPr>
            <w:rFonts w:cs="B Nazanin" w:hint="eastAsia"/>
            <w:sz w:val="24"/>
            <w:szCs w:val="24"/>
            <w:rtl/>
            <w:rPrChange w:id="840" w:author="غزاله عرفانیان" w:date="2025-07-14T12:42:00Z" w16du:dateUtc="2025-07-14T09:12:00Z">
              <w:rPr>
                <w:rFonts w:hint="eastAsia"/>
                <w:rtl/>
              </w:rPr>
            </w:rPrChange>
          </w:rPr>
          <w:t>قات</w:t>
        </w:r>
        <w:r w:rsidRPr="008223DB">
          <w:rPr>
            <w:rFonts w:cs="B Nazanin"/>
            <w:sz w:val="24"/>
            <w:szCs w:val="24"/>
            <w:rtl/>
            <w:rPrChange w:id="841" w:author="غزاله عرفانیان" w:date="2025-07-14T12:42:00Z" w16du:dateUtc="2025-07-14T09:12:00Z">
              <w:rPr>
                <w:rtl/>
              </w:rPr>
            </w:rPrChange>
          </w:rPr>
          <w:t xml:space="preserve"> علم</w:t>
        </w:r>
        <w:r w:rsidRPr="008223DB">
          <w:rPr>
            <w:rFonts w:cs="B Nazanin" w:hint="cs"/>
            <w:sz w:val="24"/>
            <w:szCs w:val="24"/>
            <w:rtl/>
            <w:rPrChange w:id="842" w:author="غزاله عرفانیان" w:date="2025-07-14T12:42:00Z" w16du:dateUtc="2025-07-14T09:12:00Z">
              <w:rPr>
                <w:rFonts w:hint="cs"/>
                <w:rtl/>
              </w:rPr>
            </w:rPrChange>
          </w:rPr>
          <w:t>ی</w:t>
        </w:r>
        <w:r w:rsidRPr="008223DB">
          <w:rPr>
            <w:rFonts w:cs="B Nazanin"/>
            <w:sz w:val="24"/>
            <w:szCs w:val="24"/>
            <w:rtl/>
            <w:rPrChange w:id="843" w:author="غزاله عرفانیان" w:date="2025-07-14T12:42:00Z" w16du:dateUtc="2025-07-14T09:12:00Z">
              <w:rPr>
                <w:rtl/>
              </w:rPr>
            </w:rPrChange>
          </w:rPr>
          <w:t xml:space="preserve"> است که به‌و</w:t>
        </w:r>
        <w:r w:rsidRPr="008223DB">
          <w:rPr>
            <w:rFonts w:cs="B Nazanin" w:hint="cs"/>
            <w:sz w:val="24"/>
            <w:szCs w:val="24"/>
            <w:rtl/>
            <w:rPrChange w:id="844" w:author="غزاله عرفانیان" w:date="2025-07-14T12:42:00Z" w16du:dateUtc="2025-07-14T09:12:00Z">
              <w:rPr>
                <w:rFonts w:hint="cs"/>
                <w:rtl/>
              </w:rPr>
            </w:rPrChange>
          </w:rPr>
          <w:t>ی</w:t>
        </w:r>
        <w:r w:rsidRPr="008223DB">
          <w:rPr>
            <w:rFonts w:cs="B Nazanin" w:hint="eastAsia"/>
            <w:sz w:val="24"/>
            <w:szCs w:val="24"/>
            <w:rtl/>
            <w:rPrChange w:id="845" w:author="غزاله عرفانیان" w:date="2025-07-14T12:42:00Z" w16du:dateUtc="2025-07-14T09:12:00Z">
              <w:rPr>
                <w:rFonts w:hint="eastAsia"/>
                <w:rtl/>
              </w:rPr>
            </w:rPrChange>
          </w:rPr>
          <w:t>ژه</w:t>
        </w:r>
        <w:r w:rsidRPr="008223DB">
          <w:rPr>
            <w:rFonts w:cs="B Nazanin"/>
            <w:sz w:val="24"/>
            <w:szCs w:val="24"/>
            <w:rtl/>
            <w:rPrChange w:id="846" w:author="غزاله عرفانیان" w:date="2025-07-14T12:42:00Z" w16du:dateUtc="2025-07-14T09:12:00Z">
              <w:rPr>
                <w:rtl/>
              </w:rPr>
            </w:rPrChange>
          </w:rPr>
          <w:t xml:space="preserve"> در مطالعات مبتن</w:t>
        </w:r>
        <w:r w:rsidRPr="008223DB">
          <w:rPr>
            <w:rFonts w:cs="B Nazanin" w:hint="cs"/>
            <w:sz w:val="24"/>
            <w:szCs w:val="24"/>
            <w:rtl/>
            <w:rPrChange w:id="847" w:author="غزاله عرفانیان" w:date="2025-07-14T12:42:00Z" w16du:dateUtc="2025-07-14T09:12:00Z">
              <w:rPr>
                <w:rFonts w:hint="cs"/>
                <w:rtl/>
              </w:rPr>
            </w:rPrChange>
          </w:rPr>
          <w:t>ی</w:t>
        </w:r>
        <w:r w:rsidRPr="008223DB">
          <w:rPr>
            <w:rFonts w:cs="B Nazanin"/>
            <w:sz w:val="24"/>
            <w:szCs w:val="24"/>
            <w:rtl/>
            <w:rPrChange w:id="848" w:author="غزاله عرفانیان" w:date="2025-07-14T12:42:00Z" w16du:dateUtc="2025-07-14T09:12:00Z">
              <w:rPr>
                <w:rtl/>
              </w:rPr>
            </w:rPrChange>
          </w:rPr>
          <w:t xml:space="preserve"> بر داده‌ها</w:t>
        </w:r>
        <w:r w:rsidRPr="008223DB">
          <w:rPr>
            <w:rFonts w:cs="B Nazanin" w:hint="cs"/>
            <w:sz w:val="24"/>
            <w:szCs w:val="24"/>
            <w:rtl/>
            <w:rPrChange w:id="849" w:author="غزاله عرفانیان" w:date="2025-07-14T12:42:00Z" w16du:dateUtc="2025-07-14T09:12:00Z">
              <w:rPr>
                <w:rFonts w:hint="cs"/>
                <w:rtl/>
              </w:rPr>
            </w:rPrChange>
          </w:rPr>
          <w:t>ی</w:t>
        </w:r>
        <w:r w:rsidRPr="008223DB">
          <w:rPr>
            <w:rFonts w:cs="B Nazanin"/>
            <w:sz w:val="24"/>
            <w:szCs w:val="24"/>
            <w:rtl/>
            <w:rPrChange w:id="850" w:author="غزاله عرفانیان" w:date="2025-07-14T12:42:00Z" w16du:dateUtc="2025-07-14T09:12:00Z">
              <w:rPr>
                <w:rtl/>
              </w:rPr>
            </w:rPrChange>
          </w:rPr>
          <w:t xml:space="preserve"> گسترده و پ</w:t>
        </w:r>
        <w:r w:rsidRPr="008223DB">
          <w:rPr>
            <w:rFonts w:cs="B Nazanin" w:hint="cs"/>
            <w:sz w:val="24"/>
            <w:szCs w:val="24"/>
            <w:rtl/>
            <w:rPrChange w:id="851" w:author="غزاله عرفانیان" w:date="2025-07-14T12:42:00Z" w16du:dateUtc="2025-07-14T09:12:00Z">
              <w:rPr>
                <w:rFonts w:hint="cs"/>
                <w:rtl/>
              </w:rPr>
            </w:rPrChange>
          </w:rPr>
          <w:t>ی</w:t>
        </w:r>
        <w:r w:rsidRPr="008223DB">
          <w:rPr>
            <w:rFonts w:cs="B Nazanin" w:hint="eastAsia"/>
            <w:sz w:val="24"/>
            <w:szCs w:val="24"/>
            <w:rtl/>
            <w:rPrChange w:id="852" w:author="غزاله عرفانیان" w:date="2025-07-14T12:42:00Z" w16du:dateUtc="2025-07-14T09:12:00Z">
              <w:rPr>
                <w:rFonts w:hint="eastAsia"/>
                <w:rtl/>
              </w:rPr>
            </w:rPrChange>
          </w:rPr>
          <w:t>چ</w:t>
        </w:r>
        <w:r w:rsidRPr="008223DB">
          <w:rPr>
            <w:rFonts w:cs="B Nazanin" w:hint="cs"/>
            <w:sz w:val="24"/>
            <w:szCs w:val="24"/>
            <w:rtl/>
            <w:rPrChange w:id="853" w:author="غزاله عرفانیان" w:date="2025-07-14T12:42:00Z" w16du:dateUtc="2025-07-14T09:12:00Z">
              <w:rPr>
                <w:rFonts w:hint="cs"/>
                <w:rtl/>
              </w:rPr>
            </w:rPrChange>
          </w:rPr>
          <w:t>ی</w:t>
        </w:r>
        <w:r w:rsidRPr="008223DB">
          <w:rPr>
            <w:rFonts w:cs="B Nazanin" w:hint="eastAsia"/>
            <w:sz w:val="24"/>
            <w:szCs w:val="24"/>
            <w:rtl/>
            <w:rPrChange w:id="854" w:author="غزاله عرفانیان" w:date="2025-07-14T12:42:00Z" w16du:dateUtc="2025-07-14T09:12:00Z">
              <w:rPr>
                <w:rFonts w:hint="eastAsia"/>
                <w:rtl/>
              </w:rPr>
            </w:rPrChange>
          </w:rPr>
          <w:t>ده</w:t>
        </w:r>
        <w:r w:rsidRPr="008223DB">
          <w:rPr>
            <w:rFonts w:cs="B Nazanin"/>
            <w:sz w:val="24"/>
            <w:szCs w:val="24"/>
            <w:rtl/>
            <w:rPrChange w:id="855" w:author="غزاله عرفانیان" w:date="2025-07-14T12:42:00Z" w16du:dateUtc="2025-07-14T09:12:00Z">
              <w:rPr>
                <w:rtl/>
              </w:rPr>
            </w:rPrChange>
          </w:rPr>
          <w:t xml:space="preserve"> مورد استفاده قرار م</w:t>
        </w:r>
        <w:r w:rsidRPr="008223DB">
          <w:rPr>
            <w:rFonts w:cs="B Nazanin" w:hint="cs"/>
            <w:sz w:val="24"/>
            <w:szCs w:val="24"/>
            <w:rtl/>
            <w:rPrChange w:id="856" w:author="غزاله عرفانیان" w:date="2025-07-14T12:42:00Z" w16du:dateUtc="2025-07-14T09:12:00Z">
              <w:rPr>
                <w:rFonts w:hint="cs"/>
                <w:rtl/>
              </w:rPr>
            </w:rPrChange>
          </w:rPr>
          <w:t>ی‌</w:t>
        </w:r>
        <w:r w:rsidRPr="008223DB">
          <w:rPr>
            <w:rFonts w:cs="B Nazanin" w:hint="eastAsia"/>
            <w:sz w:val="24"/>
            <w:szCs w:val="24"/>
            <w:rtl/>
            <w:rPrChange w:id="857" w:author="غزاله عرفانیان" w:date="2025-07-14T12:42:00Z" w16du:dateUtc="2025-07-14T09:12:00Z">
              <w:rPr>
                <w:rFonts w:hint="eastAsia"/>
                <w:rtl/>
              </w:rPr>
            </w:rPrChange>
          </w:rPr>
          <w:t>گ</w:t>
        </w:r>
        <w:r w:rsidRPr="008223DB">
          <w:rPr>
            <w:rFonts w:cs="B Nazanin" w:hint="cs"/>
            <w:sz w:val="24"/>
            <w:szCs w:val="24"/>
            <w:rtl/>
            <w:rPrChange w:id="858" w:author="غزاله عرفانیان" w:date="2025-07-14T12:42:00Z" w16du:dateUtc="2025-07-14T09:12:00Z">
              <w:rPr>
                <w:rFonts w:hint="cs"/>
                <w:rtl/>
              </w:rPr>
            </w:rPrChange>
          </w:rPr>
          <w:t>ی</w:t>
        </w:r>
        <w:r w:rsidRPr="008223DB">
          <w:rPr>
            <w:rFonts w:cs="B Nazanin" w:hint="eastAsia"/>
            <w:sz w:val="24"/>
            <w:szCs w:val="24"/>
            <w:rtl/>
            <w:rPrChange w:id="859" w:author="غزاله عرفانیان" w:date="2025-07-14T12:42:00Z" w16du:dateUtc="2025-07-14T09:12:00Z">
              <w:rPr>
                <w:rFonts w:hint="eastAsia"/>
                <w:rtl/>
              </w:rPr>
            </w:rPrChange>
          </w:rPr>
          <w:t>رد</w:t>
        </w:r>
        <w:r w:rsidRPr="008223DB">
          <w:rPr>
            <w:rFonts w:cs="B Nazanin"/>
            <w:sz w:val="24"/>
            <w:szCs w:val="24"/>
            <w:rtl/>
            <w:rPrChange w:id="860" w:author="غزاله عرفانیان" w:date="2025-07-14T12:42:00Z" w16du:dateUtc="2025-07-14T09:12:00Z">
              <w:rPr>
                <w:rtl/>
              </w:rPr>
            </w:rPrChange>
          </w:rPr>
          <w:t>. ا</w:t>
        </w:r>
        <w:r w:rsidRPr="008223DB">
          <w:rPr>
            <w:rFonts w:cs="B Nazanin" w:hint="cs"/>
            <w:sz w:val="24"/>
            <w:szCs w:val="24"/>
            <w:rtl/>
            <w:rPrChange w:id="861" w:author="غزاله عرفانیان" w:date="2025-07-14T12:42:00Z" w16du:dateUtc="2025-07-14T09:12:00Z">
              <w:rPr>
                <w:rFonts w:hint="cs"/>
                <w:rtl/>
              </w:rPr>
            </w:rPrChange>
          </w:rPr>
          <w:t>ی</w:t>
        </w:r>
        <w:r w:rsidRPr="008223DB">
          <w:rPr>
            <w:rFonts w:cs="B Nazanin" w:hint="eastAsia"/>
            <w:sz w:val="24"/>
            <w:szCs w:val="24"/>
            <w:rtl/>
            <w:rPrChange w:id="862" w:author="غزاله عرفانیان" w:date="2025-07-14T12:42:00Z" w16du:dateUtc="2025-07-14T09:12:00Z">
              <w:rPr>
                <w:rFonts w:hint="eastAsia"/>
                <w:rtl/>
              </w:rPr>
            </w:rPrChange>
          </w:rPr>
          <w:t>ن</w:t>
        </w:r>
        <w:r w:rsidRPr="008223DB">
          <w:rPr>
            <w:rFonts w:cs="B Nazanin"/>
            <w:sz w:val="24"/>
            <w:szCs w:val="24"/>
            <w:rtl/>
            <w:rPrChange w:id="863" w:author="غزاله عرفانیان" w:date="2025-07-14T12:42:00Z" w16du:dateUtc="2025-07-14T09:12:00Z">
              <w:rPr>
                <w:rtl/>
              </w:rPr>
            </w:rPrChange>
          </w:rPr>
          <w:t xml:space="preserve"> روش بر مبنا</w:t>
        </w:r>
        <w:r w:rsidRPr="008223DB">
          <w:rPr>
            <w:rFonts w:cs="B Nazanin" w:hint="cs"/>
            <w:sz w:val="24"/>
            <w:szCs w:val="24"/>
            <w:rtl/>
            <w:rPrChange w:id="864" w:author="غزاله عرفانیان" w:date="2025-07-14T12:42:00Z" w16du:dateUtc="2025-07-14T09:12:00Z">
              <w:rPr>
                <w:rFonts w:hint="cs"/>
                <w:rtl/>
              </w:rPr>
            </w:rPrChange>
          </w:rPr>
          <w:t>ی</w:t>
        </w:r>
        <w:r w:rsidRPr="008223DB">
          <w:rPr>
            <w:rFonts w:cs="B Nazanin"/>
            <w:sz w:val="24"/>
            <w:szCs w:val="24"/>
            <w:rtl/>
            <w:rPrChange w:id="865" w:author="غزاله عرفانیان" w:date="2025-07-14T12:42:00Z" w16du:dateUtc="2025-07-14T09:12:00Z">
              <w:rPr>
                <w:rtl/>
              </w:rPr>
            </w:rPrChange>
          </w:rPr>
          <w:t xml:space="preserve"> کشف الگوها، روابط، و روندها</w:t>
        </w:r>
        <w:r w:rsidRPr="008223DB">
          <w:rPr>
            <w:rFonts w:cs="B Nazanin" w:hint="cs"/>
            <w:sz w:val="24"/>
            <w:szCs w:val="24"/>
            <w:rtl/>
            <w:rPrChange w:id="866" w:author="غزاله عرفانیان" w:date="2025-07-14T12:42:00Z" w16du:dateUtc="2025-07-14T09:12:00Z">
              <w:rPr>
                <w:rFonts w:hint="cs"/>
                <w:rtl/>
              </w:rPr>
            </w:rPrChange>
          </w:rPr>
          <w:t>ی</w:t>
        </w:r>
        <w:r w:rsidRPr="008223DB">
          <w:rPr>
            <w:rFonts w:cs="B Nazanin"/>
            <w:sz w:val="24"/>
            <w:szCs w:val="24"/>
            <w:rtl/>
            <w:rPrChange w:id="867" w:author="غزاله عرفانیان" w:date="2025-07-14T12:42:00Z" w16du:dateUtc="2025-07-14T09:12:00Z">
              <w:rPr>
                <w:rtl/>
              </w:rPr>
            </w:rPrChange>
          </w:rPr>
          <w:t xml:space="preserve"> پنهان در داده‌ها استوار است و از فنون مختلف</w:t>
        </w:r>
        <w:r w:rsidRPr="008223DB">
          <w:rPr>
            <w:rFonts w:cs="B Nazanin" w:hint="cs"/>
            <w:sz w:val="24"/>
            <w:szCs w:val="24"/>
            <w:rtl/>
            <w:rPrChange w:id="868" w:author="غزاله عرفانیان" w:date="2025-07-14T12:42:00Z" w16du:dateUtc="2025-07-14T09:12:00Z">
              <w:rPr>
                <w:rFonts w:hint="cs"/>
                <w:rtl/>
              </w:rPr>
            </w:rPrChange>
          </w:rPr>
          <w:t>ی</w:t>
        </w:r>
        <w:r w:rsidRPr="008223DB">
          <w:rPr>
            <w:rFonts w:cs="B Nazanin"/>
            <w:sz w:val="24"/>
            <w:szCs w:val="24"/>
            <w:rtl/>
            <w:rPrChange w:id="869" w:author="غزاله عرفانیان" w:date="2025-07-14T12:42:00Z" w16du:dateUtc="2025-07-14T09:12:00Z">
              <w:rPr>
                <w:rtl/>
              </w:rPr>
            </w:rPrChange>
          </w:rPr>
          <w:t xml:space="preserve"> همچون تحل</w:t>
        </w:r>
        <w:r w:rsidRPr="008223DB">
          <w:rPr>
            <w:rFonts w:cs="B Nazanin" w:hint="cs"/>
            <w:sz w:val="24"/>
            <w:szCs w:val="24"/>
            <w:rtl/>
            <w:rPrChange w:id="870" w:author="غزاله عرفانیان" w:date="2025-07-14T12:42:00Z" w16du:dateUtc="2025-07-14T09:12:00Z">
              <w:rPr>
                <w:rFonts w:hint="cs"/>
                <w:rtl/>
              </w:rPr>
            </w:rPrChange>
          </w:rPr>
          <w:t>ی</w:t>
        </w:r>
        <w:r w:rsidRPr="008223DB">
          <w:rPr>
            <w:rFonts w:cs="B Nazanin" w:hint="eastAsia"/>
            <w:sz w:val="24"/>
            <w:szCs w:val="24"/>
            <w:rtl/>
            <w:rPrChange w:id="871" w:author="غزاله عرفانیان" w:date="2025-07-14T12:42:00Z" w16du:dateUtc="2025-07-14T09:12:00Z">
              <w:rPr>
                <w:rFonts w:hint="eastAsia"/>
                <w:rtl/>
              </w:rPr>
            </w:rPrChange>
          </w:rPr>
          <w:t>ل</w:t>
        </w:r>
        <w:r w:rsidRPr="008223DB">
          <w:rPr>
            <w:rFonts w:cs="B Nazanin"/>
            <w:sz w:val="24"/>
            <w:szCs w:val="24"/>
            <w:rtl/>
            <w:rPrChange w:id="872" w:author="غزاله عرفانیان" w:date="2025-07-14T12:42:00Z" w16du:dateUtc="2025-07-14T09:12:00Z">
              <w:rPr>
                <w:rtl/>
              </w:rPr>
            </w:rPrChange>
          </w:rPr>
          <w:t xml:space="preserve"> آمار</w:t>
        </w:r>
        <w:r w:rsidRPr="008223DB">
          <w:rPr>
            <w:rFonts w:cs="B Nazanin" w:hint="cs"/>
            <w:sz w:val="24"/>
            <w:szCs w:val="24"/>
            <w:rtl/>
            <w:rPrChange w:id="873" w:author="غزاله عرفانیان" w:date="2025-07-14T12:42:00Z" w16du:dateUtc="2025-07-14T09:12:00Z">
              <w:rPr>
                <w:rFonts w:hint="cs"/>
                <w:rtl/>
              </w:rPr>
            </w:rPrChange>
          </w:rPr>
          <w:t>ی</w:t>
        </w:r>
        <w:r w:rsidRPr="008223DB">
          <w:rPr>
            <w:rFonts w:cs="B Nazanin" w:hint="eastAsia"/>
            <w:sz w:val="24"/>
            <w:szCs w:val="24"/>
            <w:rtl/>
            <w:rPrChange w:id="874" w:author="غزاله عرفانیان" w:date="2025-07-14T12:42:00Z" w16du:dateUtc="2025-07-14T09:12:00Z">
              <w:rPr>
                <w:rFonts w:hint="eastAsia"/>
                <w:rtl/>
              </w:rPr>
            </w:rPrChange>
          </w:rPr>
          <w:t>،</w:t>
        </w:r>
        <w:r w:rsidRPr="008223DB">
          <w:rPr>
            <w:rFonts w:cs="B Nazanin"/>
            <w:sz w:val="24"/>
            <w:szCs w:val="24"/>
            <w:rtl/>
            <w:rPrChange w:id="875" w:author="غزاله عرفانیان" w:date="2025-07-14T12:42:00Z" w16du:dateUtc="2025-07-14T09:12:00Z">
              <w:rPr>
                <w:rtl/>
              </w:rPr>
            </w:rPrChange>
          </w:rPr>
          <w:t xml:space="preserve"> </w:t>
        </w:r>
        <w:r w:rsidRPr="008223DB">
          <w:rPr>
            <w:rFonts w:cs="B Nazanin" w:hint="cs"/>
            <w:sz w:val="24"/>
            <w:szCs w:val="24"/>
            <w:rtl/>
            <w:rPrChange w:id="876" w:author="غزاله عرفانیان" w:date="2025-07-14T12:42:00Z" w16du:dateUtc="2025-07-14T09:12:00Z">
              <w:rPr>
                <w:rFonts w:hint="cs"/>
                <w:rtl/>
              </w:rPr>
            </w:rPrChange>
          </w:rPr>
          <w:t>ی</w:t>
        </w:r>
        <w:r w:rsidRPr="008223DB">
          <w:rPr>
            <w:rFonts w:cs="B Nazanin" w:hint="eastAsia"/>
            <w:sz w:val="24"/>
            <w:szCs w:val="24"/>
            <w:rtl/>
            <w:rPrChange w:id="877" w:author="غزاله عرفانیان" w:date="2025-07-14T12:42:00Z" w16du:dateUtc="2025-07-14T09:12:00Z">
              <w:rPr>
                <w:rFonts w:hint="eastAsia"/>
                <w:rtl/>
              </w:rPr>
            </w:rPrChange>
          </w:rPr>
          <w:t>ادگ</w:t>
        </w:r>
        <w:r w:rsidRPr="008223DB">
          <w:rPr>
            <w:rFonts w:cs="B Nazanin" w:hint="cs"/>
            <w:sz w:val="24"/>
            <w:szCs w:val="24"/>
            <w:rtl/>
            <w:rPrChange w:id="878" w:author="غزاله عرفانیان" w:date="2025-07-14T12:42:00Z" w16du:dateUtc="2025-07-14T09:12:00Z">
              <w:rPr>
                <w:rFonts w:hint="cs"/>
                <w:rtl/>
              </w:rPr>
            </w:rPrChange>
          </w:rPr>
          <w:t>ی</w:t>
        </w:r>
        <w:r w:rsidRPr="008223DB">
          <w:rPr>
            <w:rFonts w:cs="B Nazanin" w:hint="eastAsia"/>
            <w:sz w:val="24"/>
            <w:szCs w:val="24"/>
            <w:rtl/>
            <w:rPrChange w:id="879" w:author="غزاله عرفانیان" w:date="2025-07-14T12:42:00Z" w16du:dateUtc="2025-07-14T09:12:00Z">
              <w:rPr>
                <w:rFonts w:hint="eastAsia"/>
                <w:rtl/>
              </w:rPr>
            </w:rPrChange>
          </w:rPr>
          <w:t>ر</w:t>
        </w:r>
        <w:r w:rsidRPr="008223DB">
          <w:rPr>
            <w:rFonts w:cs="B Nazanin" w:hint="cs"/>
            <w:sz w:val="24"/>
            <w:szCs w:val="24"/>
            <w:rtl/>
            <w:rPrChange w:id="880" w:author="غزاله عرفانیان" w:date="2025-07-14T12:42:00Z" w16du:dateUtc="2025-07-14T09:12:00Z">
              <w:rPr>
                <w:rFonts w:hint="cs"/>
                <w:rtl/>
              </w:rPr>
            </w:rPrChange>
          </w:rPr>
          <w:t>ی</w:t>
        </w:r>
        <w:r w:rsidRPr="008223DB">
          <w:rPr>
            <w:rFonts w:cs="B Nazanin"/>
            <w:sz w:val="24"/>
            <w:szCs w:val="24"/>
            <w:rtl/>
            <w:rPrChange w:id="881" w:author="غزاله عرفانیان" w:date="2025-07-14T12:42:00Z" w16du:dateUtc="2025-07-14T09:12:00Z">
              <w:rPr>
                <w:rtl/>
              </w:rPr>
            </w:rPrChange>
          </w:rPr>
          <w:t xml:space="preserve"> ماش</w:t>
        </w:r>
        <w:r w:rsidRPr="008223DB">
          <w:rPr>
            <w:rFonts w:cs="B Nazanin" w:hint="cs"/>
            <w:sz w:val="24"/>
            <w:szCs w:val="24"/>
            <w:rtl/>
            <w:rPrChange w:id="882" w:author="غزاله عرفانیان" w:date="2025-07-14T12:42:00Z" w16du:dateUtc="2025-07-14T09:12:00Z">
              <w:rPr>
                <w:rFonts w:hint="cs"/>
                <w:rtl/>
              </w:rPr>
            </w:rPrChange>
          </w:rPr>
          <w:t>ی</w:t>
        </w:r>
        <w:r w:rsidRPr="008223DB">
          <w:rPr>
            <w:rFonts w:cs="B Nazanin" w:hint="eastAsia"/>
            <w:sz w:val="24"/>
            <w:szCs w:val="24"/>
            <w:rtl/>
            <w:rPrChange w:id="883" w:author="غزاله عرفانیان" w:date="2025-07-14T12:42:00Z" w16du:dateUtc="2025-07-14T09:12:00Z">
              <w:rPr>
                <w:rFonts w:hint="eastAsia"/>
                <w:rtl/>
              </w:rPr>
            </w:rPrChange>
          </w:rPr>
          <w:t>ن،</w:t>
        </w:r>
        <w:r w:rsidRPr="008223DB">
          <w:rPr>
            <w:rFonts w:cs="B Nazanin"/>
            <w:sz w:val="24"/>
            <w:szCs w:val="24"/>
            <w:rtl/>
            <w:rPrChange w:id="884" w:author="غزاله عرفانیان" w:date="2025-07-14T12:42:00Z" w16du:dateUtc="2025-07-14T09:12:00Z">
              <w:rPr>
                <w:rtl/>
              </w:rPr>
            </w:rPrChange>
          </w:rPr>
          <w:t xml:space="preserve"> و پردازش زبان طب</w:t>
        </w:r>
        <w:r w:rsidRPr="008223DB">
          <w:rPr>
            <w:rFonts w:cs="B Nazanin" w:hint="cs"/>
            <w:sz w:val="24"/>
            <w:szCs w:val="24"/>
            <w:rtl/>
            <w:rPrChange w:id="885" w:author="غزاله عرفانیان" w:date="2025-07-14T12:42:00Z" w16du:dateUtc="2025-07-14T09:12:00Z">
              <w:rPr>
                <w:rFonts w:hint="cs"/>
                <w:rtl/>
              </w:rPr>
            </w:rPrChange>
          </w:rPr>
          <w:t>ی</w:t>
        </w:r>
        <w:r w:rsidRPr="008223DB">
          <w:rPr>
            <w:rFonts w:cs="B Nazanin" w:hint="eastAsia"/>
            <w:sz w:val="24"/>
            <w:szCs w:val="24"/>
            <w:rtl/>
            <w:rPrChange w:id="886" w:author="غزاله عرفانیان" w:date="2025-07-14T12:42:00Z" w16du:dateUtc="2025-07-14T09:12:00Z">
              <w:rPr>
                <w:rFonts w:hint="eastAsia"/>
                <w:rtl/>
              </w:rPr>
            </w:rPrChange>
          </w:rPr>
          <w:t>ع</w:t>
        </w:r>
        <w:r w:rsidRPr="008223DB">
          <w:rPr>
            <w:rFonts w:cs="B Nazanin" w:hint="cs"/>
            <w:sz w:val="24"/>
            <w:szCs w:val="24"/>
            <w:rtl/>
            <w:rPrChange w:id="887" w:author="غزاله عرفانیان" w:date="2025-07-14T12:42:00Z" w16du:dateUtc="2025-07-14T09:12:00Z">
              <w:rPr>
                <w:rFonts w:hint="cs"/>
                <w:rtl/>
              </w:rPr>
            </w:rPrChange>
          </w:rPr>
          <w:t>ی</w:t>
        </w:r>
        <w:r w:rsidRPr="008223DB">
          <w:rPr>
            <w:rFonts w:cs="B Nazanin"/>
            <w:sz w:val="24"/>
            <w:szCs w:val="24"/>
            <w:rtl/>
            <w:rPrChange w:id="888" w:author="غزاله عرفانیان" w:date="2025-07-14T12:42:00Z" w16du:dateUtc="2025-07-14T09:12:00Z">
              <w:rPr>
                <w:rtl/>
              </w:rPr>
            </w:rPrChange>
          </w:rPr>
          <w:t xml:space="preserve"> بهره م</w:t>
        </w:r>
        <w:r w:rsidRPr="008223DB">
          <w:rPr>
            <w:rFonts w:cs="B Nazanin" w:hint="cs"/>
            <w:sz w:val="24"/>
            <w:szCs w:val="24"/>
            <w:rtl/>
            <w:rPrChange w:id="889" w:author="غزاله عرفانیان" w:date="2025-07-14T12:42:00Z" w16du:dateUtc="2025-07-14T09:12:00Z">
              <w:rPr>
                <w:rFonts w:hint="cs"/>
                <w:rtl/>
              </w:rPr>
            </w:rPrChange>
          </w:rPr>
          <w:t>ی‌</w:t>
        </w:r>
        <w:r w:rsidRPr="008223DB">
          <w:rPr>
            <w:rFonts w:cs="B Nazanin" w:hint="eastAsia"/>
            <w:sz w:val="24"/>
            <w:szCs w:val="24"/>
            <w:rtl/>
            <w:rPrChange w:id="890" w:author="غزاله عرفانیان" w:date="2025-07-14T12:42:00Z" w16du:dateUtc="2025-07-14T09:12:00Z">
              <w:rPr>
                <w:rFonts w:hint="eastAsia"/>
                <w:rtl/>
              </w:rPr>
            </w:rPrChange>
          </w:rPr>
          <w:t>گ</w:t>
        </w:r>
        <w:r w:rsidRPr="008223DB">
          <w:rPr>
            <w:rFonts w:cs="B Nazanin" w:hint="cs"/>
            <w:sz w:val="24"/>
            <w:szCs w:val="24"/>
            <w:rtl/>
            <w:rPrChange w:id="891" w:author="غزاله عرفانیان" w:date="2025-07-14T12:42:00Z" w16du:dateUtc="2025-07-14T09:12:00Z">
              <w:rPr>
                <w:rFonts w:hint="cs"/>
                <w:rtl/>
              </w:rPr>
            </w:rPrChange>
          </w:rPr>
          <w:t>ی</w:t>
        </w:r>
        <w:r w:rsidRPr="008223DB">
          <w:rPr>
            <w:rFonts w:cs="B Nazanin" w:hint="eastAsia"/>
            <w:sz w:val="24"/>
            <w:szCs w:val="24"/>
            <w:rtl/>
            <w:rPrChange w:id="892" w:author="غزاله عرفانیان" w:date="2025-07-14T12:42:00Z" w16du:dateUtc="2025-07-14T09:12:00Z">
              <w:rPr>
                <w:rFonts w:hint="eastAsia"/>
                <w:rtl/>
              </w:rPr>
            </w:rPrChange>
          </w:rPr>
          <w:t>رد</w:t>
        </w:r>
        <w:r w:rsidRPr="008223DB">
          <w:rPr>
            <w:rFonts w:cs="B Nazanin"/>
            <w:sz w:val="24"/>
            <w:szCs w:val="24"/>
            <w:lang w:bidi="fa-IR"/>
            <w:rPrChange w:id="893" w:author="غزاله عرفانیان" w:date="2025-07-14T12:42:00Z" w16du:dateUtc="2025-07-14T09:12:00Z">
              <w:rPr>
                <w:lang w:bidi="fa-IR"/>
              </w:rPr>
            </w:rPrChange>
          </w:rPr>
          <w:t xml:space="preserve"> (Hair et al., 2019). </w:t>
        </w:r>
        <w:r w:rsidRPr="008223DB">
          <w:rPr>
            <w:rFonts w:cs="B Nazanin"/>
            <w:sz w:val="24"/>
            <w:szCs w:val="24"/>
            <w:rtl/>
            <w:rPrChange w:id="894" w:author="غزاله عرفانیان" w:date="2025-07-14T12:42:00Z" w16du:dateUtc="2025-07-14T09:12:00Z">
              <w:rPr>
                <w:rtl/>
              </w:rPr>
            </w:rPrChange>
          </w:rPr>
          <w:t>برخلاف روش‌ها</w:t>
        </w:r>
        <w:r w:rsidRPr="008223DB">
          <w:rPr>
            <w:rFonts w:cs="B Nazanin" w:hint="cs"/>
            <w:sz w:val="24"/>
            <w:szCs w:val="24"/>
            <w:rtl/>
            <w:rPrChange w:id="895" w:author="غزاله عرفانیان" w:date="2025-07-14T12:42:00Z" w16du:dateUtc="2025-07-14T09:12:00Z">
              <w:rPr>
                <w:rFonts w:hint="cs"/>
                <w:rtl/>
              </w:rPr>
            </w:rPrChange>
          </w:rPr>
          <w:t>ی</w:t>
        </w:r>
        <w:r w:rsidRPr="008223DB">
          <w:rPr>
            <w:rFonts w:cs="B Nazanin"/>
            <w:sz w:val="24"/>
            <w:szCs w:val="24"/>
            <w:rtl/>
            <w:rPrChange w:id="896" w:author="غزاله عرفانیان" w:date="2025-07-14T12:42:00Z" w16du:dateUtc="2025-07-14T09:12:00Z">
              <w:rPr>
                <w:rtl/>
              </w:rPr>
            </w:rPrChange>
          </w:rPr>
          <w:t xml:space="preserve"> تأ</w:t>
        </w:r>
        <w:r w:rsidRPr="008223DB">
          <w:rPr>
            <w:rFonts w:cs="B Nazanin" w:hint="cs"/>
            <w:sz w:val="24"/>
            <w:szCs w:val="24"/>
            <w:rtl/>
            <w:rPrChange w:id="897" w:author="غزاله عرفانیان" w:date="2025-07-14T12:42:00Z" w16du:dateUtc="2025-07-14T09:12:00Z">
              <w:rPr>
                <w:rFonts w:hint="cs"/>
                <w:rtl/>
              </w:rPr>
            </w:rPrChange>
          </w:rPr>
          <w:t>یی</w:t>
        </w:r>
        <w:r w:rsidRPr="008223DB">
          <w:rPr>
            <w:rFonts w:cs="B Nazanin" w:hint="eastAsia"/>
            <w:sz w:val="24"/>
            <w:szCs w:val="24"/>
            <w:rtl/>
            <w:rPrChange w:id="898" w:author="غزاله عرفانیان" w:date="2025-07-14T12:42:00Z" w16du:dateUtc="2025-07-14T09:12:00Z">
              <w:rPr>
                <w:rFonts w:hint="eastAsia"/>
                <w:rtl/>
              </w:rPr>
            </w:rPrChange>
          </w:rPr>
          <w:t>د</w:t>
        </w:r>
        <w:r w:rsidRPr="008223DB">
          <w:rPr>
            <w:rFonts w:cs="B Nazanin" w:hint="cs"/>
            <w:sz w:val="24"/>
            <w:szCs w:val="24"/>
            <w:rtl/>
            <w:rPrChange w:id="899" w:author="غزاله عرفانیان" w:date="2025-07-14T12:42:00Z" w16du:dateUtc="2025-07-14T09:12:00Z">
              <w:rPr>
                <w:rFonts w:hint="cs"/>
                <w:rtl/>
              </w:rPr>
            </w:rPrChange>
          </w:rPr>
          <w:t>ی</w:t>
        </w:r>
        <w:r w:rsidRPr="008223DB">
          <w:rPr>
            <w:rFonts w:cs="B Nazanin"/>
            <w:sz w:val="24"/>
            <w:szCs w:val="24"/>
            <w:rtl/>
            <w:rPrChange w:id="900" w:author="غزاله عرفانیان" w:date="2025-07-14T12:42:00Z" w16du:dateUtc="2025-07-14T09:12:00Z">
              <w:rPr>
                <w:rtl/>
              </w:rPr>
            </w:rPrChange>
          </w:rPr>
          <w:t xml:space="preserve"> که با فرض</w:t>
        </w:r>
        <w:r w:rsidRPr="008223DB">
          <w:rPr>
            <w:rFonts w:cs="B Nazanin" w:hint="cs"/>
            <w:sz w:val="24"/>
            <w:szCs w:val="24"/>
            <w:rtl/>
            <w:rPrChange w:id="901" w:author="غزاله عرفانیان" w:date="2025-07-14T12:42:00Z" w16du:dateUtc="2025-07-14T09:12:00Z">
              <w:rPr>
                <w:rFonts w:hint="cs"/>
                <w:rtl/>
              </w:rPr>
            </w:rPrChange>
          </w:rPr>
          <w:t>ی</w:t>
        </w:r>
        <w:r w:rsidRPr="008223DB">
          <w:rPr>
            <w:rFonts w:cs="B Nazanin" w:hint="eastAsia"/>
            <w:sz w:val="24"/>
            <w:szCs w:val="24"/>
            <w:rtl/>
            <w:rPrChange w:id="902" w:author="غزاله عرفانیان" w:date="2025-07-14T12:42:00Z" w16du:dateUtc="2025-07-14T09:12:00Z">
              <w:rPr>
                <w:rFonts w:hint="eastAsia"/>
                <w:rtl/>
              </w:rPr>
            </w:rPrChange>
          </w:rPr>
          <w:t>ه‌ها</w:t>
        </w:r>
        <w:r w:rsidRPr="008223DB">
          <w:rPr>
            <w:rFonts w:cs="B Nazanin" w:hint="cs"/>
            <w:sz w:val="24"/>
            <w:szCs w:val="24"/>
            <w:rtl/>
            <w:rPrChange w:id="903" w:author="غزاله عرفانیان" w:date="2025-07-14T12:42:00Z" w16du:dateUtc="2025-07-14T09:12:00Z">
              <w:rPr>
                <w:rFonts w:hint="cs"/>
                <w:rtl/>
              </w:rPr>
            </w:rPrChange>
          </w:rPr>
          <w:t>ی</w:t>
        </w:r>
        <w:r w:rsidRPr="008223DB">
          <w:rPr>
            <w:rFonts w:cs="B Nazanin"/>
            <w:sz w:val="24"/>
            <w:szCs w:val="24"/>
            <w:rtl/>
            <w:rPrChange w:id="904" w:author="غزاله عرفانیان" w:date="2025-07-14T12:42:00Z" w16du:dateUtc="2025-07-14T09:12:00Z">
              <w:rPr>
                <w:rtl/>
              </w:rPr>
            </w:rPrChange>
          </w:rPr>
          <w:t xml:space="preserve"> از پ</w:t>
        </w:r>
        <w:r w:rsidRPr="008223DB">
          <w:rPr>
            <w:rFonts w:cs="B Nazanin" w:hint="cs"/>
            <w:sz w:val="24"/>
            <w:szCs w:val="24"/>
            <w:rtl/>
            <w:rPrChange w:id="905" w:author="غزاله عرفانیان" w:date="2025-07-14T12:42:00Z" w16du:dateUtc="2025-07-14T09:12:00Z">
              <w:rPr>
                <w:rFonts w:hint="cs"/>
                <w:rtl/>
              </w:rPr>
            </w:rPrChange>
          </w:rPr>
          <w:t>ی</w:t>
        </w:r>
        <w:r w:rsidRPr="008223DB">
          <w:rPr>
            <w:rFonts w:cs="B Nazanin" w:hint="eastAsia"/>
            <w:sz w:val="24"/>
            <w:szCs w:val="24"/>
            <w:rtl/>
            <w:rPrChange w:id="906" w:author="غزاله عرفانیان" w:date="2025-07-14T12:42:00Z" w16du:dateUtc="2025-07-14T09:12:00Z">
              <w:rPr>
                <w:rFonts w:hint="eastAsia"/>
                <w:rtl/>
              </w:rPr>
            </w:rPrChange>
          </w:rPr>
          <w:t>ش</w:t>
        </w:r>
        <w:r w:rsidRPr="008223DB">
          <w:rPr>
            <w:rFonts w:cs="B Nazanin"/>
            <w:sz w:val="24"/>
            <w:szCs w:val="24"/>
            <w:rtl/>
            <w:rPrChange w:id="907" w:author="غزاله عرفانیان" w:date="2025-07-14T12:42:00Z" w16du:dateUtc="2025-07-14T09:12:00Z">
              <w:rPr>
                <w:rtl/>
              </w:rPr>
            </w:rPrChange>
          </w:rPr>
          <w:t xml:space="preserve"> تع</w:t>
        </w:r>
        <w:r w:rsidRPr="008223DB">
          <w:rPr>
            <w:rFonts w:cs="B Nazanin" w:hint="cs"/>
            <w:sz w:val="24"/>
            <w:szCs w:val="24"/>
            <w:rtl/>
            <w:rPrChange w:id="908" w:author="غزاله عرفانیان" w:date="2025-07-14T12:42:00Z" w16du:dateUtc="2025-07-14T09:12:00Z">
              <w:rPr>
                <w:rFonts w:hint="cs"/>
                <w:rtl/>
              </w:rPr>
            </w:rPrChange>
          </w:rPr>
          <w:t>یی</w:t>
        </w:r>
        <w:r w:rsidRPr="008223DB">
          <w:rPr>
            <w:rFonts w:cs="B Nazanin" w:hint="eastAsia"/>
            <w:sz w:val="24"/>
            <w:szCs w:val="24"/>
            <w:rtl/>
            <w:rPrChange w:id="909" w:author="غزاله عرفانیان" w:date="2025-07-14T12:42:00Z" w16du:dateUtc="2025-07-14T09:12:00Z">
              <w:rPr>
                <w:rFonts w:hint="eastAsia"/>
                <w:rtl/>
              </w:rPr>
            </w:rPrChange>
          </w:rPr>
          <w:t>ن‌شده</w:t>
        </w:r>
        <w:r w:rsidRPr="008223DB">
          <w:rPr>
            <w:rFonts w:cs="B Nazanin"/>
            <w:sz w:val="24"/>
            <w:szCs w:val="24"/>
            <w:rtl/>
            <w:rPrChange w:id="910" w:author="غزاله عرفانیان" w:date="2025-07-14T12:42:00Z" w16du:dateUtc="2025-07-14T09:12:00Z">
              <w:rPr>
                <w:rtl/>
              </w:rPr>
            </w:rPrChange>
          </w:rPr>
          <w:t xml:space="preserve"> آغاز م</w:t>
        </w:r>
        <w:r w:rsidRPr="008223DB">
          <w:rPr>
            <w:rFonts w:cs="B Nazanin" w:hint="cs"/>
            <w:sz w:val="24"/>
            <w:szCs w:val="24"/>
            <w:rtl/>
            <w:rPrChange w:id="911" w:author="غزاله عرفانیان" w:date="2025-07-14T12:42:00Z" w16du:dateUtc="2025-07-14T09:12:00Z">
              <w:rPr>
                <w:rFonts w:hint="cs"/>
                <w:rtl/>
              </w:rPr>
            </w:rPrChange>
          </w:rPr>
          <w:t>ی‌</w:t>
        </w:r>
        <w:r w:rsidRPr="008223DB">
          <w:rPr>
            <w:rFonts w:cs="B Nazanin" w:hint="eastAsia"/>
            <w:sz w:val="24"/>
            <w:szCs w:val="24"/>
            <w:rtl/>
            <w:rPrChange w:id="912" w:author="غزاله عرفانیان" w:date="2025-07-14T12:42:00Z" w16du:dateUtc="2025-07-14T09:12:00Z">
              <w:rPr>
                <w:rFonts w:hint="eastAsia"/>
                <w:rtl/>
              </w:rPr>
            </w:rPrChange>
          </w:rPr>
          <w:t>شوند،</w:t>
        </w:r>
        <w:r w:rsidRPr="008223DB">
          <w:rPr>
            <w:rFonts w:cs="B Nazanin"/>
            <w:sz w:val="24"/>
            <w:szCs w:val="24"/>
            <w:rtl/>
            <w:rPrChange w:id="913" w:author="غزاله عرفانیان" w:date="2025-07-14T12:42:00Z" w16du:dateUtc="2025-07-14T09:12:00Z">
              <w:rPr>
                <w:rtl/>
              </w:rPr>
            </w:rPrChange>
          </w:rPr>
          <w:t xml:space="preserve"> روش‌ها</w:t>
        </w:r>
        <w:r w:rsidRPr="008223DB">
          <w:rPr>
            <w:rFonts w:cs="B Nazanin" w:hint="cs"/>
            <w:sz w:val="24"/>
            <w:szCs w:val="24"/>
            <w:rtl/>
            <w:rPrChange w:id="914" w:author="غزاله عرفانیان" w:date="2025-07-14T12:42:00Z" w16du:dateUtc="2025-07-14T09:12:00Z">
              <w:rPr>
                <w:rFonts w:hint="cs"/>
                <w:rtl/>
              </w:rPr>
            </w:rPrChange>
          </w:rPr>
          <w:t>ی</w:t>
        </w:r>
        <w:r w:rsidRPr="008223DB">
          <w:rPr>
            <w:rFonts w:cs="B Nazanin"/>
            <w:sz w:val="24"/>
            <w:szCs w:val="24"/>
            <w:rtl/>
            <w:rPrChange w:id="915" w:author="غزاله عرفانیان" w:date="2025-07-14T12:42:00Z" w16du:dateUtc="2025-07-14T09:12:00Z">
              <w:rPr>
                <w:rtl/>
              </w:rPr>
            </w:rPrChange>
          </w:rPr>
          <w:t xml:space="preserve"> اکتشاف</w:t>
        </w:r>
        <w:r w:rsidRPr="008223DB">
          <w:rPr>
            <w:rFonts w:cs="B Nazanin" w:hint="cs"/>
            <w:sz w:val="24"/>
            <w:szCs w:val="24"/>
            <w:rtl/>
            <w:rPrChange w:id="916" w:author="غزاله عرفانیان" w:date="2025-07-14T12:42:00Z" w16du:dateUtc="2025-07-14T09:12:00Z">
              <w:rPr>
                <w:rFonts w:hint="cs"/>
                <w:rtl/>
              </w:rPr>
            </w:rPrChange>
          </w:rPr>
          <w:t>ی</w:t>
        </w:r>
        <w:r w:rsidRPr="008223DB">
          <w:rPr>
            <w:rFonts w:cs="B Nazanin"/>
            <w:sz w:val="24"/>
            <w:szCs w:val="24"/>
            <w:rtl/>
            <w:rPrChange w:id="917" w:author="غزاله عرفانیان" w:date="2025-07-14T12:42:00Z" w16du:dateUtc="2025-07-14T09:12:00Z">
              <w:rPr>
                <w:rtl/>
              </w:rPr>
            </w:rPrChange>
          </w:rPr>
          <w:t xml:space="preserve"> به دنبال تول</w:t>
        </w:r>
        <w:r w:rsidRPr="008223DB">
          <w:rPr>
            <w:rFonts w:cs="B Nazanin" w:hint="cs"/>
            <w:sz w:val="24"/>
            <w:szCs w:val="24"/>
            <w:rtl/>
            <w:rPrChange w:id="918" w:author="غزاله عرفانیان" w:date="2025-07-14T12:42:00Z" w16du:dateUtc="2025-07-14T09:12:00Z">
              <w:rPr>
                <w:rFonts w:hint="cs"/>
                <w:rtl/>
              </w:rPr>
            </w:rPrChange>
          </w:rPr>
          <w:t>ی</w:t>
        </w:r>
        <w:r w:rsidRPr="008223DB">
          <w:rPr>
            <w:rFonts w:cs="B Nazanin" w:hint="eastAsia"/>
            <w:sz w:val="24"/>
            <w:szCs w:val="24"/>
            <w:rtl/>
            <w:rPrChange w:id="919" w:author="غزاله عرفانیان" w:date="2025-07-14T12:42:00Z" w16du:dateUtc="2025-07-14T09:12:00Z">
              <w:rPr>
                <w:rFonts w:hint="eastAsia"/>
                <w:rtl/>
              </w:rPr>
            </w:rPrChange>
          </w:rPr>
          <w:t>د</w:t>
        </w:r>
        <w:r w:rsidRPr="008223DB">
          <w:rPr>
            <w:rFonts w:cs="B Nazanin"/>
            <w:sz w:val="24"/>
            <w:szCs w:val="24"/>
            <w:rtl/>
            <w:rPrChange w:id="920" w:author="غزاله عرفانیان" w:date="2025-07-14T12:42:00Z" w16du:dateUtc="2025-07-14T09:12:00Z">
              <w:rPr>
                <w:rtl/>
              </w:rPr>
            </w:rPrChange>
          </w:rPr>
          <w:t xml:space="preserve"> ب</w:t>
        </w:r>
        <w:r w:rsidRPr="008223DB">
          <w:rPr>
            <w:rFonts w:cs="B Nazanin" w:hint="cs"/>
            <w:sz w:val="24"/>
            <w:szCs w:val="24"/>
            <w:rtl/>
            <w:rPrChange w:id="921" w:author="غزاله عرفانیان" w:date="2025-07-14T12:42:00Z" w16du:dateUtc="2025-07-14T09:12:00Z">
              <w:rPr>
                <w:rFonts w:hint="cs"/>
                <w:rtl/>
              </w:rPr>
            </w:rPrChange>
          </w:rPr>
          <w:t>ی</w:t>
        </w:r>
        <w:r w:rsidRPr="008223DB">
          <w:rPr>
            <w:rFonts w:cs="B Nazanin" w:hint="eastAsia"/>
            <w:sz w:val="24"/>
            <w:szCs w:val="24"/>
            <w:rtl/>
            <w:rPrChange w:id="922" w:author="غزاله عرفانیان" w:date="2025-07-14T12:42:00Z" w16du:dateUtc="2025-07-14T09:12:00Z">
              <w:rPr>
                <w:rFonts w:hint="eastAsia"/>
                <w:rtl/>
              </w:rPr>
            </w:rPrChange>
          </w:rPr>
          <w:t>نش‌ها</w:t>
        </w:r>
        <w:r w:rsidRPr="008223DB">
          <w:rPr>
            <w:rFonts w:cs="B Nazanin" w:hint="cs"/>
            <w:sz w:val="24"/>
            <w:szCs w:val="24"/>
            <w:rtl/>
            <w:rPrChange w:id="923" w:author="غزاله عرفانیان" w:date="2025-07-14T12:42:00Z" w16du:dateUtc="2025-07-14T09:12:00Z">
              <w:rPr>
                <w:rFonts w:hint="cs"/>
                <w:rtl/>
              </w:rPr>
            </w:rPrChange>
          </w:rPr>
          <w:t>ی</w:t>
        </w:r>
        <w:r w:rsidRPr="008223DB">
          <w:rPr>
            <w:rFonts w:cs="B Nazanin"/>
            <w:sz w:val="24"/>
            <w:szCs w:val="24"/>
            <w:rtl/>
            <w:rPrChange w:id="924" w:author="غزاله عرفانیان" w:date="2025-07-14T12:42:00Z" w16du:dateUtc="2025-07-14T09:12:00Z">
              <w:rPr>
                <w:rtl/>
              </w:rPr>
            </w:rPrChange>
          </w:rPr>
          <w:t xml:space="preserve"> جد</w:t>
        </w:r>
        <w:r w:rsidRPr="008223DB">
          <w:rPr>
            <w:rFonts w:cs="B Nazanin" w:hint="cs"/>
            <w:sz w:val="24"/>
            <w:szCs w:val="24"/>
            <w:rtl/>
            <w:rPrChange w:id="925" w:author="غزاله عرفانیان" w:date="2025-07-14T12:42:00Z" w16du:dateUtc="2025-07-14T09:12:00Z">
              <w:rPr>
                <w:rFonts w:hint="cs"/>
                <w:rtl/>
              </w:rPr>
            </w:rPrChange>
          </w:rPr>
          <w:t>ی</w:t>
        </w:r>
        <w:r w:rsidRPr="008223DB">
          <w:rPr>
            <w:rFonts w:cs="B Nazanin" w:hint="eastAsia"/>
            <w:sz w:val="24"/>
            <w:szCs w:val="24"/>
            <w:rtl/>
            <w:rPrChange w:id="926" w:author="غزاله عرفانیان" w:date="2025-07-14T12:42:00Z" w16du:dateUtc="2025-07-14T09:12:00Z">
              <w:rPr>
                <w:rFonts w:hint="eastAsia"/>
                <w:rtl/>
              </w:rPr>
            </w:rPrChange>
          </w:rPr>
          <w:t>د</w:t>
        </w:r>
        <w:r w:rsidRPr="008223DB">
          <w:rPr>
            <w:rFonts w:cs="B Nazanin"/>
            <w:sz w:val="24"/>
            <w:szCs w:val="24"/>
            <w:rtl/>
            <w:rPrChange w:id="927" w:author="غزاله عرفانیان" w:date="2025-07-14T12:42:00Z" w16du:dateUtc="2025-07-14T09:12:00Z">
              <w:rPr>
                <w:rtl/>
              </w:rPr>
            </w:rPrChange>
          </w:rPr>
          <w:t xml:space="preserve"> از طر</w:t>
        </w:r>
        <w:r w:rsidRPr="008223DB">
          <w:rPr>
            <w:rFonts w:cs="B Nazanin" w:hint="cs"/>
            <w:sz w:val="24"/>
            <w:szCs w:val="24"/>
            <w:rtl/>
            <w:rPrChange w:id="928" w:author="غزاله عرفانیان" w:date="2025-07-14T12:42:00Z" w16du:dateUtc="2025-07-14T09:12:00Z">
              <w:rPr>
                <w:rFonts w:hint="cs"/>
                <w:rtl/>
              </w:rPr>
            </w:rPrChange>
          </w:rPr>
          <w:t>ی</w:t>
        </w:r>
        <w:r w:rsidRPr="008223DB">
          <w:rPr>
            <w:rFonts w:cs="B Nazanin" w:hint="eastAsia"/>
            <w:sz w:val="24"/>
            <w:szCs w:val="24"/>
            <w:rtl/>
            <w:rPrChange w:id="929" w:author="غزاله عرفانیان" w:date="2025-07-14T12:42:00Z" w16du:dateUtc="2025-07-14T09:12:00Z">
              <w:rPr>
                <w:rFonts w:hint="eastAsia"/>
                <w:rtl/>
              </w:rPr>
            </w:rPrChange>
          </w:rPr>
          <w:t>ق</w:t>
        </w:r>
        <w:r w:rsidRPr="008223DB">
          <w:rPr>
            <w:rFonts w:cs="B Nazanin"/>
            <w:sz w:val="24"/>
            <w:szCs w:val="24"/>
            <w:rtl/>
            <w:rPrChange w:id="930" w:author="غزاله عرفانیان" w:date="2025-07-14T12:42:00Z" w16du:dateUtc="2025-07-14T09:12:00Z">
              <w:rPr>
                <w:rtl/>
              </w:rPr>
            </w:rPrChange>
          </w:rPr>
          <w:t xml:space="preserve"> بررس</w:t>
        </w:r>
        <w:r w:rsidRPr="008223DB">
          <w:rPr>
            <w:rFonts w:cs="B Nazanin" w:hint="cs"/>
            <w:sz w:val="24"/>
            <w:szCs w:val="24"/>
            <w:rtl/>
            <w:rPrChange w:id="931" w:author="غزاله عرفانیان" w:date="2025-07-14T12:42:00Z" w16du:dateUtc="2025-07-14T09:12:00Z">
              <w:rPr>
                <w:rFonts w:hint="cs"/>
                <w:rtl/>
              </w:rPr>
            </w:rPrChange>
          </w:rPr>
          <w:t>ی</w:t>
        </w:r>
        <w:r w:rsidRPr="008223DB">
          <w:rPr>
            <w:rFonts w:cs="B Nazanin"/>
            <w:sz w:val="24"/>
            <w:szCs w:val="24"/>
            <w:rtl/>
            <w:rPrChange w:id="932" w:author="غزاله عرفانیان" w:date="2025-07-14T12:42:00Z" w16du:dateUtc="2025-07-14T09:12:00Z">
              <w:rPr>
                <w:rtl/>
              </w:rPr>
            </w:rPrChange>
          </w:rPr>
          <w:t xml:space="preserve"> داده‌ها بدون پ</w:t>
        </w:r>
        <w:r w:rsidRPr="008223DB">
          <w:rPr>
            <w:rFonts w:cs="B Nazanin" w:hint="cs"/>
            <w:sz w:val="24"/>
            <w:szCs w:val="24"/>
            <w:rtl/>
            <w:rPrChange w:id="933" w:author="غزاله عرفانیان" w:date="2025-07-14T12:42:00Z" w16du:dateUtc="2025-07-14T09:12:00Z">
              <w:rPr>
                <w:rFonts w:hint="cs"/>
                <w:rtl/>
              </w:rPr>
            </w:rPrChange>
          </w:rPr>
          <w:t>ی</w:t>
        </w:r>
        <w:r w:rsidRPr="008223DB">
          <w:rPr>
            <w:rFonts w:cs="B Nazanin" w:hint="eastAsia"/>
            <w:sz w:val="24"/>
            <w:szCs w:val="24"/>
            <w:rtl/>
            <w:rPrChange w:id="934" w:author="غزاله عرفانیان" w:date="2025-07-14T12:42:00Z" w16du:dateUtc="2025-07-14T09:12:00Z">
              <w:rPr>
                <w:rFonts w:hint="eastAsia"/>
                <w:rtl/>
              </w:rPr>
            </w:rPrChange>
          </w:rPr>
          <w:t>ش‌فرض‌ها</w:t>
        </w:r>
        <w:r w:rsidRPr="008223DB">
          <w:rPr>
            <w:rFonts w:cs="B Nazanin" w:hint="cs"/>
            <w:sz w:val="24"/>
            <w:szCs w:val="24"/>
            <w:rtl/>
            <w:rPrChange w:id="935" w:author="غزاله عرفانیان" w:date="2025-07-14T12:42:00Z" w16du:dateUtc="2025-07-14T09:12:00Z">
              <w:rPr>
                <w:rFonts w:hint="cs"/>
                <w:rtl/>
              </w:rPr>
            </w:rPrChange>
          </w:rPr>
          <w:t>ی</w:t>
        </w:r>
        <w:r w:rsidRPr="008223DB">
          <w:rPr>
            <w:rFonts w:cs="B Nazanin"/>
            <w:sz w:val="24"/>
            <w:szCs w:val="24"/>
            <w:rtl/>
            <w:rPrChange w:id="936" w:author="غزاله عرفانیان" w:date="2025-07-14T12:42:00Z" w16du:dateUtc="2025-07-14T09:12:00Z">
              <w:rPr>
                <w:rtl/>
              </w:rPr>
            </w:rPrChange>
          </w:rPr>
          <w:t xml:space="preserve"> مشخص هستند</w:t>
        </w:r>
        <w:r w:rsidRPr="008223DB">
          <w:rPr>
            <w:rFonts w:cs="B Nazanin"/>
            <w:sz w:val="24"/>
            <w:szCs w:val="24"/>
            <w:rPrChange w:id="937" w:author="غزاله عرفانیان" w:date="2025-07-14T12:42:00Z" w16du:dateUtc="2025-07-14T09:12:00Z">
              <w:rPr/>
            </w:rPrChange>
          </w:rPr>
          <w:t xml:space="preserve"> .</w:t>
        </w:r>
        <w:r w:rsidRPr="008223DB">
          <w:rPr>
            <w:rFonts w:cs="B Nazanin"/>
            <w:sz w:val="24"/>
            <w:szCs w:val="24"/>
            <w:lang w:bidi="fa-IR"/>
            <w:rPrChange w:id="938" w:author="غزاله عرفانیان" w:date="2025-07-14T12:42:00Z" w16du:dateUtc="2025-07-14T09:12:00Z">
              <w:rPr>
                <w:lang w:bidi="fa-IR"/>
              </w:rPr>
            </w:rPrChange>
          </w:rPr>
          <w:t xml:space="preserve"> (Mills et al., 2020) </w:t>
        </w:r>
        <w:r w:rsidRPr="008223DB">
          <w:rPr>
            <w:rFonts w:cs="B Nazanin"/>
            <w:sz w:val="24"/>
            <w:szCs w:val="24"/>
            <w:rtl/>
            <w:rPrChange w:id="939" w:author="غزاله عرفانیان" w:date="2025-07-14T12:42:00Z" w16du:dateUtc="2025-07-14T09:12:00Z">
              <w:rPr>
                <w:rtl/>
              </w:rPr>
            </w:rPrChange>
          </w:rPr>
          <w:t>متن‌کاو</w:t>
        </w:r>
        <w:r w:rsidRPr="008223DB">
          <w:rPr>
            <w:rFonts w:cs="B Nazanin" w:hint="cs"/>
            <w:sz w:val="24"/>
            <w:szCs w:val="24"/>
            <w:rtl/>
            <w:rPrChange w:id="940" w:author="غزاله عرفانیان" w:date="2025-07-14T12:42:00Z" w16du:dateUtc="2025-07-14T09:12:00Z">
              <w:rPr>
                <w:rFonts w:hint="cs"/>
                <w:rtl/>
              </w:rPr>
            </w:rPrChange>
          </w:rPr>
          <w:t>ی</w:t>
        </w:r>
        <w:r w:rsidRPr="008223DB">
          <w:rPr>
            <w:rFonts w:cs="B Nazanin"/>
            <w:sz w:val="24"/>
            <w:szCs w:val="24"/>
            <w:rtl/>
            <w:rPrChange w:id="941" w:author="غزاله عرفانیان" w:date="2025-07-14T12:42:00Z" w16du:dateUtc="2025-07-14T09:12:00Z">
              <w:rPr>
                <w:rtl/>
              </w:rPr>
            </w:rPrChange>
          </w:rPr>
          <w:t xml:space="preserve"> به عنوان </w:t>
        </w:r>
        <w:r w:rsidRPr="008223DB">
          <w:rPr>
            <w:rFonts w:cs="B Nazanin" w:hint="cs"/>
            <w:sz w:val="24"/>
            <w:szCs w:val="24"/>
            <w:rtl/>
            <w:rPrChange w:id="942" w:author="غزاله عرفانیان" w:date="2025-07-14T12:42:00Z" w16du:dateUtc="2025-07-14T09:12:00Z">
              <w:rPr>
                <w:rFonts w:hint="cs"/>
                <w:rtl/>
              </w:rPr>
            </w:rPrChange>
          </w:rPr>
          <w:t>ی</w:t>
        </w:r>
        <w:r w:rsidRPr="008223DB">
          <w:rPr>
            <w:rFonts w:cs="B Nazanin" w:hint="eastAsia"/>
            <w:sz w:val="24"/>
            <w:szCs w:val="24"/>
            <w:rtl/>
            <w:rPrChange w:id="943" w:author="غزاله عرفانیان" w:date="2025-07-14T12:42:00Z" w16du:dateUtc="2025-07-14T09:12:00Z">
              <w:rPr>
                <w:rFonts w:hint="eastAsia"/>
                <w:rtl/>
              </w:rPr>
            </w:rPrChange>
          </w:rPr>
          <w:t>ک</w:t>
        </w:r>
        <w:r w:rsidRPr="008223DB">
          <w:rPr>
            <w:rFonts w:cs="B Nazanin" w:hint="cs"/>
            <w:sz w:val="24"/>
            <w:szCs w:val="24"/>
            <w:rtl/>
            <w:rPrChange w:id="944" w:author="غزاله عرفانیان" w:date="2025-07-14T12:42:00Z" w16du:dateUtc="2025-07-14T09:12:00Z">
              <w:rPr>
                <w:rFonts w:hint="cs"/>
                <w:rtl/>
              </w:rPr>
            </w:rPrChange>
          </w:rPr>
          <w:t>ی</w:t>
        </w:r>
        <w:r w:rsidRPr="008223DB">
          <w:rPr>
            <w:rFonts w:cs="B Nazanin"/>
            <w:sz w:val="24"/>
            <w:szCs w:val="24"/>
            <w:rtl/>
            <w:rPrChange w:id="945" w:author="غزاله عرفانیان" w:date="2025-07-14T12:42:00Z" w16du:dateUtc="2025-07-14T09:12:00Z">
              <w:rPr>
                <w:rtl/>
              </w:rPr>
            </w:rPrChange>
          </w:rPr>
          <w:t xml:space="preserve"> از ز</w:t>
        </w:r>
        <w:r w:rsidRPr="008223DB">
          <w:rPr>
            <w:rFonts w:cs="B Nazanin" w:hint="cs"/>
            <w:sz w:val="24"/>
            <w:szCs w:val="24"/>
            <w:rtl/>
            <w:rPrChange w:id="946" w:author="غزاله عرفانیان" w:date="2025-07-14T12:42:00Z" w16du:dateUtc="2025-07-14T09:12:00Z">
              <w:rPr>
                <w:rFonts w:hint="cs"/>
                <w:rtl/>
              </w:rPr>
            </w:rPrChange>
          </w:rPr>
          <w:t>ی</w:t>
        </w:r>
        <w:r w:rsidRPr="008223DB">
          <w:rPr>
            <w:rFonts w:cs="B Nazanin" w:hint="eastAsia"/>
            <w:sz w:val="24"/>
            <w:szCs w:val="24"/>
            <w:rtl/>
            <w:rPrChange w:id="947" w:author="غزاله عرفانیان" w:date="2025-07-14T12:42:00Z" w16du:dateUtc="2025-07-14T09:12:00Z">
              <w:rPr>
                <w:rFonts w:hint="eastAsia"/>
                <w:rtl/>
              </w:rPr>
            </w:rPrChange>
          </w:rPr>
          <w:t>رگونه‌ها</w:t>
        </w:r>
        <w:r w:rsidRPr="008223DB">
          <w:rPr>
            <w:rFonts w:cs="B Nazanin" w:hint="cs"/>
            <w:sz w:val="24"/>
            <w:szCs w:val="24"/>
            <w:rtl/>
            <w:rPrChange w:id="948" w:author="غزاله عرفانیان" w:date="2025-07-14T12:42:00Z" w16du:dateUtc="2025-07-14T09:12:00Z">
              <w:rPr>
                <w:rFonts w:hint="cs"/>
                <w:rtl/>
              </w:rPr>
            </w:rPrChange>
          </w:rPr>
          <w:t>ی</w:t>
        </w:r>
        <w:r w:rsidRPr="008223DB">
          <w:rPr>
            <w:rFonts w:cs="B Nazanin"/>
            <w:sz w:val="24"/>
            <w:szCs w:val="24"/>
            <w:rtl/>
            <w:rPrChange w:id="949" w:author="غزاله عرفانیان" w:date="2025-07-14T12:42:00Z" w16du:dateUtc="2025-07-14T09:12:00Z">
              <w:rPr>
                <w:rtl/>
              </w:rPr>
            </w:rPrChange>
          </w:rPr>
          <w:t xml:space="preserve"> روش‌ها</w:t>
        </w:r>
        <w:r w:rsidRPr="008223DB">
          <w:rPr>
            <w:rFonts w:cs="B Nazanin" w:hint="cs"/>
            <w:sz w:val="24"/>
            <w:szCs w:val="24"/>
            <w:rtl/>
            <w:rPrChange w:id="950" w:author="غزاله عرفانیان" w:date="2025-07-14T12:42:00Z" w16du:dateUtc="2025-07-14T09:12:00Z">
              <w:rPr>
                <w:rFonts w:hint="cs"/>
                <w:rtl/>
              </w:rPr>
            </w:rPrChange>
          </w:rPr>
          <w:t>ی</w:t>
        </w:r>
        <w:r w:rsidRPr="008223DB">
          <w:rPr>
            <w:rFonts w:cs="B Nazanin"/>
            <w:sz w:val="24"/>
            <w:szCs w:val="24"/>
            <w:rtl/>
            <w:rPrChange w:id="951" w:author="غزاله عرفانیان" w:date="2025-07-14T12:42:00Z" w16du:dateUtc="2025-07-14T09:12:00Z">
              <w:rPr>
                <w:rtl/>
              </w:rPr>
            </w:rPrChange>
          </w:rPr>
          <w:t xml:space="preserve"> اکتشاف</w:t>
        </w:r>
        <w:r w:rsidRPr="008223DB">
          <w:rPr>
            <w:rFonts w:cs="B Nazanin" w:hint="cs"/>
            <w:sz w:val="24"/>
            <w:szCs w:val="24"/>
            <w:rtl/>
            <w:rPrChange w:id="952" w:author="غزاله عرفانیان" w:date="2025-07-14T12:42:00Z" w16du:dateUtc="2025-07-14T09:12:00Z">
              <w:rPr>
                <w:rFonts w:hint="cs"/>
                <w:rtl/>
              </w:rPr>
            </w:rPrChange>
          </w:rPr>
          <w:t>ی</w:t>
        </w:r>
        <w:r w:rsidRPr="008223DB">
          <w:rPr>
            <w:rFonts w:cs="B Nazanin"/>
            <w:sz w:val="24"/>
            <w:szCs w:val="24"/>
            <w:rtl/>
            <w:rPrChange w:id="953" w:author="غزاله عرفانیان" w:date="2025-07-14T12:42:00Z" w16du:dateUtc="2025-07-14T09:12:00Z">
              <w:rPr>
                <w:rtl/>
              </w:rPr>
            </w:rPrChange>
          </w:rPr>
          <w:t xml:space="preserve"> داده‌محور، فرآ</w:t>
        </w:r>
        <w:r w:rsidRPr="008223DB">
          <w:rPr>
            <w:rFonts w:cs="B Nazanin" w:hint="cs"/>
            <w:sz w:val="24"/>
            <w:szCs w:val="24"/>
            <w:rtl/>
            <w:rPrChange w:id="954" w:author="غزاله عرفانیان" w:date="2025-07-14T12:42:00Z" w16du:dateUtc="2025-07-14T09:12:00Z">
              <w:rPr>
                <w:rFonts w:hint="cs"/>
                <w:rtl/>
              </w:rPr>
            </w:rPrChange>
          </w:rPr>
          <w:t>ی</w:t>
        </w:r>
        <w:r w:rsidRPr="008223DB">
          <w:rPr>
            <w:rFonts w:cs="B Nazanin" w:hint="eastAsia"/>
            <w:sz w:val="24"/>
            <w:szCs w:val="24"/>
            <w:rtl/>
            <w:rPrChange w:id="955" w:author="غزاله عرفانیان" w:date="2025-07-14T12:42:00Z" w16du:dateUtc="2025-07-14T09:12:00Z">
              <w:rPr>
                <w:rFonts w:hint="eastAsia"/>
                <w:rtl/>
              </w:rPr>
            </w:rPrChange>
          </w:rPr>
          <w:t>ند</w:t>
        </w:r>
        <w:r w:rsidRPr="008223DB">
          <w:rPr>
            <w:rFonts w:cs="B Nazanin" w:hint="cs"/>
            <w:sz w:val="24"/>
            <w:szCs w:val="24"/>
            <w:rtl/>
            <w:rPrChange w:id="956" w:author="غزاله عرفانیان" w:date="2025-07-14T12:42:00Z" w16du:dateUtc="2025-07-14T09:12:00Z">
              <w:rPr>
                <w:rFonts w:hint="cs"/>
                <w:rtl/>
              </w:rPr>
            </w:rPrChange>
          </w:rPr>
          <w:t>ی</w:t>
        </w:r>
        <w:r w:rsidRPr="008223DB">
          <w:rPr>
            <w:rFonts w:cs="B Nazanin"/>
            <w:sz w:val="24"/>
            <w:szCs w:val="24"/>
            <w:rtl/>
            <w:rPrChange w:id="957" w:author="غزاله عرفانیان" w:date="2025-07-14T12:42:00Z" w16du:dateUtc="2025-07-14T09:12:00Z">
              <w:rPr>
                <w:rtl/>
              </w:rPr>
            </w:rPrChange>
          </w:rPr>
          <w:t xml:space="preserve"> است که با استفاده از الگور</w:t>
        </w:r>
        <w:r w:rsidRPr="008223DB">
          <w:rPr>
            <w:rFonts w:cs="B Nazanin" w:hint="cs"/>
            <w:sz w:val="24"/>
            <w:szCs w:val="24"/>
            <w:rtl/>
            <w:rPrChange w:id="958" w:author="غزاله عرفانیان" w:date="2025-07-14T12:42:00Z" w16du:dateUtc="2025-07-14T09:12:00Z">
              <w:rPr>
                <w:rFonts w:hint="cs"/>
                <w:rtl/>
              </w:rPr>
            </w:rPrChange>
          </w:rPr>
          <w:t>ی</w:t>
        </w:r>
        <w:r w:rsidRPr="008223DB">
          <w:rPr>
            <w:rFonts w:cs="B Nazanin" w:hint="eastAsia"/>
            <w:sz w:val="24"/>
            <w:szCs w:val="24"/>
            <w:rtl/>
            <w:rPrChange w:id="959" w:author="غزاله عرفانیان" w:date="2025-07-14T12:42:00Z" w16du:dateUtc="2025-07-14T09:12:00Z">
              <w:rPr>
                <w:rFonts w:hint="eastAsia"/>
                <w:rtl/>
              </w:rPr>
            </w:rPrChange>
          </w:rPr>
          <w:t>تم‌ها</w:t>
        </w:r>
        <w:r w:rsidRPr="008223DB">
          <w:rPr>
            <w:rFonts w:cs="B Nazanin"/>
            <w:sz w:val="24"/>
            <w:szCs w:val="24"/>
            <w:rtl/>
            <w:rPrChange w:id="960" w:author="غزاله عرفانیان" w:date="2025-07-14T12:42:00Z" w16du:dateUtc="2025-07-14T09:12:00Z">
              <w:rPr>
                <w:rtl/>
              </w:rPr>
            </w:rPrChange>
          </w:rPr>
          <w:t xml:space="preserve"> و مدل‌ها</w:t>
        </w:r>
        <w:r w:rsidRPr="008223DB">
          <w:rPr>
            <w:rFonts w:cs="B Nazanin" w:hint="cs"/>
            <w:sz w:val="24"/>
            <w:szCs w:val="24"/>
            <w:rtl/>
            <w:rPrChange w:id="961" w:author="غزاله عرفانیان" w:date="2025-07-14T12:42:00Z" w16du:dateUtc="2025-07-14T09:12:00Z">
              <w:rPr>
                <w:rFonts w:hint="cs"/>
                <w:rtl/>
              </w:rPr>
            </w:rPrChange>
          </w:rPr>
          <w:t>ی</w:t>
        </w:r>
        <w:r w:rsidRPr="008223DB">
          <w:rPr>
            <w:rFonts w:cs="B Nazanin"/>
            <w:sz w:val="24"/>
            <w:szCs w:val="24"/>
            <w:rtl/>
            <w:rPrChange w:id="962" w:author="غزاله عرفانیان" w:date="2025-07-14T12:42:00Z" w16du:dateUtc="2025-07-14T09:12:00Z">
              <w:rPr>
                <w:rtl/>
              </w:rPr>
            </w:rPrChange>
          </w:rPr>
          <w:t xml:space="preserve"> پردازش زبان طب</w:t>
        </w:r>
        <w:r w:rsidRPr="008223DB">
          <w:rPr>
            <w:rFonts w:cs="B Nazanin" w:hint="cs"/>
            <w:sz w:val="24"/>
            <w:szCs w:val="24"/>
            <w:rtl/>
            <w:rPrChange w:id="963" w:author="غزاله عرفانیان" w:date="2025-07-14T12:42:00Z" w16du:dateUtc="2025-07-14T09:12:00Z">
              <w:rPr>
                <w:rFonts w:hint="cs"/>
                <w:rtl/>
              </w:rPr>
            </w:rPrChange>
          </w:rPr>
          <w:t>ی</w:t>
        </w:r>
        <w:r w:rsidRPr="008223DB">
          <w:rPr>
            <w:rFonts w:cs="B Nazanin" w:hint="eastAsia"/>
            <w:sz w:val="24"/>
            <w:szCs w:val="24"/>
            <w:rtl/>
            <w:rPrChange w:id="964" w:author="غزاله عرفانیان" w:date="2025-07-14T12:42:00Z" w16du:dateUtc="2025-07-14T09:12:00Z">
              <w:rPr>
                <w:rFonts w:hint="eastAsia"/>
                <w:rtl/>
              </w:rPr>
            </w:rPrChange>
          </w:rPr>
          <w:t>ع</w:t>
        </w:r>
        <w:r w:rsidRPr="008223DB">
          <w:rPr>
            <w:rFonts w:cs="B Nazanin" w:hint="cs"/>
            <w:sz w:val="24"/>
            <w:szCs w:val="24"/>
            <w:rtl/>
            <w:rPrChange w:id="965" w:author="غزاله عرفانیان" w:date="2025-07-14T12:42:00Z" w16du:dateUtc="2025-07-14T09:12:00Z">
              <w:rPr>
                <w:rFonts w:hint="cs"/>
                <w:rtl/>
              </w:rPr>
            </w:rPrChange>
          </w:rPr>
          <w:t>ی</w:t>
        </w:r>
        <w:r w:rsidRPr="008223DB">
          <w:rPr>
            <w:rFonts w:cs="B Nazanin" w:hint="eastAsia"/>
            <w:sz w:val="24"/>
            <w:szCs w:val="24"/>
            <w:rtl/>
            <w:rPrChange w:id="966" w:author="غزاله عرفانیان" w:date="2025-07-14T12:42:00Z" w16du:dateUtc="2025-07-14T09:12:00Z">
              <w:rPr>
                <w:rFonts w:hint="eastAsia"/>
                <w:rtl/>
              </w:rPr>
            </w:rPrChange>
          </w:rPr>
          <w:t>،</w:t>
        </w:r>
        <w:r w:rsidRPr="008223DB">
          <w:rPr>
            <w:rFonts w:cs="B Nazanin"/>
            <w:sz w:val="24"/>
            <w:szCs w:val="24"/>
            <w:rtl/>
            <w:rPrChange w:id="967" w:author="غزاله عرفانیان" w:date="2025-07-14T12:42:00Z" w16du:dateUtc="2025-07-14T09:12:00Z">
              <w:rPr>
                <w:rtl/>
              </w:rPr>
            </w:rPrChange>
          </w:rPr>
          <w:t xml:space="preserve"> به استخراج دانش از مجموعه‌ها</w:t>
        </w:r>
        <w:r w:rsidRPr="008223DB">
          <w:rPr>
            <w:rFonts w:cs="B Nazanin" w:hint="cs"/>
            <w:sz w:val="24"/>
            <w:szCs w:val="24"/>
            <w:rtl/>
            <w:rPrChange w:id="968" w:author="غزاله عرفانیان" w:date="2025-07-14T12:42:00Z" w16du:dateUtc="2025-07-14T09:12:00Z">
              <w:rPr>
                <w:rFonts w:hint="cs"/>
                <w:rtl/>
              </w:rPr>
            </w:rPrChange>
          </w:rPr>
          <w:t>ی</w:t>
        </w:r>
        <w:r w:rsidRPr="008223DB">
          <w:rPr>
            <w:rFonts w:cs="B Nazanin"/>
            <w:sz w:val="24"/>
            <w:szCs w:val="24"/>
            <w:rtl/>
            <w:rPrChange w:id="969" w:author="غزاله عرفانیان" w:date="2025-07-14T12:42:00Z" w16du:dateUtc="2025-07-14T09:12:00Z">
              <w:rPr>
                <w:rtl/>
              </w:rPr>
            </w:rPrChange>
          </w:rPr>
          <w:t xml:space="preserve"> متن</w:t>
        </w:r>
        <w:r w:rsidRPr="008223DB">
          <w:rPr>
            <w:rFonts w:cs="B Nazanin" w:hint="cs"/>
            <w:sz w:val="24"/>
            <w:szCs w:val="24"/>
            <w:rtl/>
            <w:rPrChange w:id="970" w:author="غزاله عرفانیان" w:date="2025-07-14T12:42:00Z" w16du:dateUtc="2025-07-14T09:12:00Z">
              <w:rPr>
                <w:rFonts w:hint="cs"/>
                <w:rtl/>
              </w:rPr>
            </w:rPrChange>
          </w:rPr>
          <w:t>ی</w:t>
        </w:r>
        <w:r w:rsidRPr="008223DB">
          <w:rPr>
            <w:rFonts w:cs="B Nazanin"/>
            <w:sz w:val="24"/>
            <w:szCs w:val="24"/>
            <w:rtl/>
            <w:rPrChange w:id="971" w:author="غزاله عرفانیان" w:date="2025-07-14T12:42:00Z" w16du:dateUtc="2025-07-14T09:12:00Z">
              <w:rPr>
                <w:rtl/>
              </w:rPr>
            </w:rPrChange>
          </w:rPr>
          <w:t xml:space="preserve"> بزرگ م</w:t>
        </w:r>
        <w:r w:rsidRPr="008223DB">
          <w:rPr>
            <w:rFonts w:cs="B Nazanin" w:hint="cs"/>
            <w:sz w:val="24"/>
            <w:szCs w:val="24"/>
            <w:rtl/>
            <w:rPrChange w:id="972" w:author="غزاله عرفانیان" w:date="2025-07-14T12:42:00Z" w16du:dateUtc="2025-07-14T09:12:00Z">
              <w:rPr>
                <w:rFonts w:hint="cs"/>
                <w:rtl/>
              </w:rPr>
            </w:rPrChange>
          </w:rPr>
          <w:t>ی‌</w:t>
        </w:r>
        <w:r w:rsidRPr="008223DB">
          <w:rPr>
            <w:rFonts w:cs="B Nazanin" w:hint="eastAsia"/>
            <w:sz w:val="24"/>
            <w:szCs w:val="24"/>
            <w:rtl/>
            <w:rPrChange w:id="973" w:author="غزاله عرفانیان" w:date="2025-07-14T12:42:00Z" w16du:dateUtc="2025-07-14T09:12:00Z">
              <w:rPr>
                <w:rFonts w:hint="eastAsia"/>
                <w:rtl/>
              </w:rPr>
            </w:rPrChange>
          </w:rPr>
          <w:t>پردازد</w:t>
        </w:r>
        <w:r w:rsidRPr="008223DB">
          <w:rPr>
            <w:rFonts w:cs="B Nazanin"/>
            <w:sz w:val="24"/>
            <w:szCs w:val="24"/>
            <w:rtl/>
            <w:rPrChange w:id="974" w:author="غزاله عرفانیان" w:date="2025-07-14T12:42:00Z" w16du:dateUtc="2025-07-14T09:12:00Z">
              <w:rPr>
                <w:rtl/>
              </w:rPr>
            </w:rPrChange>
          </w:rPr>
          <w:t>. ا</w:t>
        </w:r>
        <w:r w:rsidRPr="008223DB">
          <w:rPr>
            <w:rFonts w:cs="B Nazanin" w:hint="cs"/>
            <w:sz w:val="24"/>
            <w:szCs w:val="24"/>
            <w:rtl/>
            <w:rPrChange w:id="975" w:author="غزاله عرفانیان" w:date="2025-07-14T12:42:00Z" w16du:dateUtc="2025-07-14T09:12:00Z">
              <w:rPr>
                <w:rFonts w:hint="cs"/>
                <w:rtl/>
              </w:rPr>
            </w:rPrChange>
          </w:rPr>
          <w:t>ی</w:t>
        </w:r>
        <w:r w:rsidRPr="008223DB">
          <w:rPr>
            <w:rFonts w:cs="B Nazanin" w:hint="eastAsia"/>
            <w:sz w:val="24"/>
            <w:szCs w:val="24"/>
            <w:rtl/>
            <w:rPrChange w:id="976" w:author="غزاله عرفانیان" w:date="2025-07-14T12:42:00Z" w16du:dateUtc="2025-07-14T09:12:00Z">
              <w:rPr>
                <w:rFonts w:hint="eastAsia"/>
                <w:rtl/>
              </w:rPr>
            </w:rPrChange>
          </w:rPr>
          <w:t>ن</w:t>
        </w:r>
        <w:r w:rsidRPr="008223DB">
          <w:rPr>
            <w:rFonts w:cs="B Nazanin"/>
            <w:sz w:val="24"/>
            <w:szCs w:val="24"/>
            <w:rtl/>
            <w:rPrChange w:id="977" w:author="غزاله عرفانیان" w:date="2025-07-14T12:42:00Z" w16du:dateUtc="2025-07-14T09:12:00Z">
              <w:rPr>
                <w:rtl/>
              </w:rPr>
            </w:rPrChange>
          </w:rPr>
          <w:t xml:space="preserve"> رو</w:t>
        </w:r>
        <w:r w:rsidRPr="008223DB">
          <w:rPr>
            <w:rFonts w:cs="B Nazanin" w:hint="cs"/>
            <w:sz w:val="24"/>
            <w:szCs w:val="24"/>
            <w:rtl/>
            <w:rPrChange w:id="978" w:author="غزاله عرفانیان" w:date="2025-07-14T12:42:00Z" w16du:dateUtc="2025-07-14T09:12:00Z">
              <w:rPr>
                <w:rFonts w:hint="cs"/>
                <w:rtl/>
              </w:rPr>
            </w:rPrChange>
          </w:rPr>
          <w:t>ی</w:t>
        </w:r>
        <w:r w:rsidRPr="008223DB">
          <w:rPr>
            <w:rFonts w:cs="B Nazanin" w:hint="eastAsia"/>
            <w:sz w:val="24"/>
            <w:szCs w:val="24"/>
            <w:rtl/>
            <w:rPrChange w:id="979" w:author="غزاله عرفانیان" w:date="2025-07-14T12:42:00Z" w16du:dateUtc="2025-07-14T09:12:00Z">
              <w:rPr>
                <w:rFonts w:hint="eastAsia"/>
                <w:rtl/>
              </w:rPr>
            </w:rPrChange>
          </w:rPr>
          <w:t>کرد</w:t>
        </w:r>
        <w:r w:rsidRPr="008223DB">
          <w:rPr>
            <w:rFonts w:cs="B Nazanin"/>
            <w:sz w:val="24"/>
            <w:szCs w:val="24"/>
            <w:rtl/>
            <w:rPrChange w:id="980" w:author="غزاله عرفانیان" w:date="2025-07-14T12:42:00Z" w16du:dateUtc="2025-07-14T09:12:00Z">
              <w:rPr>
                <w:rtl/>
              </w:rPr>
            </w:rPrChange>
          </w:rPr>
          <w:t xml:space="preserve"> امکان شناسا</w:t>
        </w:r>
        <w:r w:rsidRPr="008223DB">
          <w:rPr>
            <w:rFonts w:cs="B Nazanin" w:hint="cs"/>
            <w:sz w:val="24"/>
            <w:szCs w:val="24"/>
            <w:rtl/>
            <w:rPrChange w:id="981" w:author="غزاله عرفانیان" w:date="2025-07-14T12:42:00Z" w16du:dateUtc="2025-07-14T09:12:00Z">
              <w:rPr>
                <w:rFonts w:hint="cs"/>
                <w:rtl/>
              </w:rPr>
            </w:rPrChange>
          </w:rPr>
          <w:t>یی</w:t>
        </w:r>
        <w:r w:rsidRPr="008223DB">
          <w:rPr>
            <w:rFonts w:cs="B Nazanin"/>
            <w:sz w:val="24"/>
            <w:szCs w:val="24"/>
            <w:rtl/>
            <w:rPrChange w:id="982" w:author="غزاله عرفانیان" w:date="2025-07-14T12:42:00Z" w16du:dateUtc="2025-07-14T09:12:00Z">
              <w:rPr>
                <w:rtl/>
              </w:rPr>
            </w:rPrChange>
          </w:rPr>
          <w:t xml:space="preserve"> الگوها</w:t>
        </w:r>
        <w:r w:rsidRPr="008223DB">
          <w:rPr>
            <w:rFonts w:cs="B Nazanin" w:hint="cs"/>
            <w:sz w:val="24"/>
            <w:szCs w:val="24"/>
            <w:rtl/>
            <w:rPrChange w:id="983" w:author="غزاله عرفانیان" w:date="2025-07-14T12:42:00Z" w16du:dateUtc="2025-07-14T09:12:00Z">
              <w:rPr>
                <w:rFonts w:hint="cs"/>
                <w:rtl/>
              </w:rPr>
            </w:rPrChange>
          </w:rPr>
          <w:t>ی</w:t>
        </w:r>
        <w:r w:rsidRPr="008223DB">
          <w:rPr>
            <w:rFonts w:cs="B Nazanin"/>
            <w:sz w:val="24"/>
            <w:szCs w:val="24"/>
            <w:rtl/>
            <w:rPrChange w:id="984" w:author="غزاله عرفانیان" w:date="2025-07-14T12:42:00Z" w16du:dateUtc="2025-07-14T09:12:00Z">
              <w:rPr>
                <w:rtl/>
              </w:rPr>
            </w:rPrChange>
          </w:rPr>
          <w:t xml:space="preserve"> مفهوم</w:t>
        </w:r>
        <w:r w:rsidRPr="008223DB">
          <w:rPr>
            <w:rFonts w:cs="B Nazanin" w:hint="cs"/>
            <w:sz w:val="24"/>
            <w:szCs w:val="24"/>
            <w:rtl/>
            <w:rPrChange w:id="985" w:author="غزاله عرفانیان" w:date="2025-07-14T12:42:00Z" w16du:dateUtc="2025-07-14T09:12:00Z">
              <w:rPr>
                <w:rFonts w:hint="cs"/>
                <w:rtl/>
              </w:rPr>
            </w:rPrChange>
          </w:rPr>
          <w:t>ی</w:t>
        </w:r>
        <w:r w:rsidRPr="008223DB">
          <w:rPr>
            <w:rFonts w:cs="B Nazanin" w:hint="eastAsia"/>
            <w:sz w:val="24"/>
            <w:szCs w:val="24"/>
            <w:rtl/>
            <w:rPrChange w:id="986" w:author="غزاله عرفانیان" w:date="2025-07-14T12:42:00Z" w16du:dateUtc="2025-07-14T09:12:00Z">
              <w:rPr>
                <w:rFonts w:hint="eastAsia"/>
                <w:rtl/>
              </w:rPr>
            </w:rPrChange>
          </w:rPr>
          <w:t>،</w:t>
        </w:r>
        <w:r w:rsidRPr="008223DB">
          <w:rPr>
            <w:rFonts w:cs="B Nazanin"/>
            <w:sz w:val="24"/>
            <w:szCs w:val="24"/>
            <w:rtl/>
            <w:rPrChange w:id="987" w:author="غزاله عرفانیان" w:date="2025-07-14T12:42:00Z" w16du:dateUtc="2025-07-14T09:12:00Z">
              <w:rPr>
                <w:rtl/>
              </w:rPr>
            </w:rPrChange>
          </w:rPr>
          <w:t xml:space="preserve"> ارتباطات معنا</w:t>
        </w:r>
        <w:r w:rsidRPr="008223DB">
          <w:rPr>
            <w:rFonts w:cs="B Nazanin" w:hint="cs"/>
            <w:sz w:val="24"/>
            <w:szCs w:val="24"/>
            <w:rtl/>
            <w:rPrChange w:id="988" w:author="غزاله عرفانیان" w:date="2025-07-14T12:42:00Z" w16du:dateUtc="2025-07-14T09:12:00Z">
              <w:rPr>
                <w:rFonts w:hint="cs"/>
                <w:rtl/>
              </w:rPr>
            </w:rPrChange>
          </w:rPr>
          <w:t>یی</w:t>
        </w:r>
        <w:r w:rsidRPr="008223DB">
          <w:rPr>
            <w:rFonts w:cs="B Nazanin" w:hint="eastAsia"/>
            <w:sz w:val="24"/>
            <w:szCs w:val="24"/>
            <w:rtl/>
            <w:rPrChange w:id="989" w:author="غزاله عرفانیان" w:date="2025-07-14T12:42:00Z" w16du:dateUtc="2025-07-14T09:12:00Z">
              <w:rPr>
                <w:rFonts w:hint="eastAsia"/>
                <w:rtl/>
              </w:rPr>
            </w:rPrChange>
          </w:rPr>
          <w:t>،</w:t>
        </w:r>
        <w:r w:rsidRPr="008223DB">
          <w:rPr>
            <w:rFonts w:cs="B Nazanin"/>
            <w:sz w:val="24"/>
            <w:szCs w:val="24"/>
            <w:rtl/>
            <w:rPrChange w:id="990" w:author="غزاله عرفانیان" w:date="2025-07-14T12:42:00Z" w16du:dateUtc="2025-07-14T09:12:00Z">
              <w:rPr>
                <w:rtl/>
              </w:rPr>
            </w:rPrChange>
          </w:rPr>
          <w:t xml:space="preserve"> و روندها</w:t>
        </w:r>
        <w:r w:rsidRPr="008223DB">
          <w:rPr>
            <w:rFonts w:cs="B Nazanin" w:hint="cs"/>
            <w:sz w:val="24"/>
            <w:szCs w:val="24"/>
            <w:rtl/>
            <w:rPrChange w:id="991" w:author="غزاله عرفانیان" w:date="2025-07-14T12:42:00Z" w16du:dateUtc="2025-07-14T09:12:00Z">
              <w:rPr>
                <w:rFonts w:hint="cs"/>
                <w:rtl/>
              </w:rPr>
            </w:rPrChange>
          </w:rPr>
          <w:t>ی</w:t>
        </w:r>
        <w:r w:rsidRPr="008223DB">
          <w:rPr>
            <w:rFonts w:cs="B Nazanin"/>
            <w:sz w:val="24"/>
            <w:szCs w:val="24"/>
            <w:rtl/>
            <w:rPrChange w:id="992" w:author="غزاله عرفانیان" w:date="2025-07-14T12:42:00Z" w16du:dateUtc="2025-07-14T09:12:00Z">
              <w:rPr>
                <w:rtl/>
              </w:rPr>
            </w:rPrChange>
          </w:rPr>
          <w:t xml:space="preserve"> محتوا</w:t>
        </w:r>
        <w:r w:rsidRPr="008223DB">
          <w:rPr>
            <w:rFonts w:cs="B Nazanin" w:hint="cs"/>
            <w:sz w:val="24"/>
            <w:szCs w:val="24"/>
            <w:rtl/>
            <w:rPrChange w:id="993" w:author="غزاله عرفانیان" w:date="2025-07-14T12:42:00Z" w16du:dateUtc="2025-07-14T09:12:00Z">
              <w:rPr>
                <w:rFonts w:hint="cs"/>
                <w:rtl/>
              </w:rPr>
            </w:rPrChange>
          </w:rPr>
          <w:t>یی</w:t>
        </w:r>
        <w:r w:rsidRPr="008223DB">
          <w:rPr>
            <w:rFonts w:cs="B Nazanin"/>
            <w:sz w:val="24"/>
            <w:szCs w:val="24"/>
            <w:rtl/>
            <w:rPrChange w:id="994" w:author="غزاله عرفانیان" w:date="2025-07-14T12:42:00Z" w16du:dateUtc="2025-07-14T09:12:00Z">
              <w:rPr>
                <w:rtl/>
              </w:rPr>
            </w:rPrChange>
          </w:rPr>
          <w:t xml:space="preserve"> را در انبوه</w:t>
        </w:r>
        <w:r w:rsidRPr="008223DB">
          <w:rPr>
            <w:rFonts w:cs="B Nazanin" w:hint="cs"/>
            <w:sz w:val="24"/>
            <w:szCs w:val="24"/>
            <w:rtl/>
            <w:rPrChange w:id="995" w:author="غزاله عرفانیان" w:date="2025-07-14T12:42:00Z" w16du:dateUtc="2025-07-14T09:12:00Z">
              <w:rPr>
                <w:rFonts w:hint="cs"/>
                <w:rtl/>
              </w:rPr>
            </w:rPrChange>
          </w:rPr>
          <w:t>ی</w:t>
        </w:r>
        <w:r w:rsidRPr="008223DB">
          <w:rPr>
            <w:rFonts w:cs="B Nazanin"/>
            <w:sz w:val="24"/>
            <w:szCs w:val="24"/>
            <w:rtl/>
            <w:rPrChange w:id="996" w:author="غزاله عرفانیان" w:date="2025-07-14T12:42:00Z" w16du:dateUtc="2025-07-14T09:12:00Z">
              <w:rPr>
                <w:rtl/>
              </w:rPr>
            </w:rPrChange>
          </w:rPr>
          <w:t xml:space="preserve"> از اسناد فراهم م</w:t>
        </w:r>
        <w:r w:rsidRPr="008223DB">
          <w:rPr>
            <w:rFonts w:cs="B Nazanin" w:hint="cs"/>
            <w:sz w:val="24"/>
            <w:szCs w:val="24"/>
            <w:rtl/>
            <w:rPrChange w:id="997" w:author="غزاله عرفانیان" w:date="2025-07-14T12:42:00Z" w16du:dateUtc="2025-07-14T09:12:00Z">
              <w:rPr>
                <w:rFonts w:hint="cs"/>
                <w:rtl/>
              </w:rPr>
            </w:rPrChange>
          </w:rPr>
          <w:t>ی‌</w:t>
        </w:r>
        <w:r w:rsidRPr="008223DB">
          <w:rPr>
            <w:rFonts w:cs="B Nazanin" w:hint="eastAsia"/>
            <w:sz w:val="24"/>
            <w:szCs w:val="24"/>
            <w:rtl/>
            <w:rPrChange w:id="998" w:author="غزاله عرفانیان" w:date="2025-07-14T12:42:00Z" w16du:dateUtc="2025-07-14T09:12:00Z">
              <w:rPr>
                <w:rFonts w:hint="eastAsia"/>
                <w:rtl/>
              </w:rPr>
            </w:rPrChange>
          </w:rPr>
          <w:t>آورد</w:t>
        </w:r>
        <w:r w:rsidRPr="008223DB">
          <w:rPr>
            <w:rFonts w:cs="B Nazanin"/>
            <w:sz w:val="24"/>
            <w:szCs w:val="24"/>
            <w:lang w:bidi="fa-IR"/>
            <w:rPrChange w:id="999" w:author="غزاله عرفانیان" w:date="2025-07-14T12:42:00Z" w16du:dateUtc="2025-07-14T09:12:00Z">
              <w:rPr>
                <w:lang w:bidi="fa-IR"/>
              </w:rPr>
            </w:rPrChange>
          </w:rPr>
          <w:t xml:space="preserve"> (Feldman &amp; Sanger, 2007).</w:t>
        </w:r>
      </w:moveTo>
    </w:p>
    <w:p w14:paraId="76D5A0FE" w14:textId="77777777" w:rsidR="00E61291" w:rsidRPr="008223DB" w:rsidRDefault="00E61291">
      <w:pPr>
        <w:bidi/>
        <w:spacing w:line="276" w:lineRule="auto"/>
        <w:ind w:left="360"/>
        <w:jc w:val="both"/>
        <w:rPr>
          <w:moveTo w:id="1000" w:author="غزاله عرفانیان" w:date="2025-07-01T07:37:00Z" w16du:dateUtc="2025-07-01T04:07:00Z"/>
          <w:rFonts w:cs="B Nazanin"/>
          <w:sz w:val="24"/>
          <w:szCs w:val="24"/>
          <w:rPrChange w:id="1001" w:author="غزاله عرفانیان" w:date="2025-07-14T12:42:00Z" w16du:dateUtc="2025-07-14T09:12:00Z">
            <w:rPr>
              <w:moveTo w:id="1002" w:author="غزاله عرفانیان" w:date="2025-07-01T07:37:00Z" w16du:dateUtc="2025-07-01T04:07:00Z"/>
            </w:rPr>
          </w:rPrChange>
        </w:rPr>
        <w:pPrChange w:id="1003" w:author="غزاله عرفانیان" w:date="2025-07-14T12:42:00Z" w16du:dateUtc="2025-07-14T09:12:00Z">
          <w:pPr>
            <w:pStyle w:val="ListParagraph"/>
            <w:numPr>
              <w:numId w:val="10"/>
            </w:numPr>
            <w:tabs>
              <w:tab w:val="num" w:pos="720"/>
            </w:tabs>
            <w:bidi/>
            <w:spacing w:line="276" w:lineRule="auto"/>
            <w:ind w:hanging="360"/>
            <w:jc w:val="both"/>
          </w:pPr>
        </w:pPrChange>
      </w:pPr>
      <w:moveTo w:id="1004" w:author="غزاله عرفانیان" w:date="2025-07-01T07:37:00Z" w16du:dateUtc="2025-07-01T04:07:00Z">
        <w:r w:rsidRPr="008223DB">
          <w:rPr>
            <w:rFonts w:cs="B Nazanin"/>
            <w:sz w:val="24"/>
            <w:szCs w:val="24"/>
            <w:rtl/>
            <w:rPrChange w:id="1005" w:author="غزاله عرفانیان" w:date="2025-07-14T12:42:00Z" w16du:dateUtc="2025-07-14T09:12:00Z">
              <w:rPr>
                <w:rtl/>
              </w:rPr>
            </w:rPrChange>
          </w:rPr>
          <w:t>با توجه به هدف ا</w:t>
        </w:r>
        <w:r w:rsidRPr="008223DB">
          <w:rPr>
            <w:rFonts w:cs="B Nazanin" w:hint="cs"/>
            <w:sz w:val="24"/>
            <w:szCs w:val="24"/>
            <w:rtl/>
            <w:rPrChange w:id="1006" w:author="غزاله عرفانیان" w:date="2025-07-14T12:42:00Z" w16du:dateUtc="2025-07-14T09:12:00Z">
              <w:rPr>
                <w:rFonts w:hint="cs"/>
                <w:rtl/>
              </w:rPr>
            </w:rPrChange>
          </w:rPr>
          <w:t>ی</w:t>
        </w:r>
        <w:r w:rsidRPr="008223DB">
          <w:rPr>
            <w:rFonts w:cs="B Nazanin" w:hint="eastAsia"/>
            <w:sz w:val="24"/>
            <w:szCs w:val="24"/>
            <w:rtl/>
            <w:rPrChange w:id="1007" w:author="غزاله عرفانیان" w:date="2025-07-14T12:42:00Z" w16du:dateUtc="2025-07-14T09:12:00Z">
              <w:rPr>
                <w:rFonts w:hint="eastAsia"/>
                <w:rtl/>
              </w:rPr>
            </w:rPrChange>
          </w:rPr>
          <w:t>ن</w:t>
        </w:r>
        <w:r w:rsidRPr="008223DB">
          <w:rPr>
            <w:rFonts w:cs="B Nazanin"/>
            <w:sz w:val="24"/>
            <w:szCs w:val="24"/>
            <w:rtl/>
            <w:rPrChange w:id="1008" w:author="غزاله عرفانیان" w:date="2025-07-14T12:42:00Z" w16du:dateUtc="2025-07-14T09:12:00Z">
              <w:rPr>
                <w:rtl/>
              </w:rPr>
            </w:rPrChange>
          </w:rPr>
          <w:t xml:space="preserve"> پژوهش که تحل</w:t>
        </w:r>
        <w:r w:rsidRPr="008223DB">
          <w:rPr>
            <w:rFonts w:cs="B Nazanin" w:hint="cs"/>
            <w:sz w:val="24"/>
            <w:szCs w:val="24"/>
            <w:rtl/>
            <w:rPrChange w:id="1009" w:author="غزاله عرفانیان" w:date="2025-07-14T12:42:00Z" w16du:dateUtc="2025-07-14T09:12:00Z">
              <w:rPr>
                <w:rFonts w:hint="cs"/>
                <w:rtl/>
              </w:rPr>
            </w:rPrChange>
          </w:rPr>
          <w:t>ی</w:t>
        </w:r>
        <w:r w:rsidRPr="008223DB">
          <w:rPr>
            <w:rFonts w:cs="B Nazanin" w:hint="eastAsia"/>
            <w:sz w:val="24"/>
            <w:szCs w:val="24"/>
            <w:rtl/>
            <w:rPrChange w:id="1010" w:author="غزاله عرفانیان" w:date="2025-07-14T12:42:00Z" w16du:dateUtc="2025-07-14T09:12:00Z">
              <w:rPr>
                <w:rFonts w:hint="eastAsia"/>
                <w:rtl/>
              </w:rPr>
            </w:rPrChange>
          </w:rPr>
          <w:t>ل</w:t>
        </w:r>
        <w:r w:rsidRPr="008223DB">
          <w:rPr>
            <w:rFonts w:cs="B Nazanin"/>
            <w:sz w:val="24"/>
            <w:szCs w:val="24"/>
            <w:rtl/>
            <w:rPrChange w:id="1011" w:author="غزاله عرفانیان" w:date="2025-07-14T12:42:00Z" w16du:dateUtc="2025-07-14T09:12:00Z">
              <w:rPr>
                <w:rtl/>
              </w:rPr>
            </w:rPrChange>
          </w:rPr>
          <w:t xml:space="preserve"> پ</w:t>
        </w:r>
        <w:r w:rsidRPr="008223DB">
          <w:rPr>
            <w:rFonts w:cs="B Nazanin" w:hint="cs"/>
            <w:sz w:val="24"/>
            <w:szCs w:val="24"/>
            <w:rtl/>
            <w:rPrChange w:id="1012" w:author="غزاله عرفانیان" w:date="2025-07-14T12:42:00Z" w16du:dateUtc="2025-07-14T09:12:00Z">
              <w:rPr>
                <w:rFonts w:hint="cs"/>
                <w:rtl/>
              </w:rPr>
            </w:rPrChange>
          </w:rPr>
          <w:t>ی</w:t>
        </w:r>
        <w:r w:rsidRPr="008223DB">
          <w:rPr>
            <w:rFonts w:cs="B Nazanin" w:hint="eastAsia"/>
            <w:sz w:val="24"/>
            <w:szCs w:val="24"/>
            <w:rtl/>
            <w:rPrChange w:id="1013" w:author="غزاله عرفانیان" w:date="2025-07-14T12:42:00Z" w16du:dateUtc="2025-07-14T09:12:00Z">
              <w:rPr>
                <w:rFonts w:hint="eastAsia"/>
                <w:rtl/>
              </w:rPr>
            </w:rPrChange>
          </w:rPr>
          <w:t>شنهاده‌ها،</w:t>
        </w:r>
        <w:r w:rsidRPr="008223DB">
          <w:rPr>
            <w:rFonts w:cs="B Nazanin"/>
            <w:sz w:val="24"/>
            <w:szCs w:val="24"/>
            <w:rtl/>
            <w:rPrChange w:id="1014" w:author="غزاله عرفانیان" w:date="2025-07-14T12:42:00Z" w16du:dateUtc="2025-07-14T09:12:00Z">
              <w:rPr>
                <w:rtl/>
              </w:rPr>
            </w:rPrChange>
          </w:rPr>
          <w:t xml:space="preserve"> پا</w:t>
        </w:r>
        <w:r w:rsidRPr="008223DB">
          <w:rPr>
            <w:rFonts w:cs="B Nazanin" w:hint="cs"/>
            <w:sz w:val="24"/>
            <w:szCs w:val="24"/>
            <w:rtl/>
            <w:rPrChange w:id="1015" w:author="غزاله عرفانیان" w:date="2025-07-14T12:42:00Z" w16du:dateUtc="2025-07-14T09:12:00Z">
              <w:rPr>
                <w:rFonts w:hint="cs"/>
                <w:rtl/>
              </w:rPr>
            </w:rPrChange>
          </w:rPr>
          <w:t>ی</w:t>
        </w:r>
        <w:r w:rsidRPr="008223DB">
          <w:rPr>
            <w:rFonts w:cs="B Nazanin" w:hint="eastAsia"/>
            <w:sz w:val="24"/>
            <w:szCs w:val="24"/>
            <w:rtl/>
            <w:rPrChange w:id="1016" w:author="غزاله عرفانیان" w:date="2025-07-14T12:42:00Z" w16du:dateUtc="2025-07-14T09:12:00Z">
              <w:rPr>
                <w:rFonts w:hint="eastAsia"/>
                <w:rtl/>
              </w:rPr>
            </w:rPrChange>
          </w:rPr>
          <w:t>ان‌نامه‌ها</w:t>
        </w:r>
        <w:r w:rsidRPr="008223DB">
          <w:rPr>
            <w:rFonts w:cs="B Nazanin"/>
            <w:sz w:val="24"/>
            <w:szCs w:val="24"/>
            <w:rtl/>
            <w:rPrChange w:id="1017" w:author="غزاله عرفانیان" w:date="2025-07-14T12:42:00Z" w16du:dateUtc="2025-07-14T09:12:00Z">
              <w:rPr>
                <w:rtl/>
              </w:rPr>
            </w:rPrChange>
          </w:rPr>
          <w:t xml:space="preserve"> و رساله‌ها</w:t>
        </w:r>
        <w:r w:rsidRPr="008223DB">
          <w:rPr>
            <w:rFonts w:cs="B Nazanin" w:hint="cs"/>
            <w:sz w:val="24"/>
            <w:szCs w:val="24"/>
            <w:rtl/>
            <w:rPrChange w:id="1018" w:author="غزاله عرفانیان" w:date="2025-07-14T12:42:00Z" w16du:dateUtc="2025-07-14T09:12:00Z">
              <w:rPr>
                <w:rFonts w:hint="cs"/>
                <w:rtl/>
              </w:rPr>
            </w:rPrChange>
          </w:rPr>
          <w:t>ی</w:t>
        </w:r>
        <w:r w:rsidRPr="008223DB">
          <w:rPr>
            <w:rFonts w:cs="B Nazanin"/>
            <w:sz w:val="24"/>
            <w:szCs w:val="24"/>
            <w:rtl/>
            <w:rPrChange w:id="1019" w:author="غزاله عرفانیان" w:date="2025-07-14T12:42:00Z" w16du:dateUtc="2025-07-14T09:12:00Z">
              <w:rPr>
                <w:rtl/>
              </w:rPr>
            </w:rPrChange>
          </w:rPr>
          <w:t xml:space="preserve"> منتشرشده در حوزه علم اطلاعات و دانش‌شناس</w:t>
        </w:r>
        <w:r w:rsidRPr="008223DB">
          <w:rPr>
            <w:rFonts w:cs="B Nazanin" w:hint="cs"/>
            <w:sz w:val="24"/>
            <w:szCs w:val="24"/>
            <w:rtl/>
            <w:rPrChange w:id="1020" w:author="غزاله عرفانیان" w:date="2025-07-14T12:42:00Z" w16du:dateUtc="2025-07-14T09:12:00Z">
              <w:rPr>
                <w:rFonts w:hint="cs"/>
                <w:rtl/>
              </w:rPr>
            </w:rPrChange>
          </w:rPr>
          <w:t>ی</w:t>
        </w:r>
        <w:r w:rsidRPr="008223DB">
          <w:rPr>
            <w:rFonts w:cs="B Nazanin"/>
            <w:sz w:val="24"/>
            <w:szCs w:val="24"/>
            <w:rtl/>
            <w:rPrChange w:id="1021" w:author="غزاله عرفانیان" w:date="2025-07-14T12:42:00Z" w16du:dateUtc="2025-07-14T09:12:00Z">
              <w:rPr>
                <w:rtl/>
              </w:rPr>
            </w:rPrChange>
          </w:rPr>
          <w:t xml:space="preserve"> است، روش متن‌کاو</w:t>
        </w:r>
        <w:r w:rsidRPr="008223DB">
          <w:rPr>
            <w:rFonts w:cs="B Nazanin" w:hint="cs"/>
            <w:sz w:val="24"/>
            <w:szCs w:val="24"/>
            <w:rtl/>
            <w:rPrChange w:id="1022" w:author="غزاله عرفانیان" w:date="2025-07-14T12:42:00Z" w16du:dateUtc="2025-07-14T09:12:00Z">
              <w:rPr>
                <w:rFonts w:hint="cs"/>
                <w:rtl/>
              </w:rPr>
            </w:rPrChange>
          </w:rPr>
          <w:t>ی</w:t>
        </w:r>
        <w:r w:rsidRPr="008223DB">
          <w:rPr>
            <w:rFonts w:cs="B Nazanin"/>
            <w:sz w:val="24"/>
            <w:szCs w:val="24"/>
            <w:rtl/>
            <w:rPrChange w:id="1023" w:author="غزاله عرفانیان" w:date="2025-07-14T12:42:00Z" w16du:dateUtc="2025-07-14T09:12:00Z">
              <w:rPr>
                <w:rtl/>
              </w:rPr>
            </w:rPrChange>
          </w:rPr>
          <w:t xml:space="preserve"> به عنوان </w:t>
        </w:r>
        <w:r w:rsidRPr="008223DB">
          <w:rPr>
            <w:rFonts w:cs="B Nazanin" w:hint="cs"/>
            <w:sz w:val="24"/>
            <w:szCs w:val="24"/>
            <w:rtl/>
            <w:rPrChange w:id="1024" w:author="غزاله عرفانیان" w:date="2025-07-14T12:42:00Z" w16du:dateUtc="2025-07-14T09:12:00Z">
              <w:rPr>
                <w:rFonts w:hint="cs"/>
                <w:rtl/>
              </w:rPr>
            </w:rPrChange>
          </w:rPr>
          <w:t>ی</w:t>
        </w:r>
        <w:r w:rsidRPr="008223DB">
          <w:rPr>
            <w:rFonts w:cs="B Nazanin" w:hint="eastAsia"/>
            <w:sz w:val="24"/>
            <w:szCs w:val="24"/>
            <w:rtl/>
            <w:rPrChange w:id="1025" w:author="غزاله عرفانیان" w:date="2025-07-14T12:42:00Z" w16du:dateUtc="2025-07-14T09:12:00Z">
              <w:rPr>
                <w:rFonts w:hint="eastAsia"/>
                <w:rtl/>
              </w:rPr>
            </w:rPrChange>
          </w:rPr>
          <w:t>ک</w:t>
        </w:r>
        <w:r w:rsidRPr="008223DB">
          <w:rPr>
            <w:rFonts w:cs="B Nazanin"/>
            <w:sz w:val="24"/>
            <w:szCs w:val="24"/>
            <w:rtl/>
            <w:rPrChange w:id="1026" w:author="غزاله عرفانیان" w:date="2025-07-14T12:42:00Z" w16du:dateUtc="2025-07-14T09:12:00Z">
              <w:rPr>
                <w:rtl/>
              </w:rPr>
            </w:rPrChange>
          </w:rPr>
          <w:t xml:space="preserve"> تکن</w:t>
        </w:r>
        <w:r w:rsidRPr="008223DB">
          <w:rPr>
            <w:rFonts w:cs="B Nazanin" w:hint="cs"/>
            <w:sz w:val="24"/>
            <w:szCs w:val="24"/>
            <w:rtl/>
            <w:rPrChange w:id="1027" w:author="غزاله عرفانیان" w:date="2025-07-14T12:42:00Z" w16du:dateUtc="2025-07-14T09:12:00Z">
              <w:rPr>
                <w:rFonts w:hint="cs"/>
                <w:rtl/>
              </w:rPr>
            </w:rPrChange>
          </w:rPr>
          <w:t>ی</w:t>
        </w:r>
        <w:r w:rsidRPr="008223DB">
          <w:rPr>
            <w:rFonts w:cs="B Nazanin" w:hint="eastAsia"/>
            <w:sz w:val="24"/>
            <w:szCs w:val="24"/>
            <w:rtl/>
            <w:rPrChange w:id="1028" w:author="غزاله عرفانیان" w:date="2025-07-14T12:42:00Z" w16du:dateUtc="2025-07-14T09:12:00Z">
              <w:rPr>
                <w:rFonts w:hint="eastAsia"/>
                <w:rtl/>
              </w:rPr>
            </w:rPrChange>
          </w:rPr>
          <w:t>ک</w:t>
        </w:r>
        <w:r w:rsidRPr="008223DB">
          <w:rPr>
            <w:rFonts w:cs="B Nazanin"/>
            <w:sz w:val="24"/>
            <w:szCs w:val="24"/>
            <w:rtl/>
            <w:rPrChange w:id="1029" w:author="غزاله عرفانیان" w:date="2025-07-14T12:42:00Z" w16du:dateUtc="2025-07-14T09:12:00Z">
              <w:rPr>
                <w:rtl/>
              </w:rPr>
            </w:rPrChange>
          </w:rPr>
          <w:t xml:space="preserve"> اکتشاف</w:t>
        </w:r>
        <w:r w:rsidRPr="008223DB">
          <w:rPr>
            <w:rFonts w:cs="B Nazanin" w:hint="cs"/>
            <w:sz w:val="24"/>
            <w:szCs w:val="24"/>
            <w:rtl/>
            <w:rPrChange w:id="1030" w:author="غزاله عرفانیان" w:date="2025-07-14T12:42:00Z" w16du:dateUtc="2025-07-14T09:12:00Z">
              <w:rPr>
                <w:rFonts w:hint="cs"/>
                <w:rtl/>
              </w:rPr>
            </w:rPrChange>
          </w:rPr>
          <w:t>ی</w:t>
        </w:r>
        <w:r w:rsidRPr="008223DB">
          <w:rPr>
            <w:rFonts w:cs="B Nazanin"/>
            <w:sz w:val="24"/>
            <w:szCs w:val="24"/>
            <w:rtl/>
            <w:rPrChange w:id="1031" w:author="غزاله عرفانیان" w:date="2025-07-14T12:42:00Z" w16du:dateUtc="2025-07-14T09:12:00Z">
              <w:rPr>
                <w:rtl/>
              </w:rPr>
            </w:rPrChange>
          </w:rPr>
          <w:t xml:space="preserve"> مبتن</w:t>
        </w:r>
        <w:r w:rsidRPr="008223DB">
          <w:rPr>
            <w:rFonts w:cs="B Nazanin" w:hint="cs"/>
            <w:sz w:val="24"/>
            <w:szCs w:val="24"/>
            <w:rtl/>
            <w:rPrChange w:id="1032" w:author="غزاله عرفانیان" w:date="2025-07-14T12:42:00Z" w16du:dateUtc="2025-07-14T09:12:00Z">
              <w:rPr>
                <w:rFonts w:hint="cs"/>
                <w:rtl/>
              </w:rPr>
            </w:rPrChange>
          </w:rPr>
          <w:t>ی</w:t>
        </w:r>
        <w:r w:rsidRPr="008223DB">
          <w:rPr>
            <w:rFonts w:cs="B Nazanin"/>
            <w:sz w:val="24"/>
            <w:szCs w:val="24"/>
            <w:rtl/>
            <w:rPrChange w:id="1033" w:author="غزاله عرفانیان" w:date="2025-07-14T12:42:00Z" w16du:dateUtc="2025-07-14T09:12:00Z">
              <w:rPr>
                <w:rtl/>
              </w:rPr>
            </w:rPrChange>
          </w:rPr>
          <w:t xml:space="preserve"> بر داده انتخاب شده است. دل</w:t>
        </w:r>
        <w:r w:rsidRPr="008223DB">
          <w:rPr>
            <w:rFonts w:cs="B Nazanin" w:hint="cs"/>
            <w:sz w:val="24"/>
            <w:szCs w:val="24"/>
            <w:rtl/>
            <w:rPrChange w:id="1034" w:author="غزاله عرفانیان" w:date="2025-07-14T12:42:00Z" w16du:dateUtc="2025-07-14T09:12:00Z">
              <w:rPr>
                <w:rFonts w:hint="cs"/>
                <w:rtl/>
              </w:rPr>
            </w:rPrChange>
          </w:rPr>
          <w:t>ی</w:t>
        </w:r>
        <w:r w:rsidRPr="008223DB">
          <w:rPr>
            <w:rFonts w:cs="B Nazanin" w:hint="eastAsia"/>
            <w:sz w:val="24"/>
            <w:szCs w:val="24"/>
            <w:rtl/>
            <w:rPrChange w:id="1035" w:author="غزاله عرفانیان" w:date="2025-07-14T12:42:00Z" w16du:dateUtc="2025-07-14T09:12:00Z">
              <w:rPr>
                <w:rFonts w:hint="eastAsia"/>
                <w:rtl/>
              </w:rPr>
            </w:rPrChange>
          </w:rPr>
          <w:t>ل</w:t>
        </w:r>
        <w:r w:rsidRPr="008223DB">
          <w:rPr>
            <w:rFonts w:cs="B Nazanin"/>
            <w:sz w:val="24"/>
            <w:szCs w:val="24"/>
            <w:rtl/>
            <w:rPrChange w:id="1036" w:author="غزاله عرفانیان" w:date="2025-07-14T12:42:00Z" w16du:dateUtc="2025-07-14T09:12:00Z">
              <w:rPr>
                <w:rtl/>
              </w:rPr>
            </w:rPrChange>
          </w:rPr>
          <w:t xml:space="preserve"> ا</w:t>
        </w:r>
        <w:r w:rsidRPr="008223DB">
          <w:rPr>
            <w:rFonts w:cs="B Nazanin" w:hint="cs"/>
            <w:sz w:val="24"/>
            <w:szCs w:val="24"/>
            <w:rtl/>
            <w:rPrChange w:id="1037" w:author="غزاله عرفانیان" w:date="2025-07-14T12:42:00Z" w16du:dateUtc="2025-07-14T09:12:00Z">
              <w:rPr>
                <w:rFonts w:hint="cs"/>
                <w:rtl/>
              </w:rPr>
            </w:rPrChange>
          </w:rPr>
          <w:t>ی</w:t>
        </w:r>
        <w:r w:rsidRPr="008223DB">
          <w:rPr>
            <w:rFonts w:cs="B Nazanin" w:hint="eastAsia"/>
            <w:sz w:val="24"/>
            <w:szCs w:val="24"/>
            <w:rtl/>
            <w:rPrChange w:id="1038" w:author="غزاله عرفانیان" w:date="2025-07-14T12:42:00Z" w16du:dateUtc="2025-07-14T09:12:00Z">
              <w:rPr>
                <w:rFonts w:hint="eastAsia"/>
                <w:rtl/>
              </w:rPr>
            </w:rPrChange>
          </w:rPr>
          <w:t>ن</w:t>
        </w:r>
        <w:r w:rsidRPr="008223DB">
          <w:rPr>
            <w:rFonts w:cs="B Nazanin"/>
            <w:sz w:val="24"/>
            <w:szCs w:val="24"/>
            <w:rtl/>
            <w:rPrChange w:id="1039" w:author="غزاله عرفانیان" w:date="2025-07-14T12:42:00Z" w16du:dateUtc="2025-07-14T09:12:00Z">
              <w:rPr>
                <w:rtl/>
              </w:rPr>
            </w:rPrChange>
          </w:rPr>
          <w:t xml:space="preserve"> انتخاب، ماه</w:t>
        </w:r>
        <w:r w:rsidRPr="008223DB">
          <w:rPr>
            <w:rFonts w:cs="B Nazanin" w:hint="cs"/>
            <w:sz w:val="24"/>
            <w:szCs w:val="24"/>
            <w:rtl/>
            <w:rPrChange w:id="1040" w:author="غزاله عرفانیان" w:date="2025-07-14T12:42:00Z" w16du:dateUtc="2025-07-14T09:12:00Z">
              <w:rPr>
                <w:rFonts w:hint="cs"/>
                <w:rtl/>
              </w:rPr>
            </w:rPrChange>
          </w:rPr>
          <w:t>ی</w:t>
        </w:r>
        <w:r w:rsidRPr="008223DB">
          <w:rPr>
            <w:rFonts w:cs="B Nazanin" w:hint="eastAsia"/>
            <w:sz w:val="24"/>
            <w:szCs w:val="24"/>
            <w:rtl/>
            <w:rPrChange w:id="1041" w:author="غزاله عرفانیان" w:date="2025-07-14T12:42:00Z" w16du:dateUtc="2025-07-14T09:12:00Z">
              <w:rPr>
                <w:rFonts w:hint="eastAsia"/>
                <w:rtl/>
              </w:rPr>
            </w:rPrChange>
          </w:rPr>
          <w:t>ت</w:t>
        </w:r>
        <w:r w:rsidRPr="008223DB">
          <w:rPr>
            <w:rFonts w:cs="B Nazanin"/>
            <w:sz w:val="24"/>
            <w:szCs w:val="24"/>
            <w:rtl/>
            <w:rPrChange w:id="1042" w:author="غزاله عرفانیان" w:date="2025-07-14T12:42:00Z" w16du:dateUtc="2025-07-14T09:12:00Z">
              <w:rPr>
                <w:rtl/>
              </w:rPr>
            </w:rPrChange>
          </w:rPr>
          <w:t xml:space="preserve"> داده‌ها</w:t>
        </w:r>
        <w:r w:rsidRPr="008223DB">
          <w:rPr>
            <w:rFonts w:cs="B Nazanin" w:hint="cs"/>
            <w:sz w:val="24"/>
            <w:szCs w:val="24"/>
            <w:rtl/>
            <w:rPrChange w:id="1043" w:author="غزاله عرفانیان" w:date="2025-07-14T12:42:00Z" w16du:dateUtc="2025-07-14T09:12:00Z">
              <w:rPr>
                <w:rFonts w:hint="cs"/>
                <w:rtl/>
              </w:rPr>
            </w:rPrChange>
          </w:rPr>
          <w:t>ی</w:t>
        </w:r>
        <w:r w:rsidRPr="008223DB">
          <w:rPr>
            <w:rFonts w:cs="B Nazanin"/>
            <w:sz w:val="24"/>
            <w:szCs w:val="24"/>
            <w:rtl/>
            <w:rPrChange w:id="1044" w:author="غزاله عرفانیان" w:date="2025-07-14T12:42:00Z" w16du:dateUtc="2025-07-14T09:12:00Z">
              <w:rPr>
                <w:rtl/>
              </w:rPr>
            </w:rPrChange>
          </w:rPr>
          <w:t xml:space="preserve"> مورد بررس</w:t>
        </w:r>
        <w:r w:rsidRPr="008223DB">
          <w:rPr>
            <w:rFonts w:cs="B Nazanin" w:hint="cs"/>
            <w:sz w:val="24"/>
            <w:szCs w:val="24"/>
            <w:rtl/>
            <w:rPrChange w:id="1045" w:author="غزاله عرفانیان" w:date="2025-07-14T12:42:00Z" w16du:dateUtc="2025-07-14T09:12:00Z">
              <w:rPr>
                <w:rFonts w:hint="cs"/>
                <w:rtl/>
              </w:rPr>
            </w:rPrChange>
          </w:rPr>
          <w:t>ی</w:t>
        </w:r>
        <w:r w:rsidRPr="008223DB">
          <w:rPr>
            <w:rFonts w:ascii="Arial" w:hAnsi="Arial" w:cs="Arial" w:hint="eastAsia"/>
            <w:sz w:val="24"/>
            <w:szCs w:val="24"/>
            <w:rtl/>
            <w:rPrChange w:id="1046" w:author="غزاله عرفانیان" w:date="2025-07-14T12:42:00Z" w16du:dateUtc="2025-07-14T09:12:00Z">
              <w:rPr>
                <w:rFonts w:ascii="Arial" w:hAnsi="Arial" w:cs="Arial" w:hint="eastAsia"/>
                <w:rtl/>
              </w:rPr>
            </w:rPrChange>
          </w:rPr>
          <w:t>—</w:t>
        </w:r>
        <w:r w:rsidRPr="008223DB">
          <w:rPr>
            <w:rFonts w:cs="B Nazanin" w:hint="cs"/>
            <w:sz w:val="24"/>
            <w:szCs w:val="24"/>
            <w:rtl/>
            <w:rPrChange w:id="1047" w:author="غزاله عرفانیان" w:date="2025-07-14T12:42:00Z" w16du:dateUtc="2025-07-14T09:12:00Z">
              <w:rPr>
                <w:rFonts w:hint="cs"/>
                <w:rtl/>
              </w:rPr>
            </w:rPrChange>
          </w:rPr>
          <w:t>ی</w:t>
        </w:r>
        <w:r w:rsidRPr="008223DB">
          <w:rPr>
            <w:rFonts w:cs="B Nazanin" w:hint="eastAsia"/>
            <w:sz w:val="24"/>
            <w:szCs w:val="24"/>
            <w:rtl/>
            <w:rPrChange w:id="1048" w:author="غزاله عرفانیان" w:date="2025-07-14T12:42:00Z" w16du:dateUtc="2025-07-14T09:12:00Z">
              <w:rPr>
                <w:rFonts w:hint="eastAsia"/>
                <w:rtl/>
              </w:rPr>
            </w:rPrChange>
          </w:rPr>
          <w:t>عن</w:t>
        </w:r>
        <w:r w:rsidRPr="008223DB">
          <w:rPr>
            <w:rFonts w:cs="B Nazanin" w:hint="cs"/>
            <w:sz w:val="24"/>
            <w:szCs w:val="24"/>
            <w:rtl/>
            <w:rPrChange w:id="1049" w:author="غزاله عرفانیان" w:date="2025-07-14T12:42:00Z" w16du:dateUtc="2025-07-14T09:12:00Z">
              <w:rPr>
                <w:rFonts w:hint="cs"/>
                <w:rtl/>
              </w:rPr>
            </w:rPrChange>
          </w:rPr>
          <w:t>ی</w:t>
        </w:r>
        <w:r w:rsidRPr="008223DB">
          <w:rPr>
            <w:rFonts w:cs="B Nazanin"/>
            <w:sz w:val="24"/>
            <w:szCs w:val="24"/>
            <w:rtl/>
            <w:rPrChange w:id="1050" w:author="غزاله عرفانیان" w:date="2025-07-14T12:42:00Z" w16du:dateUtc="2025-07-14T09:12:00Z">
              <w:rPr>
                <w:rtl/>
              </w:rPr>
            </w:rPrChange>
          </w:rPr>
          <w:t xml:space="preserve"> </w:t>
        </w:r>
        <w:r w:rsidRPr="008223DB">
          <w:rPr>
            <w:rFonts w:cs="B Nazanin" w:hint="eastAsia"/>
            <w:sz w:val="24"/>
            <w:szCs w:val="24"/>
            <w:rtl/>
            <w:rPrChange w:id="1051" w:author="غزاله عرفانیان" w:date="2025-07-14T12:42:00Z" w16du:dateUtc="2025-07-14T09:12:00Z">
              <w:rPr>
                <w:rFonts w:hint="eastAsia"/>
                <w:rtl/>
              </w:rPr>
            </w:rPrChange>
          </w:rPr>
          <w:t>متون</w:t>
        </w:r>
        <w:r w:rsidRPr="008223DB">
          <w:rPr>
            <w:rFonts w:cs="B Nazanin"/>
            <w:sz w:val="24"/>
            <w:szCs w:val="24"/>
            <w:rtl/>
            <w:rPrChange w:id="1052" w:author="غزاله عرفانیان" w:date="2025-07-14T12:42:00Z" w16du:dateUtc="2025-07-14T09:12:00Z">
              <w:rPr>
                <w:rtl/>
              </w:rPr>
            </w:rPrChange>
          </w:rPr>
          <w:t xml:space="preserve"> </w:t>
        </w:r>
        <w:r w:rsidRPr="008223DB">
          <w:rPr>
            <w:rFonts w:cs="B Nazanin" w:hint="eastAsia"/>
            <w:sz w:val="24"/>
            <w:szCs w:val="24"/>
            <w:rtl/>
            <w:rPrChange w:id="1053" w:author="غزاله عرفانیان" w:date="2025-07-14T12:42:00Z" w16du:dateUtc="2025-07-14T09:12:00Z">
              <w:rPr>
                <w:rFonts w:hint="eastAsia"/>
                <w:rtl/>
              </w:rPr>
            </w:rPrChange>
          </w:rPr>
          <w:t>علم</w:t>
        </w:r>
        <w:r w:rsidRPr="008223DB">
          <w:rPr>
            <w:rFonts w:cs="B Nazanin" w:hint="cs"/>
            <w:sz w:val="24"/>
            <w:szCs w:val="24"/>
            <w:rtl/>
            <w:rPrChange w:id="1054" w:author="غزاله عرفانیان" w:date="2025-07-14T12:42:00Z" w16du:dateUtc="2025-07-14T09:12:00Z">
              <w:rPr>
                <w:rFonts w:hint="cs"/>
                <w:rtl/>
              </w:rPr>
            </w:rPrChange>
          </w:rPr>
          <w:t>ی</w:t>
        </w:r>
        <w:r w:rsidRPr="008223DB">
          <w:rPr>
            <w:rFonts w:cs="B Nazanin"/>
            <w:sz w:val="24"/>
            <w:szCs w:val="24"/>
            <w:rtl/>
            <w:rPrChange w:id="1055" w:author="غزاله عرفانیان" w:date="2025-07-14T12:42:00Z" w16du:dateUtc="2025-07-14T09:12:00Z">
              <w:rPr>
                <w:rtl/>
              </w:rPr>
            </w:rPrChange>
          </w:rPr>
          <w:t xml:space="preserve"> </w:t>
        </w:r>
        <w:r w:rsidRPr="008223DB">
          <w:rPr>
            <w:rFonts w:cs="B Nazanin" w:hint="eastAsia"/>
            <w:sz w:val="24"/>
            <w:szCs w:val="24"/>
            <w:rtl/>
            <w:rPrChange w:id="1056" w:author="غزاله عرفانیان" w:date="2025-07-14T12:42:00Z" w16du:dateUtc="2025-07-14T09:12:00Z">
              <w:rPr>
                <w:rFonts w:hint="eastAsia"/>
                <w:rtl/>
              </w:rPr>
            </w:rPrChange>
          </w:rPr>
          <w:t>حج</w:t>
        </w:r>
        <w:r w:rsidRPr="008223DB">
          <w:rPr>
            <w:rFonts w:cs="B Nazanin" w:hint="cs"/>
            <w:sz w:val="24"/>
            <w:szCs w:val="24"/>
            <w:rtl/>
            <w:rPrChange w:id="1057" w:author="غزاله عرفانیان" w:date="2025-07-14T12:42:00Z" w16du:dateUtc="2025-07-14T09:12:00Z">
              <w:rPr>
                <w:rFonts w:hint="cs"/>
                <w:rtl/>
              </w:rPr>
            </w:rPrChange>
          </w:rPr>
          <w:t>ی</w:t>
        </w:r>
        <w:r w:rsidRPr="008223DB">
          <w:rPr>
            <w:rFonts w:cs="B Nazanin" w:hint="eastAsia"/>
            <w:sz w:val="24"/>
            <w:szCs w:val="24"/>
            <w:rtl/>
            <w:rPrChange w:id="1058" w:author="غزاله عرفانیان" w:date="2025-07-14T12:42:00Z" w16du:dateUtc="2025-07-14T09:12:00Z">
              <w:rPr>
                <w:rFonts w:hint="eastAsia"/>
                <w:rtl/>
              </w:rPr>
            </w:rPrChange>
          </w:rPr>
          <w:t>م</w:t>
        </w:r>
        <w:r w:rsidRPr="008223DB">
          <w:rPr>
            <w:rFonts w:cs="B Nazanin"/>
            <w:sz w:val="24"/>
            <w:szCs w:val="24"/>
            <w:rtl/>
            <w:rPrChange w:id="1059" w:author="غزاله عرفانیان" w:date="2025-07-14T12:42:00Z" w16du:dateUtc="2025-07-14T09:12:00Z">
              <w:rPr>
                <w:rtl/>
              </w:rPr>
            </w:rPrChange>
          </w:rPr>
          <w:t xml:space="preserve"> </w:t>
        </w:r>
        <w:r w:rsidRPr="008223DB">
          <w:rPr>
            <w:rFonts w:cs="B Nazanin" w:hint="eastAsia"/>
            <w:sz w:val="24"/>
            <w:szCs w:val="24"/>
            <w:rtl/>
            <w:rPrChange w:id="1060" w:author="غزاله عرفانیان" w:date="2025-07-14T12:42:00Z" w16du:dateUtc="2025-07-14T09:12:00Z">
              <w:rPr>
                <w:rFonts w:hint="eastAsia"/>
                <w:rtl/>
              </w:rPr>
            </w:rPrChange>
          </w:rPr>
          <w:t>و</w:t>
        </w:r>
        <w:r w:rsidRPr="008223DB">
          <w:rPr>
            <w:rFonts w:cs="B Nazanin"/>
            <w:sz w:val="24"/>
            <w:szCs w:val="24"/>
            <w:rtl/>
            <w:rPrChange w:id="1061" w:author="غزاله عرفانیان" w:date="2025-07-14T12:42:00Z" w16du:dateUtc="2025-07-14T09:12:00Z">
              <w:rPr>
                <w:rtl/>
              </w:rPr>
            </w:rPrChange>
          </w:rPr>
          <w:t xml:space="preserve"> </w:t>
        </w:r>
        <w:r w:rsidRPr="008223DB">
          <w:rPr>
            <w:rFonts w:cs="B Nazanin" w:hint="eastAsia"/>
            <w:sz w:val="24"/>
            <w:szCs w:val="24"/>
            <w:rtl/>
            <w:rPrChange w:id="1062" w:author="غزاله عرفانیان" w:date="2025-07-14T12:42:00Z" w16du:dateUtc="2025-07-14T09:12:00Z">
              <w:rPr>
                <w:rFonts w:hint="eastAsia"/>
                <w:rtl/>
              </w:rPr>
            </w:rPrChange>
          </w:rPr>
          <w:t>پ</w:t>
        </w:r>
        <w:r w:rsidRPr="008223DB">
          <w:rPr>
            <w:rFonts w:cs="B Nazanin" w:hint="cs"/>
            <w:sz w:val="24"/>
            <w:szCs w:val="24"/>
            <w:rtl/>
            <w:rPrChange w:id="1063" w:author="غزاله عرفانیان" w:date="2025-07-14T12:42:00Z" w16du:dateUtc="2025-07-14T09:12:00Z">
              <w:rPr>
                <w:rFonts w:hint="cs"/>
                <w:rtl/>
              </w:rPr>
            </w:rPrChange>
          </w:rPr>
          <w:t>ی</w:t>
        </w:r>
        <w:r w:rsidRPr="008223DB">
          <w:rPr>
            <w:rFonts w:cs="B Nazanin" w:hint="eastAsia"/>
            <w:sz w:val="24"/>
            <w:szCs w:val="24"/>
            <w:rtl/>
            <w:rPrChange w:id="1064" w:author="غزاله عرفانیان" w:date="2025-07-14T12:42:00Z" w16du:dateUtc="2025-07-14T09:12:00Z">
              <w:rPr>
                <w:rFonts w:hint="eastAsia"/>
                <w:rtl/>
              </w:rPr>
            </w:rPrChange>
          </w:rPr>
          <w:t>چ</w:t>
        </w:r>
        <w:r w:rsidRPr="008223DB">
          <w:rPr>
            <w:rFonts w:cs="B Nazanin" w:hint="cs"/>
            <w:sz w:val="24"/>
            <w:szCs w:val="24"/>
            <w:rtl/>
            <w:rPrChange w:id="1065" w:author="غزاله عرفانیان" w:date="2025-07-14T12:42:00Z" w16du:dateUtc="2025-07-14T09:12:00Z">
              <w:rPr>
                <w:rFonts w:hint="cs"/>
                <w:rtl/>
              </w:rPr>
            </w:rPrChange>
          </w:rPr>
          <w:t>ی</w:t>
        </w:r>
        <w:r w:rsidRPr="008223DB">
          <w:rPr>
            <w:rFonts w:cs="B Nazanin" w:hint="eastAsia"/>
            <w:sz w:val="24"/>
            <w:szCs w:val="24"/>
            <w:rtl/>
            <w:rPrChange w:id="1066" w:author="غزاله عرفانیان" w:date="2025-07-14T12:42:00Z" w16du:dateUtc="2025-07-14T09:12:00Z">
              <w:rPr>
                <w:rFonts w:hint="eastAsia"/>
                <w:rtl/>
              </w:rPr>
            </w:rPrChange>
          </w:rPr>
          <w:t>ده</w:t>
        </w:r>
        <w:r w:rsidRPr="008223DB">
          <w:rPr>
            <w:rFonts w:ascii="Arial" w:hAnsi="Arial" w:cs="Arial" w:hint="eastAsia"/>
            <w:sz w:val="24"/>
            <w:szCs w:val="24"/>
            <w:rtl/>
            <w:rPrChange w:id="1067" w:author="غزاله عرفانیان" w:date="2025-07-14T12:42:00Z" w16du:dateUtc="2025-07-14T09:12:00Z">
              <w:rPr>
                <w:rFonts w:ascii="Arial" w:hAnsi="Arial" w:cs="Arial" w:hint="eastAsia"/>
                <w:rtl/>
              </w:rPr>
            </w:rPrChange>
          </w:rPr>
          <w:t>—</w:t>
        </w:r>
        <w:r w:rsidRPr="008223DB">
          <w:rPr>
            <w:rFonts w:cs="B Nazanin" w:hint="eastAsia"/>
            <w:sz w:val="24"/>
            <w:szCs w:val="24"/>
            <w:rtl/>
            <w:rPrChange w:id="1068" w:author="غزاله عرفانیان" w:date="2025-07-14T12:42:00Z" w16du:dateUtc="2025-07-14T09:12:00Z">
              <w:rPr>
                <w:rFonts w:hint="eastAsia"/>
                <w:rtl/>
              </w:rPr>
            </w:rPrChange>
          </w:rPr>
          <w:t>و</w:t>
        </w:r>
        <w:r w:rsidRPr="008223DB">
          <w:rPr>
            <w:rFonts w:cs="B Nazanin"/>
            <w:sz w:val="24"/>
            <w:szCs w:val="24"/>
            <w:rtl/>
            <w:rPrChange w:id="1069" w:author="غزاله عرفانیان" w:date="2025-07-14T12:42:00Z" w16du:dateUtc="2025-07-14T09:12:00Z">
              <w:rPr>
                <w:rtl/>
              </w:rPr>
            </w:rPrChange>
          </w:rPr>
          <w:t xml:space="preserve"> </w:t>
        </w:r>
        <w:r w:rsidRPr="008223DB">
          <w:rPr>
            <w:rFonts w:cs="B Nazanin" w:hint="eastAsia"/>
            <w:sz w:val="24"/>
            <w:szCs w:val="24"/>
            <w:rtl/>
            <w:rPrChange w:id="1070" w:author="غزاله عرفانیان" w:date="2025-07-14T12:42:00Z" w16du:dateUtc="2025-07-14T09:12:00Z">
              <w:rPr>
                <w:rFonts w:hint="eastAsia"/>
                <w:rtl/>
              </w:rPr>
            </w:rPrChange>
          </w:rPr>
          <w:t>لزوم</w:t>
        </w:r>
        <w:r w:rsidRPr="008223DB">
          <w:rPr>
            <w:rFonts w:cs="B Nazanin"/>
            <w:sz w:val="24"/>
            <w:szCs w:val="24"/>
            <w:rtl/>
            <w:rPrChange w:id="1071" w:author="غزاله عرفانیان" w:date="2025-07-14T12:42:00Z" w16du:dateUtc="2025-07-14T09:12:00Z">
              <w:rPr>
                <w:rtl/>
              </w:rPr>
            </w:rPrChange>
          </w:rPr>
          <w:t xml:space="preserve"> </w:t>
        </w:r>
        <w:r w:rsidRPr="008223DB">
          <w:rPr>
            <w:rFonts w:cs="B Nazanin" w:hint="eastAsia"/>
            <w:sz w:val="24"/>
            <w:szCs w:val="24"/>
            <w:rtl/>
            <w:rPrChange w:id="1072" w:author="غزاله عرفانیان" w:date="2025-07-14T12:42:00Z" w16du:dateUtc="2025-07-14T09:12:00Z">
              <w:rPr>
                <w:rFonts w:hint="eastAsia"/>
                <w:rtl/>
              </w:rPr>
            </w:rPrChange>
          </w:rPr>
          <w:t>شناسا</w:t>
        </w:r>
        <w:r w:rsidRPr="008223DB">
          <w:rPr>
            <w:rFonts w:cs="B Nazanin" w:hint="cs"/>
            <w:sz w:val="24"/>
            <w:szCs w:val="24"/>
            <w:rtl/>
            <w:rPrChange w:id="1073" w:author="غزاله عرفانیان" w:date="2025-07-14T12:42:00Z" w16du:dateUtc="2025-07-14T09:12:00Z">
              <w:rPr>
                <w:rFonts w:hint="cs"/>
                <w:rtl/>
              </w:rPr>
            </w:rPrChange>
          </w:rPr>
          <w:t>یی</w:t>
        </w:r>
        <w:r w:rsidRPr="008223DB">
          <w:rPr>
            <w:rFonts w:cs="B Nazanin"/>
            <w:sz w:val="24"/>
            <w:szCs w:val="24"/>
            <w:rtl/>
            <w:rPrChange w:id="1074" w:author="غزاله عرفانیان" w:date="2025-07-14T12:42:00Z" w16du:dateUtc="2025-07-14T09:12:00Z">
              <w:rPr>
                <w:rtl/>
              </w:rPr>
            </w:rPrChange>
          </w:rPr>
          <w:t xml:space="preserve"> </w:t>
        </w:r>
        <w:r w:rsidRPr="008223DB">
          <w:rPr>
            <w:rFonts w:cs="B Nazanin" w:hint="eastAsia"/>
            <w:sz w:val="24"/>
            <w:szCs w:val="24"/>
            <w:rtl/>
            <w:rPrChange w:id="1075" w:author="غزاله عرفانیان" w:date="2025-07-14T12:42:00Z" w16du:dateUtc="2025-07-14T09:12:00Z">
              <w:rPr>
                <w:rFonts w:hint="eastAsia"/>
                <w:rtl/>
              </w:rPr>
            </w:rPrChange>
          </w:rPr>
          <w:t>الگوها</w:t>
        </w:r>
        <w:r w:rsidRPr="008223DB">
          <w:rPr>
            <w:rFonts w:cs="B Nazanin"/>
            <w:sz w:val="24"/>
            <w:szCs w:val="24"/>
            <w:rtl/>
            <w:rPrChange w:id="1076" w:author="غزاله عرفانیان" w:date="2025-07-14T12:42:00Z" w16du:dateUtc="2025-07-14T09:12:00Z">
              <w:rPr>
                <w:rtl/>
              </w:rPr>
            </w:rPrChange>
          </w:rPr>
          <w:t xml:space="preserve"> </w:t>
        </w:r>
        <w:r w:rsidRPr="008223DB">
          <w:rPr>
            <w:rFonts w:cs="B Nazanin" w:hint="eastAsia"/>
            <w:sz w:val="24"/>
            <w:szCs w:val="24"/>
            <w:rtl/>
            <w:rPrChange w:id="1077" w:author="غزاله عرفانیان" w:date="2025-07-14T12:42:00Z" w16du:dateUtc="2025-07-14T09:12:00Z">
              <w:rPr>
                <w:rFonts w:hint="eastAsia"/>
                <w:rtl/>
              </w:rPr>
            </w:rPrChange>
          </w:rPr>
          <w:t>و</w:t>
        </w:r>
        <w:r w:rsidRPr="008223DB">
          <w:rPr>
            <w:rFonts w:cs="B Nazanin"/>
            <w:sz w:val="24"/>
            <w:szCs w:val="24"/>
            <w:rtl/>
            <w:rPrChange w:id="1078" w:author="غزاله عرفانیان" w:date="2025-07-14T12:42:00Z" w16du:dateUtc="2025-07-14T09:12:00Z">
              <w:rPr>
                <w:rtl/>
              </w:rPr>
            </w:rPrChange>
          </w:rPr>
          <w:t xml:space="preserve"> </w:t>
        </w:r>
        <w:r w:rsidRPr="008223DB">
          <w:rPr>
            <w:rFonts w:cs="B Nazanin" w:hint="eastAsia"/>
            <w:sz w:val="24"/>
            <w:szCs w:val="24"/>
            <w:rtl/>
            <w:rPrChange w:id="1079" w:author="غزاله عرفانیان" w:date="2025-07-14T12:42:00Z" w16du:dateUtc="2025-07-14T09:12:00Z">
              <w:rPr>
                <w:rFonts w:hint="eastAsia"/>
                <w:rtl/>
              </w:rPr>
            </w:rPrChange>
          </w:rPr>
          <w:t>روابط</w:t>
        </w:r>
        <w:r w:rsidRPr="008223DB">
          <w:rPr>
            <w:rFonts w:cs="B Nazanin"/>
            <w:sz w:val="24"/>
            <w:szCs w:val="24"/>
            <w:rtl/>
            <w:rPrChange w:id="1080" w:author="غزاله عرفانیان" w:date="2025-07-14T12:42:00Z" w16du:dateUtc="2025-07-14T09:12:00Z">
              <w:rPr>
                <w:rtl/>
              </w:rPr>
            </w:rPrChange>
          </w:rPr>
          <w:t xml:space="preserve"> </w:t>
        </w:r>
        <w:r w:rsidRPr="008223DB">
          <w:rPr>
            <w:rFonts w:cs="B Nazanin" w:hint="eastAsia"/>
            <w:sz w:val="24"/>
            <w:szCs w:val="24"/>
            <w:rtl/>
            <w:rPrChange w:id="1081" w:author="غزاله عرفانیان" w:date="2025-07-14T12:42:00Z" w16du:dateUtc="2025-07-14T09:12:00Z">
              <w:rPr>
                <w:rFonts w:hint="eastAsia"/>
                <w:rtl/>
              </w:rPr>
            </w:rPrChange>
          </w:rPr>
          <w:t>پنهان</w:t>
        </w:r>
        <w:r w:rsidRPr="008223DB">
          <w:rPr>
            <w:rFonts w:cs="B Nazanin"/>
            <w:sz w:val="24"/>
            <w:szCs w:val="24"/>
            <w:rtl/>
            <w:rPrChange w:id="1082" w:author="غزاله عرفانیان" w:date="2025-07-14T12:42:00Z" w16du:dateUtc="2025-07-14T09:12:00Z">
              <w:rPr>
                <w:rtl/>
              </w:rPr>
            </w:rPrChange>
          </w:rPr>
          <w:t xml:space="preserve"> </w:t>
        </w:r>
        <w:r w:rsidRPr="008223DB">
          <w:rPr>
            <w:rFonts w:cs="B Nazanin" w:hint="eastAsia"/>
            <w:sz w:val="24"/>
            <w:szCs w:val="24"/>
            <w:rtl/>
            <w:rPrChange w:id="1083" w:author="غزاله عرفانیان" w:date="2025-07-14T12:42:00Z" w16du:dateUtc="2025-07-14T09:12:00Z">
              <w:rPr>
                <w:rFonts w:hint="eastAsia"/>
                <w:rtl/>
              </w:rPr>
            </w:rPrChange>
          </w:rPr>
          <w:t>در</w:t>
        </w:r>
        <w:r w:rsidRPr="008223DB">
          <w:rPr>
            <w:rFonts w:cs="B Nazanin"/>
            <w:sz w:val="24"/>
            <w:szCs w:val="24"/>
            <w:rtl/>
            <w:rPrChange w:id="1084" w:author="غزاله عرفانیان" w:date="2025-07-14T12:42:00Z" w16du:dateUtc="2025-07-14T09:12:00Z">
              <w:rPr>
                <w:rtl/>
              </w:rPr>
            </w:rPrChange>
          </w:rPr>
          <w:t xml:space="preserve"> </w:t>
        </w:r>
        <w:r w:rsidRPr="008223DB">
          <w:rPr>
            <w:rFonts w:cs="B Nazanin" w:hint="eastAsia"/>
            <w:sz w:val="24"/>
            <w:szCs w:val="24"/>
            <w:rtl/>
            <w:rPrChange w:id="1085" w:author="غزاله عرفانیان" w:date="2025-07-14T12:42:00Z" w16du:dateUtc="2025-07-14T09:12:00Z">
              <w:rPr>
                <w:rFonts w:hint="eastAsia"/>
                <w:rtl/>
              </w:rPr>
            </w:rPrChange>
          </w:rPr>
          <w:t>ا</w:t>
        </w:r>
        <w:r w:rsidRPr="008223DB">
          <w:rPr>
            <w:rFonts w:cs="B Nazanin" w:hint="cs"/>
            <w:sz w:val="24"/>
            <w:szCs w:val="24"/>
            <w:rtl/>
            <w:rPrChange w:id="1086" w:author="غزاله عرفانیان" w:date="2025-07-14T12:42:00Z" w16du:dateUtc="2025-07-14T09:12:00Z">
              <w:rPr>
                <w:rFonts w:hint="cs"/>
                <w:rtl/>
              </w:rPr>
            </w:rPrChange>
          </w:rPr>
          <w:t>ی</w:t>
        </w:r>
        <w:r w:rsidRPr="008223DB">
          <w:rPr>
            <w:rFonts w:cs="B Nazanin" w:hint="eastAsia"/>
            <w:sz w:val="24"/>
            <w:szCs w:val="24"/>
            <w:rtl/>
            <w:rPrChange w:id="1087" w:author="غزاله عرفانیان" w:date="2025-07-14T12:42:00Z" w16du:dateUtc="2025-07-14T09:12:00Z">
              <w:rPr>
                <w:rFonts w:hint="eastAsia"/>
                <w:rtl/>
              </w:rPr>
            </w:rPrChange>
          </w:rPr>
          <w:t>ن</w:t>
        </w:r>
        <w:r w:rsidRPr="008223DB">
          <w:rPr>
            <w:rFonts w:cs="B Nazanin"/>
            <w:sz w:val="24"/>
            <w:szCs w:val="24"/>
            <w:rtl/>
            <w:rPrChange w:id="1088" w:author="غزاله عرفانیان" w:date="2025-07-14T12:42:00Z" w16du:dateUtc="2025-07-14T09:12:00Z">
              <w:rPr>
                <w:rtl/>
              </w:rPr>
            </w:rPrChange>
          </w:rPr>
          <w:t xml:space="preserve"> </w:t>
        </w:r>
        <w:r w:rsidRPr="008223DB">
          <w:rPr>
            <w:rFonts w:cs="B Nazanin" w:hint="eastAsia"/>
            <w:sz w:val="24"/>
            <w:szCs w:val="24"/>
            <w:rtl/>
            <w:rPrChange w:id="1089" w:author="غزاله عرفانیان" w:date="2025-07-14T12:42:00Z" w16du:dateUtc="2025-07-14T09:12:00Z">
              <w:rPr>
                <w:rFonts w:hint="eastAsia"/>
                <w:rtl/>
              </w:rPr>
            </w:rPrChange>
          </w:rPr>
          <w:t>متون</w:t>
        </w:r>
        <w:r w:rsidRPr="008223DB">
          <w:rPr>
            <w:rFonts w:cs="B Nazanin"/>
            <w:sz w:val="24"/>
            <w:szCs w:val="24"/>
            <w:rtl/>
            <w:rPrChange w:id="1090" w:author="غزاله عرفانیان" w:date="2025-07-14T12:42:00Z" w16du:dateUtc="2025-07-14T09:12:00Z">
              <w:rPr>
                <w:rtl/>
              </w:rPr>
            </w:rPrChange>
          </w:rPr>
          <w:t xml:space="preserve"> </w:t>
        </w:r>
        <w:r w:rsidRPr="008223DB">
          <w:rPr>
            <w:rFonts w:cs="B Nazanin" w:hint="eastAsia"/>
            <w:sz w:val="24"/>
            <w:szCs w:val="24"/>
            <w:rtl/>
            <w:rPrChange w:id="1091" w:author="غزاله عرفانیان" w:date="2025-07-14T12:42:00Z" w16du:dateUtc="2025-07-14T09:12:00Z">
              <w:rPr>
                <w:rFonts w:hint="eastAsia"/>
                <w:rtl/>
              </w:rPr>
            </w:rPrChange>
          </w:rPr>
          <w:t>است</w:t>
        </w:r>
        <w:r w:rsidRPr="008223DB">
          <w:rPr>
            <w:rFonts w:cs="B Nazanin"/>
            <w:sz w:val="24"/>
            <w:szCs w:val="24"/>
            <w:rtl/>
            <w:rPrChange w:id="1092" w:author="غزاله عرفانیان" w:date="2025-07-14T12:42:00Z" w16du:dateUtc="2025-07-14T09:12:00Z">
              <w:rPr>
                <w:rtl/>
              </w:rPr>
            </w:rPrChange>
          </w:rPr>
          <w:t xml:space="preserve">. </w:t>
        </w:r>
        <w:r w:rsidRPr="008223DB">
          <w:rPr>
            <w:rFonts w:cs="B Nazanin" w:hint="eastAsia"/>
            <w:sz w:val="24"/>
            <w:szCs w:val="24"/>
            <w:rtl/>
            <w:rPrChange w:id="1093" w:author="غزاله عرفانیان" w:date="2025-07-14T12:42:00Z" w16du:dateUtc="2025-07-14T09:12:00Z">
              <w:rPr>
                <w:rFonts w:hint="eastAsia"/>
                <w:rtl/>
              </w:rPr>
            </w:rPrChange>
          </w:rPr>
          <w:t>از</w:t>
        </w:r>
        <w:r w:rsidRPr="008223DB">
          <w:rPr>
            <w:rFonts w:cs="B Nazanin"/>
            <w:sz w:val="24"/>
            <w:szCs w:val="24"/>
            <w:rtl/>
            <w:rPrChange w:id="1094" w:author="غزاله عرفانیان" w:date="2025-07-14T12:42:00Z" w16du:dateUtc="2025-07-14T09:12:00Z">
              <w:rPr>
                <w:rtl/>
              </w:rPr>
            </w:rPrChange>
          </w:rPr>
          <w:t xml:space="preserve"> </w:t>
        </w:r>
        <w:r w:rsidRPr="008223DB">
          <w:rPr>
            <w:rFonts w:cs="B Nazanin" w:hint="eastAsia"/>
            <w:sz w:val="24"/>
            <w:szCs w:val="24"/>
            <w:rtl/>
            <w:rPrChange w:id="1095" w:author="غزاله عرفانیان" w:date="2025-07-14T12:42:00Z" w16du:dateUtc="2025-07-14T09:12:00Z">
              <w:rPr>
                <w:rFonts w:hint="eastAsia"/>
                <w:rtl/>
              </w:rPr>
            </w:rPrChange>
          </w:rPr>
          <w:t>ا</w:t>
        </w:r>
        <w:r w:rsidRPr="008223DB">
          <w:rPr>
            <w:rFonts w:cs="B Nazanin" w:hint="cs"/>
            <w:sz w:val="24"/>
            <w:szCs w:val="24"/>
            <w:rtl/>
            <w:rPrChange w:id="1096" w:author="غزاله عرفانیان" w:date="2025-07-14T12:42:00Z" w16du:dateUtc="2025-07-14T09:12:00Z">
              <w:rPr>
                <w:rFonts w:hint="cs"/>
                <w:rtl/>
              </w:rPr>
            </w:rPrChange>
          </w:rPr>
          <w:t>ی</w:t>
        </w:r>
        <w:r w:rsidRPr="008223DB">
          <w:rPr>
            <w:rFonts w:cs="B Nazanin" w:hint="eastAsia"/>
            <w:sz w:val="24"/>
            <w:szCs w:val="24"/>
            <w:rtl/>
            <w:rPrChange w:id="1097" w:author="غزاله عرفانیان" w:date="2025-07-14T12:42:00Z" w16du:dateUtc="2025-07-14T09:12:00Z">
              <w:rPr>
                <w:rFonts w:hint="eastAsia"/>
                <w:rtl/>
              </w:rPr>
            </w:rPrChange>
          </w:rPr>
          <w:t>ن</w:t>
        </w:r>
        <w:r w:rsidRPr="008223DB">
          <w:rPr>
            <w:rFonts w:cs="B Nazanin"/>
            <w:sz w:val="24"/>
            <w:szCs w:val="24"/>
            <w:rtl/>
            <w:rPrChange w:id="1098" w:author="غزاله عرفانیان" w:date="2025-07-14T12:42:00Z" w16du:dateUtc="2025-07-14T09:12:00Z">
              <w:rPr>
                <w:rtl/>
              </w:rPr>
            </w:rPrChange>
          </w:rPr>
          <w:t xml:space="preserve"> </w:t>
        </w:r>
        <w:r w:rsidRPr="008223DB">
          <w:rPr>
            <w:rFonts w:cs="B Nazanin" w:hint="eastAsia"/>
            <w:sz w:val="24"/>
            <w:szCs w:val="24"/>
            <w:rtl/>
            <w:rPrChange w:id="1099" w:author="غزاله عرفانیان" w:date="2025-07-14T12:42:00Z" w16du:dateUtc="2025-07-14T09:12:00Z">
              <w:rPr>
                <w:rFonts w:hint="eastAsia"/>
                <w:rtl/>
              </w:rPr>
            </w:rPrChange>
          </w:rPr>
          <w:t>رو،</w:t>
        </w:r>
        <w:r w:rsidRPr="008223DB">
          <w:rPr>
            <w:rFonts w:cs="B Nazanin"/>
            <w:sz w:val="24"/>
            <w:szCs w:val="24"/>
            <w:rtl/>
            <w:rPrChange w:id="1100" w:author="غزاله عرفانیان" w:date="2025-07-14T12:42:00Z" w16du:dateUtc="2025-07-14T09:12:00Z">
              <w:rPr>
                <w:rtl/>
              </w:rPr>
            </w:rPrChange>
          </w:rPr>
          <w:t xml:space="preserve"> </w:t>
        </w:r>
        <w:r w:rsidRPr="008223DB">
          <w:rPr>
            <w:rFonts w:cs="B Nazanin" w:hint="eastAsia"/>
            <w:sz w:val="24"/>
            <w:szCs w:val="24"/>
            <w:rtl/>
            <w:rPrChange w:id="1101" w:author="غزاله عرفانیان" w:date="2025-07-14T12:42:00Z" w16du:dateUtc="2025-07-14T09:12:00Z">
              <w:rPr>
                <w:rFonts w:hint="eastAsia"/>
                <w:rtl/>
              </w:rPr>
            </w:rPrChange>
          </w:rPr>
          <w:t>پژوهش</w:t>
        </w:r>
        <w:r w:rsidRPr="008223DB">
          <w:rPr>
            <w:rFonts w:cs="B Nazanin"/>
            <w:sz w:val="24"/>
            <w:szCs w:val="24"/>
            <w:rtl/>
            <w:rPrChange w:id="1102" w:author="غزاله عرفانیان" w:date="2025-07-14T12:42:00Z" w16du:dateUtc="2025-07-14T09:12:00Z">
              <w:rPr>
                <w:rtl/>
              </w:rPr>
            </w:rPrChange>
          </w:rPr>
          <w:t xml:space="preserve"> </w:t>
        </w:r>
        <w:r w:rsidRPr="008223DB">
          <w:rPr>
            <w:rFonts w:cs="B Nazanin" w:hint="eastAsia"/>
            <w:sz w:val="24"/>
            <w:szCs w:val="24"/>
            <w:rtl/>
            <w:rPrChange w:id="1103" w:author="غزاله عرفانیان" w:date="2025-07-14T12:42:00Z" w16du:dateUtc="2025-07-14T09:12:00Z">
              <w:rPr>
                <w:rFonts w:hint="eastAsia"/>
                <w:rtl/>
              </w:rPr>
            </w:rPrChange>
          </w:rPr>
          <w:t>حاضر</w:t>
        </w:r>
        <w:r w:rsidRPr="008223DB">
          <w:rPr>
            <w:rFonts w:cs="B Nazanin"/>
            <w:sz w:val="24"/>
            <w:szCs w:val="24"/>
            <w:rtl/>
            <w:rPrChange w:id="1104" w:author="غزاله عرفانیان" w:date="2025-07-14T12:42:00Z" w16du:dateUtc="2025-07-14T09:12:00Z">
              <w:rPr>
                <w:rtl/>
              </w:rPr>
            </w:rPrChange>
          </w:rPr>
          <w:t xml:space="preserve"> </w:t>
        </w:r>
        <w:r w:rsidRPr="008223DB">
          <w:rPr>
            <w:rFonts w:cs="B Nazanin" w:hint="eastAsia"/>
            <w:sz w:val="24"/>
            <w:szCs w:val="24"/>
            <w:rtl/>
            <w:rPrChange w:id="1105" w:author="غزاله عرفانیان" w:date="2025-07-14T12:42:00Z" w16du:dateUtc="2025-07-14T09:12:00Z">
              <w:rPr>
                <w:rFonts w:hint="eastAsia"/>
                <w:rtl/>
              </w:rPr>
            </w:rPrChange>
          </w:rPr>
          <w:t>در</w:t>
        </w:r>
        <w:r w:rsidRPr="008223DB">
          <w:rPr>
            <w:rFonts w:cs="B Nazanin"/>
            <w:sz w:val="24"/>
            <w:szCs w:val="24"/>
            <w:rtl/>
            <w:rPrChange w:id="1106" w:author="غزاله عرفانیان" w:date="2025-07-14T12:42:00Z" w16du:dateUtc="2025-07-14T09:12:00Z">
              <w:rPr>
                <w:rtl/>
              </w:rPr>
            </w:rPrChange>
          </w:rPr>
          <w:t xml:space="preserve"> </w:t>
        </w:r>
        <w:r w:rsidRPr="008223DB">
          <w:rPr>
            <w:rFonts w:cs="B Nazanin" w:hint="eastAsia"/>
            <w:sz w:val="24"/>
            <w:szCs w:val="24"/>
            <w:rtl/>
            <w:rPrChange w:id="1107" w:author="غزاله عرفانیان" w:date="2025-07-14T12:42:00Z" w16du:dateUtc="2025-07-14T09:12:00Z">
              <w:rPr>
                <w:rFonts w:hint="eastAsia"/>
                <w:rtl/>
              </w:rPr>
            </w:rPrChange>
          </w:rPr>
          <w:t>دسته</w:t>
        </w:r>
        <w:r w:rsidRPr="008223DB">
          <w:rPr>
            <w:rFonts w:cs="B Nazanin"/>
            <w:sz w:val="24"/>
            <w:szCs w:val="24"/>
            <w:rtl/>
            <w:rPrChange w:id="1108" w:author="غزاله عرفانیان" w:date="2025-07-14T12:42:00Z" w16du:dateUtc="2025-07-14T09:12:00Z">
              <w:rPr>
                <w:rtl/>
              </w:rPr>
            </w:rPrChange>
          </w:rPr>
          <w:t xml:space="preserve"> </w:t>
        </w:r>
        <w:r w:rsidRPr="008223DB">
          <w:rPr>
            <w:rFonts w:cs="B Nazanin" w:hint="eastAsia"/>
            <w:sz w:val="24"/>
            <w:szCs w:val="24"/>
            <w:rtl/>
            <w:rPrChange w:id="1109" w:author="غزاله عرفانیان" w:date="2025-07-14T12:42:00Z" w16du:dateUtc="2025-07-14T09:12:00Z">
              <w:rPr>
                <w:rFonts w:hint="eastAsia"/>
                <w:rtl/>
              </w:rPr>
            </w:rPrChange>
          </w:rPr>
          <w:t>مطالعات</w:t>
        </w:r>
        <w:r w:rsidRPr="008223DB">
          <w:rPr>
            <w:rFonts w:cs="B Nazanin"/>
            <w:sz w:val="24"/>
            <w:szCs w:val="24"/>
            <w:rtl/>
            <w:rPrChange w:id="1110" w:author="غزاله عرفانیان" w:date="2025-07-14T12:42:00Z" w16du:dateUtc="2025-07-14T09:12:00Z">
              <w:rPr>
                <w:rtl/>
              </w:rPr>
            </w:rPrChange>
          </w:rPr>
          <w:t xml:space="preserve"> </w:t>
        </w:r>
        <w:r w:rsidRPr="008223DB">
          <w:rPr>
            <w:rFonts w:cs="B Nazanin" w:hint="eastAsia"/>
            <w:sz w:val="24"/>
            <w:szCs w:val="24"/>
            <w:rtl/>
            <w:rPrChange w:id="1111" w:author="غزاله عرفانیان" w:date="2025-07-14T12:42:00Z" w16du:dateUtc="2025-07-14T09:12:00Z">
              <w:rPr>
                <w:rFonts w:hint="eastAsia"/>
                <w:rtl/>
              </w:rPr>
            </w:rPrChange>
          </w:rPr>
          <w:t>داده‌محور</w:t>
        </w:r>
        <w:r w:rsidRPr="008223DB">
          <w:rPr>
            <w:rFonts w:cs="B Nazanin"/>
            <w:sz w:val="24"/>
            <w:szCs w:val="24"/>
            <w:rtl/>
            <w:rPrChange w:id="1112" w:author="غزاله عرفانیان" w:date="2025-07-14T12:42:00Z" w16du:dateUtc="2025-07-14T09:12:00Z">
              <w:rPr>
                <w:rtl/>
              </w:rPr>
            </w:rPrChange>
          </w:rPr>
          <w:t xml:space="preserve"> </w:t>
        </w:r>
        <w:r w:rsidRPr="008223DB">
          <w:rPr>
            <w:rFonts w:cs="B Nazanin" w:hint="eastAsia"/>
            <w:sz w:val="24"/>
            <w:szCs w:val="24"/>
            <w:rtl/>
            <w:rPrChange w:id="1113" w:author="غزاله عرفانیان" w:date="2025-07-14T12:42:00Z" w16du:dateUtc="2025-07-14T09:12:00Z">
              <w:rPr>
                <w:rFonts w:hint="eastAsia"/>
                <w:rtl/>
              </w:rPr>
            </w:rPrChange>
          </w:rPr>
          <w:t>اکتشاف</w:t>
        </w:r>
        <w:r w:rsidRPr="008223DB">
          <w:rPr>
            <w:rFonts w:cs="B Nazanin" w:hint="cs"/>
            <w:sz w:val="24"/>
            <w:szCs w:val="24"/>
            <w:rtl/>
            <w:rPrChange w:id="1114" w:author="غزاله عرفانیان" w:date="2025-07-14T12:42:00Z" w16du:dateUtc="2025-07-14T09:12:00Z">
              <w:rPr>
                <w:rFonts w:hint="cs"/>
                <w:rtl/>
              </w:rPr>
            </w:rPrChange>
          </w:rPr>
          <w:t>ی</w:t>
        </w:r>
        <w:r w:rsidRPr="008223DB">
          <w:rPr>
            <w:rFonts w:cs="B Nazanin"/>
            <w:sz w:val="24"/>
            <w:szCs w:val="24"/>
            <w:rtl/>
            <w:rPrChange w:id="1115" w:author="غزاله عرفانیان" w:date="2025-07-14T12:42:00Z" w16du:dateUtc="2025-07-14T09:12:00Z">
              <w:rPr>
                <w:rtl/>
              </w:rPr>
            </w:rPrChange>
          </w:rPr>
          <w:t xml:space="preserve"> </w:t>
        </w:r>
        <w:r w:rsidRPr="008223DB">
          <w:rPr>
            <w:rFonts w:cs="B Nazanin" w:hint="eastAsia"/>
            <w:sz w:val="24"/>
            <w:szCs w:val="24"/>
            <w:rtl/>
            <w:rPrChange w:id="1116" w:author="غزاله عرفانیان" w:date="2025-07-14T12:42:00Z" w16du:dateUtc="2025-07-14T09:12:00Z">
              <w:rPr>
                <w:rFonts w:hint="eastAsia"/>
                <w:rtl/>
              </w:rPr>
            </w:rPrChange>
          </w:rPr>
          <w:t>قرار</w:t>
        </w:r>
        <w:r w:rsidRPr="008223DB">
          <w:rPr>
            <w:rFonts w:cs="B Nazanin"/>
            <w:sz w:val="24"/>
            <w:szCs w:val="24"/>
            <w:rtl/>
            <w:rPrChange w:id="1117" w:author="غزاله عرفانیان" w:date="2025-07-14T12:42:00Z" w16du:dateUtc="2025-07-14T09:12:00Z">
              <w:rPr>
                <w:rtl/>
              </w:rPr>
            </w:rPrChange>
          </w:rPr>
          <w:t xml:space="preserve"> </w:t>
        </w:r>
        <w:r w:rsidRPr="008223DB">
          <w:rPr>
            <w:rFonts w:cs="B Nazanin" w:hint="eastAsia"/>
            <w:sz w:val="24"/>
            <w:szCs w:val="24"/>
            <w:rtl/>
            <w:rPrChange w:id="1118" w:author="غزاله عرفانیان" w:date="2025-07-14T12:42:00Z" w16du:dateUtc="2025-07-14T09:12:00Z">
              <w:rPr>
                <w:rFonts w:hint="eastAsia"/>
                <w:rtl/>
              </w:rPr>
            </w:rPrChange>
          </w:rPr>
          <w:t>م</w:t>
        </w:r>
        <w:r w:rsidRPr="008223DB">
          <w:rPr>
            <w:rFonts w:cs="B Nazanin" w:hint="cs"/>
            <w:sz w:val="24"/>
            <w:szCs w:val="24"/>
            <w:rtl/>
            <w:rPrChange w:id="1119" w:author="غزاله عرفانیان" w:date="2025-07-14T12:42:00Z" w16du:dateUtc="2025-07-14T09:12:00Z">
              <w:rPr>
                <w:rFonts w:hint="cs"/>
                <w:rtl/>
              </w:rPr>
            </w:rPrChange>
          </w:rPr>
          <w:t>ی‌</w:t>
        </w:r>
        <w:r w:rsidRPr="008223DB">
          <w:rPr>
            <w:rFonts w:cs="B Nazanin" w:hint="eastAsia"/>
            <w:sz w:val="24"/>
            <w:szCs w:val="24"/>
            <w:rtl/>
            <w:rPrChange w:id="1120" w:author="غزاله عرفانیان" w:date="2025-07-14T12:42:00Z" w16du:dateUtc="2025-07-14T09:12:00Z">
              <w:rPr>
                <w:rFonts w:hint="eastAsia"/>
                <w:rtl/>
              </w:rPr>
            </w:rPrChange>
          </w:rPr>
          <w:t>گ</w:t>
        </w:r>
        <w:r w:rsidRPr="008223DB">
          <w:rPr>
            <w:rFonts w:cs="B Nazanin" w:hint="cs"/>
            <w:sz w:val="24"/>
            <w:szCs w:val="24"/>
            <w:rtl/>
            <w:rPrChange w:id="1121" w:author="غزاله عرفانیان" w:date="2025-07-14T12:42:00Z" w16du:dateUtc="2025-07-14T09:12:00Z">
              <w:rPr>
                <w:rFonts w:hint="cs"/>
                <w:rtl/>
              </w:rPr>
            </w:rPrChange>
          </w:rPr>
          <w:t>ی</w:t>
        </w:r>
        <w:r w:rsidRPr="008223DB">
          <w:rPr>
            <w:rFonts w:cs="B Nazanin" w:hint="eastAsia"/>
            <w:sz w:val="24"/>
            <w:szCs w:val="24"/>
            <w:rtl/>
            <w:rPrChange w:id="1122" w:author="غزاله عرفانیان" w:date="2025-07-14T12:42:00Z" w16du:dateUtc="2025-07-14T09:12:00Z">
              <w:rPr>
                <w:rFonts w:hint="eastAsia"/>
                <w:rtl/>
              </w:rPr>
            </w:rPrChange>
          </w:rPr>
          <w:t>رد</w:t>
        </w:r>
        <w:r w:rsidRPr="008223DB">
          <w:rPr>
            <w:rFonts w:cs="B Nazanin"/>
            <w:sz w:val="24"/>
            <w:szCs w:val="24"/>
            <w:rtl/>
            <w:rPrChange w:id="1123" w:author="غزاله عرفانیان" w:date="2025-07-14T12:42:00Z" w16du:dateUtc="2025-07-14T09:12:00Z">
              <w:rPr>
                <w:rtl/>
              </w:rPr>
            </w:rPrChange>
          </w:rPr>
          <w:t xml:space="preserve"> </w:t>
        </w:r>
        <w:r w:rsidRPr="008223DB">
          <w:rPr>
            <w:rFonts w:cs="B Nazanin" w:hint="eastAsia"/>
            <w:sz w:val="24"/>
            <w:szCs w:val="24"/>
            <w:rtl/>
            <w:rPrChange w:id="1124" w:author="غزاله عرفانیان" w:date="2025-07-14T12:42:00Z" w16du:dateUtc="2025-07-14T09:12:00Z">
              <w:rPr>
                <w:rFonts w:hint="eastAsia"/>
                <w:rtl/>
              </w:rPr>
            </w:rPrChange>
          </w:rPr>
          <w:t>و</w:t>
        </w:r>
        <w:r w:rsidRPr="008223DB">
          <w:rPr>
            <w:rFonts w:cs="B Nazanin"/>
            <w:sz w:val="24"/>
            <w:szCs w:val="24"/>
            <w:rtl/>
            <w:rPrChange w:id="1125" w:author="غزاله عرفانیان" w:date="2025-07-14T12:42:00Z" w16du:dateUtc="2025-07-14T09:12:00Z">
              <w:rPr>
                <w:rtl/>
              </w:rPr>
            </w:rPrChange>
          </w:rPr>
          <w:t xml:space="preserve"> </w:t>
        </w:r>
        <w:r w:rsidRPr="008223DB">
          <w:rPr>
            <w:rFonts w:cs="B Nazanin" w:hint="eastAsia"/>
            <w:sz w:val="24"/>
            <w:szCs w:val="24"/>
            <w:rtl/>
            <w:rPrChange w:id="1126" w:author="غزاله عرفانیان" w:date="2025-07-14T12:42:00Z" w16du:dateUtc="2025-07-14T09:12:00Z">
              <w:rPr>
                <w:rFonts w:hint="eastAsia"/>
                <w:rtl/>
              </w:rPr>
            </w:rPrChange>
          </w:rPr>
          <w:t>با</w:t>
        </w:r>
        <w:r w:rsidRPr="008223DB">
          <w:rPr>
            <w:rFonts w:cs="B Nazanin"/>
            <w:sz w:val="24"/>
            <w:szCs w:val="24"/>
            <w:rtl/>
            <w:rPrChange w:id="1127" w:author="غزاله عرفانیان" w:date="2025-07-14T12:42:00Z" w16du:dateUtc="2025-07-14T09:12:00Z">
              <w:rPr>
                <w:rtl/>
              </w:rPr>
            </w:rPrChange>
          </w:rPr>
          <w:t xml:space="preserve"> </w:t>
        </w:r>
        <w:r w:rsidRPr="008223DB">
          <w:rPr>
            <w:rFonts w:cs="B Nazanin" w:hint="eastAsia"/>
            <w:sz w:val="24"/>
            <w:szCs w:val="24"/>
            <w:rtl/>
            <w:rPrChange w:id="1128" w:author="غزاله عرفانیان" w:date="2025-07-14T12:42:00Z" w16du:dateUtc="2025-07-14T09:12:00Z">
              <w:rPr>
                <w:rFonts w:hint="eastAsia"/>
                <w:rtl/>
              </w:rPr>
            </w:rPrChange>
          </w:rPr>
          <w:t>استفاده</w:t>
        </w:r>
        <w:r w:rsidRPr="008223DB">
          <w:rPr>
            <w:rFonts w:cs="B Nazanin"/>
            <w:sz w:val="24"/>
            <w:szCs w:val="24"/>
            <w:rtl/>
            <w:rPrChange w:id="1129" w:author="غزاله عرفانیان" w:date="2025-07-14T12:42:00Z" w16du:dateUtc="2025-07-14T09:12:00Z">
              <w:rPr>
                <w:rtl/>
              </w:rPr>
            </w:rPrChange>
          </w:rPr>
          <w:t xml:space="preserve"> </w:t>
        </w:r>
        <w:r w:rsidRPr="008223DB">
          <w:rPr>
            <w:rFonts w:cs="B Nazanin" w:hint="eastAsia"/>
            <w:sz w:val="24"/>
            <w:szCs w:val="24"/>
            <w:rtl/>
            <w:rPrChange w:id="1130" w:author="غزاله عرفانیان" w:date="2025-07-14T12:42:00Z" w16du:dateUtc="2025-07-14T09:12:00Z">
              <w:rPr>
                <w:rFonts w:hint="eastAsia"/>
                <w:rtl/>
              </w:rPr>
            </w:rPrChange>
          </w:rPr>
          <w:t>از</w:t>
        </w:r>
        <w:r w:rsidRPr="008223DB">
          <w:rPr>
            <w:rFonts w:cs="B Nazanin"/>
            <w:sz w:val="24"/>
            <w:szCs w:val="24"/>
            <w:rtl/>
            <w:rPrChange w:id="1131" w:author="غزاله عرفانیان" w:date="2025-07-14T12:42:00Z" w16du:dateUtc="2025-07-14T09:12:00Z">
              <w:rPr>
                <w:rtl/>
              </w:rPr>
            </w:rPrChange>
          </w:rPr>
          <w:t xml:space="preserve"> </w:t>
        </w:r>
        <w:r w:rsidRPr="008223DB">
          <w:rPr>
            <w:rFonts w:cs="B Nazanin" w:hint="eastAsia"/>
            <w:sz w:val="24"/>
            <w:szCs w:val="24"/>
            <w:rtl/>
            <w:rPrChange w:id="1132" w:author="غزاله عرفانیان" w:date="2025-07-14T12:42:00Z" w16du:dateUtc="2025-07-14T09:12:00Z">
              <w:rPr>
                <w:rFonts w:hint="eastAsia"/>
                <w:rtl/>
              </w:rPr>
            </w:rPrChange>
          </w:rPr>
          <w:t>روش‌ها</w:t>
        </w:r>
        <w:r w:rsidRPr="008223DB">
          <w:rPr>
            <w:rFonts w:cs="B Nazanin" w:hint="cs"/>
            <w:sz w:val="24"/>
            <w:szCs w:val="24"/>
            <w:rtl/>
            <w:rPrChange w:id="1133" w:author="غزاله عرفانیان" w:date="2025-07-14T12:42:00Z" w16du:dateUtc="2025-07-14T09:12:00Z">
              <w:rPr>
                <w:rFonts w:hint="cs"/>
                <w:rtl/>
              </w:rPr>
            </w:rPrChange>
          </w:rPr>
          <w:t>ی</w:t>
        </w:r>
        <w:r w:rsidRPr="008223DB">
          <w:rPr>
            <w:rFonts w:cs="B Nazanin"/>
            <w:sz w:val="24"/>
            <w:szCs w:val="24"/>
            <w:rtl/>
            <w:rPrChange w:id="1134" w:author="غزاله عرفانیان" w:date="2025-07-14T12:42:00Z" w16du:dateUtc="2025-07-14T09:12:00Z">
              <w:rPr>
                <w:rtl/>
              </w:rPr>
            </w:rPrChange>
          </w:rPr>
          <w:t xml:space="preserve"> </w:t>
        </w:r>
        <w:r w:rsidRPr="008223DB">
          <w:rPr>
            <w:rFonts w:cs="B Nazanin" w:hint="eastAsia"/>
            <w:sz w:val="24"/>
            <w:szCs w:val="24"/>
            <w:rtl/>
            <w:rPrChange w:id="1135" w:author="غزاله عرفانیان" w:date="2025-07-14T12:42:00Z" w16du:dateUtc="2025-07-14T09:12:00Z">
              <w:rPr>
                <w:rFonts w:hint="eastAsia"/>
                <w:rtl/>
              </w:rPr>
            </w:rPrChange>
          </w:rPr>
          <w:t>متن‌کاو</w:t>
        </w:r>
        <w:r w:rsidRPr="008223DB">
          <w:rPr>
            <w:rFonts w:cs="B Nazanin" w:hint="cs"/>
            <w:sz w:val="24"/>
            <w:szCs w:val="24"/>
            <w:rtl/>
            <w:rPrChange w:id="1136" w:author="غزاله عرفانیان" w:date="2025-07-14T12:42:00Z" w16du:dateUtc="2025-07-14T09:12:00Z">
              <w:rPr>
                <w:rFonts w:hint="cs"/>
                <w:rtl/>
              </w:rPr>
            </w:rPrChange>
          </w:rPr>
          <w:t>ی</w:t>
        </w:r>
        <w:r w:rsidRPr="008223DB">
          <w:rPr>
            <w:rFonts w:cs="B Nazanin" w:hint="eastAsia"/>
            <w:sz w:val="24"/>
            <w:szCs w:val="24"/>
            <w:rtl/>
            <w:rPrChange w:id="1137" w:author="غزاله عرفانیان" w:date="2025-07-14T12:42:00Z" w16du:dateUtc="2025-07-14T09:12:00Z">
              <w:rPr>
                <w:rFonts w:hint="eastAsia"/>
                <w:rtl/>
              </w:rPr>
            </w:rPrChange>
          </w:rPr>
          <w:t>،</w:t>
        </w:r>
        <w:r w:rsidRPr="008223DB">
          <w:rPr>
            <w:rFonts w:cs="B Nazanin"/>
            <w:sz w:val="24"/>
            <w:szCs w:val="24"/>
            <w:rtl/>
            <w:rPrChange w:id="1138" w:author="غزاله عرفانیان" w:date="2025-07-14T12:42:00Z" w16du:dateUtc="2025-07-14T09:12:00Z">
              <w:rPr>
                <w:rtl/>
              </w:rPr>
            </w:rPrChange>
          </w:rPr>
          <w:t xml:space="preserve"> </w:t>
        </w:r>
        <w:r w:rsidRPr="008223DB">
          <w:rPr>
            <w:rFonts w:cs="B Nazanin" w:hint="eastAsia"/>
            <w:sz w:val="24"/>
            <w:szCs w:val="24"/>
            <w:rtl/>
            <w:rPrChange w:id="1139" w:author="غزاله عرفانیان" w:date="2025-07-14T12:42:00Z" w16du:dateUtc="2025-07-14T09:12:00Z">
              <w:rPr>
                <w:rFonts w:hint="eastAsia"/>
                <w:rtl/>
              </w:rPr>
            </w:rPrChange>
          </w:rPr>
          <w:t>به</w:t>
        </w:r>
        <w:r w:rsidRPr="008223DB">
          <w:rPr>
            <w:rFonts w:cs="B Nazanin"/>
            <w:sz w:val="24"/>
            <w:szCs w:val="24"/>
            <w:rtl/>
            <w:rPrChange w:id="1140" w:author="غزاله عرفانیان" w:date="2025-07-14T12:42:00Z" w16du:dateUtc="2025-07-14T09:12:00Z">
              <w:rPr>
                <w:rtl/>
              </w:rPr>
            </w:rPrChange>
          </w:rPr>
          <w:t xml:space="preserve"> </w:t>
        </w:r>
        <w:r w:rsidRPr="008223DB">
          <w:rPr>
            <w:rFonts w:cs="B Nazanin" w:hint="eastAsia"/>
            <w:sz w:val="24"/>
            <w:szCs w:val="24"/>
            <w:rtl/>
            <w:rPrChange w:id="1141" w:author="غزاله عرفانیان" w:date="2025-07-14T12:42:00Z" w16du:dateUtc="2025-07-14T09:12:00Z">
              <w:rPr>
                <w:rFonts w:hint="eastAsia"/>
                <w:rtl/>
              </w:rPr>
            </w:rPrChange>
          </w:rPr>
          <w:t>استخراج</w:t>
        </w:r>
        <w:r w:rsidRPr="008223DB">
          <w:rPr>
            <w:rFonts w:cs="B Nazanin"/>
            <w:sz w:val="24"/>
            <w:szCs w:val="24"/>
            <w:rtl/>
            <w:rPrChange w:id="1142" w:author="غزاله عرفانیان" w:date="2025-07-14T12:42:00Z" w16du:dateUtc="2025-07-14T09:12:00Z">
              <w:rPr>
                <w:rtl/>
              </w:rPr>
            </w:rPrChange>
          </w:rPr>
          <w:t xml:space="preserve"> </w:t>
        </w:r>
        <w:r w:rsidRPr="008223DB">
          <w:rPr>
            <w:rFonts w:cs="B Nazanin" w:hint="eastAsia"/>
            <w:sz w:val="24"/>
            <w:szCs w:val="24"/>
            <w:rtl/>
            <w:rPrChange w:id="1143" w:author="غزاله عرفانیان" w:date="2025-07-14T12:42:00Z" w16du:dateUtc="2025-07-14T09:12:00Z">
              <w:rPr>
                <w:rFonts w:hint="eastAsia"/>
                <w:rtl/>
              </w:rPr>
            </w:rPrChange>
          </w:rPr>
          <w:t>اطلاعات</w:t>
        </w:r>
        <w:r w:rsidRPr="008223DB">
          <w:rPr>
            <w:rFonts w:cs="B Nazanin"/>
            <w:sz w:val="24"/>
            <w:szCs w:val="24"/>
            <w:rtl/>
            <w:rPrChange w:id="1144" w:author="غزاله عرفانیان" w:date="2025-07-14T12:42:00Z" w16du:dateUtc="2025-07-14T09:12:00Z">
              <w:rPr>
                <w:rtl/>
              </w:rPr>
            </w:rPrChange>
          </w:rPr>
          <w:t xml:space="preserve"> </w:t>
        </w:r>
        <w:r w:rsidRPr="008223DB">
          <w:rPr>
            <w:rFonts w:cs="B Nazanin" w:hint="eastAsia"/>
            <w:sz w:val="24"/>
            <w:szCs w:val="24"/>
            <w:rtl/>
            <w:rPrChange w:id="1145" w:author="غزاله عرفانیان" w:date="2025-07-14T12:42:00Z" w16du:dateUtc="2025-07-14T09:12:00Z">
              <w:rPr>
                <w:rFonts w:hint="eastAsia"/>
                <w:rtl/>
              </w:rPr>
            </w:rPrChange>
          </w:rPr>
          <w:t>معنادار</w:t>
        </w:r>
        <w:r w:rsidRPr="008223DB">
          <w:rPr>
            <w:rFonts w:cs="B Nazanin"/>
            <w:sz w:val="24"/>
            <w:szCs w:val="24"/>
            <w:rtl/>
            <w:rPrChange w:id="1146" w:author="غزاله عرفانیان" w:date="2025-07-14T12:42:00Z" w16du:dateUtc="2025-07-14T09:12:00Z">
              <w:rPr>
                <w:rtl/>
              </w:rPr>
            </w:rPrChange>
          </w:rPr>
          <w:t xml:space="preserve"> </w:t>
        </w:r>
        <w:r w:rsidRPr="008223DB">
          <w:rPr>
            <w:rFonts w:cs="B Nazanin" w:hint="eastAsia"/>
            <w:sz w:val="24"/>
            <w:szCs w:val="24"/>
            <w:rtl/>
            <w:rPrChange w:id="1147" w:author="غزاله عرفانیان" w:date="2025-07-14T12:42:00Z" w16du:dateUtc="2025-07-14T09:12:00Z">
              <w:rPr>
                <w:rFonts w:hint="eastAsia"/>
                <w:rtl/>
              </w:rPr>
            </w:rPrChange>
          </w:rPr>
          <w:t>و</w:t>
        </w:r>
        <w:r w:rsidRPr="008223DB">
          <w:rPr>
            <w:rFonts w:cs="B Nazanin"/>
            <w:sz w:val="24"/>
            <w:szCs w:val="24"/>
            <w:rtl/>
            <w:rPrChange w:id="1148" w:author="غزاله عرفانیان" w:date="2025-07-14T12:42:00Z" w16du:dateUtc="2025-07-14T09:12:00Z">
              <w:rPr>
                <w:rtl/>
              </w:rPr>
            </w:rPrChange>
          </w:rPr>
          <w:t xml:space="preserve"> </w:t>
        </w:r>
        <w:r w:rsidRPr="008223DB">
          <w:rPr>
            <w:rFonts w:cs="B Nazanin" w:hint="eastAsia"/>
            <w:sz w:val="24"/>
            <w:szCs w:val="24"/>
            <w:rtl/>
            <w:rPrChange w:id="1149" w:author="غزاله عرفانیان" w:date="2025-07-14T12:42:00Z" w16du:dateUtc="2025-07-14T09:12:00Z">
              <w:rPr>
                <w:rFonts w:hint="eastAsia"/>
                <w:rtl/>
              </w:rPr>
            </w:rPrChange>
          </w:rPr>
          <w:t>تحل</w:t>
        </w:r>
        <w:r w:rsidRPr="008223DB">
          <w:rPr>
            <w:rFonts w:cs="B Nazanin" w:hint="cs"/>
            <w:sz w:val="24"/>
            <w:szCs w:val="24"/>
            <w:rtl/>
            <w:rPrChange w:id="1150" w:author="غزاله عرفانیان" w:date="2025-07-14T12:42:00Z" w16du:dateUtc="2025-07-14T09:12:00Z">
              <w:rPr>
                <w:rFonts w:hint="cs"/>
                <w:rtl/>
              </w:rPr>
            </w:rPrChange>
          </w:rPr>
          <w:t>ی</w:t>
        </w:r>
        <w:r w:rsidRPr="008223DB">
          <w:rPr>
            <w:rFonts w:cs="B Nazanin" w:hint="eastAsia"/>
            <w:sz w:val="24"/>
            <w:szCs w:val="24"/>
            <w:rtl/>
            <w:rPrChange w:id="1151" w:author="غزاله عرفانیان" w:date="2025-07-14T12:42:00Z" w16du:dateUtc="2025-07-14T09:12:00Z">
              <w:rPr>
                <w:rFonts w:hint="eastAsia"/>
                <w:rtl/>
              </w:rPr>
            </w:rPrChange>
          </w:rPr>
          <w:t>ل</w:t>
        </w:r>
        <w:r w:rsidRPr="008223DB">
          <w:rPr>
            <w:rFonts w:cs="B Nazanin"/>
            <w:sz w:val="24"/>
            <w:szCs w:val="24"/>
            <w:rtl/>
            <w:rPrChange w:id="1152" w:author="غزاله عرفانیان" w:date="2025-07-14T12:42:00Z" w16du:dateUtc="2025-07-14T09:12:00Z">
              <w:rPr>
                <w:rtl/>
              </w:rPr>
            </w:rPrChange>
          </w:rPr>
          <w:t xml:space="preserve"> </w:t>
        </w:r>
        <w:r w:rsidRPr="008223DB">
          <w:rPr>
            <w:rFonts w:cs="B Nazanin" w:hint="eastAsia"/>
            <w:sz w:val="24"/>
            <w:szCs w:val="24"/>
            <w:rtl/>
            <w:rPrChange w:id="1153" w:author="غزاله عرفانیان" w:date="2025-07-14T12:42:00Z" w16du:dateUtc="2025-07-14T09:12:00Z">
              <w:rPr>
                <w:rFonts w:hint="eastAsia"/>
                <w:rtl/>
              </w:rPr>
            </w:rPrChange>
          </w:rPr>
          <w:t>دانش</w:t>
        </w:r>
        <w:r w:rsidRPr="008223DB">
          <w:rPr>
            <w:rFonts w:cs="B Nazanin"/>
            <w:sz w:val="24"/>
            <w:szCs w:val="24"/>
            <w:rtl/>
            <w:rPrChange w:id="1154" w:author="غزاله عرفانیان" w:date="2025-07-14T12:42:00Z" w16du:dateUtc="2025-07-14T09:12:00Z">
              <w:rPr>
                <w:rtl/>
              </w:rPr>
            </w:rPrChange>
          </w:rPr>
          <w:t xml:space="preserve"> </w:t>
        </w:r>
        <w:r w:rsidRPr="008223DB">
          <w:rPr>
            <w:rFonts w:cs="B Nazanin" w:hint="eastAsia"/>
            <w:sz w:val="24"/>
            <w:szCs w:val="24"/>
            <w:rtl/>
            <w:rPrChange w:id="1155" w:author="غزاله عرفانیان" w:date="2025-07-14T12:42:00Z" w16du:dateUtc="2025-07-14T09:12:00Z">
              <w:rPr>
                <w:rFonts w:hint="eastAsia"/>
                <w:rtl/>
              </w:rPr>
            </w:rPrChange>
          </w:rPr>
          <w:t>نهفته</w:t>
        </w:r>
        <w:r w:rsidRPr="008223DB">
          <w:rPr>
            <w:rFonts w:cs="B Nazanin"/>
            <w:sz w:val="24"/>
            <w:szCs w:val="24"/>
            <w:rtl/>
            <w:rPrChange w:id="1156" w:author="غزاله عرفانیان" w:date="2025-07-14T12:42:00Z" w16du:dateUtc="2025-07-14T09:12:00Z">
              <w:rPr>
                <w:rtl/>
              </w:rPr>
            </w:rPrChange>
          </w:rPr>
          <w:t xml:space="preserve"> </w:t>
        </w:r>
        <w:r w:rsidRPr="008223DB">
          <w:rPr>
            <w:rFonts w:cs="B Nazanin" w:hint="eastAsia"/>
            <w:sz w:val="24"/>
            <w:szCs w:val="24"/>
            <w:rtl/>
            <w:rPrChange w:id="1157" w:author="غزاله عرفانیان" w:date="2025-07-14T12:42:00Z" w16du:dateUtc="2025-07-14T09:12:00Z">
              <w:rPr>
                <w:rFonts w:hint="eastAsia"/>
                <w:rtl/>
              </w:rPr>
            </w:rPrChange>
          </w:rPr>
          <w:t>در</w:t>
        </w:r>
        <w:r w:rsidRPr="008223DB">
          <w:rPr>
            <w:rFonts w:cs="B Nazanin"/>
            <w:sz w:val="24"/>
            <w:szCs w:val="24"/>
            <w:rtl/>
            <w:rPrChange w:id="1158" w:author="غزاله عرفانیان" w:date="2025-07-14T12:42:00Z" w16du:dateUtc="2025-07-14T09:12:00Z">
              <w:rPr>
                <w:rtl/>
              </w:rPr>
            </w:rPrChange>
          </w:rPr>
          <w:t xml:space="preserve"> </w:t>
        </w:r>
        <w:r w:rsidRPr="008223DB">
          <w:rPr>
            <w:rFonts w:cs="B Nazanin" w:hint="eastAsia"/>
            <w:sz w:val="24"/>
            <w:szCs w:val="24"/>
            <w:rtl/>
            <w:rPrChange w:id="1159" w:author="غزاله عرفانیان" w:date="2025-07-14T12:42:00Z" w16du:dateUtc="2025-07-14T09:12:00Z">
              <w:rPr>
                <w:rFonts w:hint="eastAsia"/>
                <w:rtl/>
              </w:rPr>
            </w:rPrChange>
          </w:rPr>
          <w:t>متون</w:t>
        </w:r>
        <w:r w:rsidRPr="008223DB">
          <w:rPr>
            <w:rFonts w:cs="B Nazanin"/>
            <w:sz w:val="24"/>
            <w:szCs w:val="24"/>
            <w:rtl/>
            <w:rPrChange w:id="1160" w:author="غزاله عرفانیان" w:date="2025-07-14T12:42:00Z" w16du:dateUtc="2025-07-14T09:12:00Z">
              <w:rPr>
                <w:rtl/>
              </w:rPr>
            </w:rPrChange>
          </w:rPr>
          <w:t xml:space="preserve"> </w:t>
        </w:r>
        <w:r w:rsidRPr="008223DB">
          <w:rPr>
            <w:rFonts w:cs="B Nazanin" w:hint="eastAsia"/>
            <w:sz w:val="24"/>
            <w:szCs w:val="24"/>
            <w:rtl/>
            <w:rPrChange w:id="1161" w:author="غزاله عرفانیان" w:date="2025-07-14T12:42:00Z" w16du:dateUtc="2025-07-14T09:12:00Z">
              <w:rPr>
                <w:rFonts w:hint="eastAsia"/>
                <w:rtl/>
              </w:rPr>
            </w:rPrChange>
          </w:rPr>
          <w:t>علم</w:t>
        </w:r>
        <w:r w:rsidRPr="008223DB">
          <w:rPr>
            <w:rFonts w:cs="B Nazanin" w:hint="cs"/>
            <w:sz w:val="24"/>
            <w:szCs w:val="24"/>
            <w:rtl/>
            <w:rPrChange w:id="1162" w:author="غزاله عرفانیان" w:date="2025-07-14T12:42:00Z" w16du:dateUtc="2025-07-14T09:12:00Z">
              <w:rPr>
                <w:rFonts w:hint="cs"/>
                <w:rtl/>
              </w:rPr>
            </w:rPrChange>
          </w:rPr>
          <w:t>ی</w:t>
        </w:r>
        <w:r w:rsidRPr="008223DB">
          <w:rPr>
            <w:rFonts w:cs="B Nazanin"/>
            <w:sz w:val="24"/>
            <w:szCs w:val="24"/>
            <w:rtl/>
            <w:rPrChange w:id="1163" w:author="غزاله عرفانیان" w:date="2025-07-14T12:42:00Z" w16du:dateUtc="2025-07-14T09:12:00Z">
              <w:rPr>
                <w:rtl/>
              </w:rPr>
            </w:rPrChange>
          </w:rPr>
          <w:t xml:space="preserve"> </w:t>
        </w:r>
        <w:r w:rsidRPr="008223DB">
          <w:rPr>
            <w:rFonts w:cs="B Nazanin" w:hint="eastAsia"/>
            <w:sz w:val="24"/>
            <w:szCs w:val="24"/>
            <w:rtl/>
            <w:rPrChange w:id="1164" w:author="غزاله عرفانیان" w:date="2025-07-14T12:42:00Z" w16du:dateUtc="2025-07-14T09:12:00Z">
              <w:rPr>
                <w:rFonts w:hint="eastAsia"/>
                <w:rtl/>
              </w:rPr>
            </w:rPrChange>
          </w:rPr>
          <w:t>م</w:t>
        </w:r>
        <w:r w:rsidRPr="008223DB">
          <w:rPr>
            <w:rFonts w:cs="B Nazanin" w:hint="cs"/>
            <w:sz w:val="24"/>
            <w:szCs w:val="24"/>
            <w:rtl/>
            <w:rPrChange w:id="1165" w:author="غزاله عرفانیان" w:date="2025-07-14T12:42:00Z" w16du:dateUtc="2025-07-14T09:12:00Z">
              <w:rPr>
                <w:rFonts w:hint="cs"/>
                <w:rtl/>
              </w:rPr>
            </w:rPrChange>
          </w:rPr>
          <w:t>ی‌</w:t>
        </w:r>
        <w:r w:rsidRPr="008223DB">
          <w:rPr>
            <w:rFonts w:cs="B Nazanin" w:hint="eastAsia"/>
            <w:sz w:val="24"/>
            <w:szCs w:val="24"/>
            <w:rtl/>
            <w:rPrChange w:id="1166" w:author="غزاله عرفانیان" w:date="2025-07-14T12:42:00Z" w16du:dateUtc="2025-07-14T09:12:00Z">
              <w:rPr>
                <w:rFonts w:hint="eastAsia"/>
                <w:rtl/>
              </w:rPr>
            </w:rPrChange>
          </w:rPr>
          <w:t>پردازد</w:t>
        </w:r>
        <w:r w:rsidRPr="008223DB">
          <w:rPr>
            <w:rFonts w:cs="B Nazanin"/>
            <w:sz w:val="24"/>
            <w:szCs w:val="24"/>
            <w:rPrChange w:id="1167" w:author="غزاله عرفانیان" w:date="2025-07-14T12:42:00Z" w16du:dateUtc="2025-07-14T09:12:00Z">
              <w:rPr/>
            </w:rPrChange>
          </w:rPr>
          <w:t>.</w:t>
        </w:r>
      </w:moveTo>
    </w:p>
    <w:p w14:paraId="7C8E2C6D" w14:textId="77777777" w:rsidR="00E61291" w:rsidRPr="008223DB" w:rsidRDefault="00E61291">
      <w:pPr>
        <w:bidi/>
        <w:spacing w:line="276" w:lineRule="auto"/>
        <w:ind w:left="360"/>
        <w:jc w:val="both"/>
        <w:rPr>
          <w:moveTo w:id="1168" w:author="غزاله عرفانیان" w:date="2025-07-01T07:37:00Z" w16du:dateUtc="2025-07-01T04:07:00Z"/>
          <w:rFonts w:cs="B Nazanin"/>
          <w:b/>
          <w:bCs/>
          <w:sz w:val="24"/>
          <w:szCs w:val="24"/>
          <w:rtl/>
          <w:rPrChange w:id="1169" w:author="غزاله عرفانیان" w:date="2025-07-14T12:42:00Z" w16du:dateUtc="2025-07-14T09:12:00Z">
            <w:rPr>
              <w:moveTo w:id="1170" w:author="غزاله عرفانیان" w:date="2025-07-01T07:37:00Z" w16du:dateUtc="2025-07-01T04:07:00Z"/>
              <w:rtl/>
            </w:rPr>
          </w:rPrChange>
        </w:rPr>
        <w:pPrChange w:id="1171" w:author="غزاله عرفانیان" w:date="2025-07-14T12:42:00Z" w16du:dateUtc="2025-07-14T09:12:00Z">
          <w:pPr>
            <w:pStyle w:val="ListParagraph"/>
            <w:numPr>
              <w:numId w:val="10"/>
            </w:numPr>
            <w:tabs>
              <w:tab w:val="num" w:pos="720"/>
            </w:tabs>
            <w:bidi/>
            <w:spacing w:line="276" w:lineRule="auto"/>
            <w:ind w:hanging="360"/>
            <w:jc w:val="both"/>
          </w:pPr>
        </w:pPrChange>
      </w:pPr>
      <w:moveTo w:id="1172" w:author="غزاله عرفانیان" w:date="2025-07-01T07:37:00Z" w16du:dateUtc="2025-07-01T04:07:00Z">
        <w:r w:rsidRPr="008223DB">
          <w:rPr>
            <w:rFonts w:cs="B Nazanin" w:hint="eastAsia"/>
            <w:b/>
            <w:bCs/>
            <w:sz w:val="24"/>
            <w:szCs w:val="24"/>
            <w:rtl/>
            <w:rPrChange w:id="1173" w:author="غزاله عرفانیان" w:date="2025-07-14T12:42:00Z" w16du:dateUtc="2025-07-14T09:12:00Z">
              <w:rPr>
                <w:rFonts w:hint="eastAsia"/>
                <w:rtl/>
              </w:rPr>
            </w:rPrChange>
          </w:rPr>
          <w:t>جامعه</w:t>
        </w:r>
        <w:r w:rsidRPr="008223DB">
          <w:rPr>
            <w:rFonts w:cs="B Nazanin"/>
            <w:b/>
            <w:bCs/>
            <w:sz w:val="24"/>
            <w:szCs w:val="24"/>
            <w:rtl/>
            <w:rPrChange w:id="1174" w:author="غزاله عرفانیان" w:date="2025-07-14T12:42:00Z" w16du:dateUtc="2025-07-14T09:12:00Z">
              <w:rPr>
                <w:rtl/>
              </w:rPr>
            </w:rPrChange>
          </w:rPr>
          <w:t xml:space="preserve"> </w:t>
        </w:r>
        <w:r w:rsidRPr="008223DB">
          <w:rPr>
            <w:rFonts w:cs="B Nazanin" w:hint="eastAsia"/>
            <w:b/>
            <w:bCs/>
            <w:sz w:val="24"/>
            <w:szCs w:val="24"/>
            <w:rtl/>
            <w:rPrChange w:id="1175" w:author="غزاله عرفانیان" w:date="2025-07-14T12:42:00Z" w16du:dateUtc="2025-07-14T09:12:00Z">
              <w:rPr>
                <w:rFonts w:hint="eastAsia"/>
                <w:rtl/>
              </w:rPr>
            </w:rPrChange>
          </w:rPr>
          <w:t>آمار</w:t>
        </w:r>
        <w:r w:rsidRPr="008223DB">
          <w:rPr>
            <w:rFonts w:cs="B Nazanin" w:hint="cs"/>
            <w:b/>
            <w:bCs/>
            <w:sz w:val="24"/>
            <w:szCs w:val="24"/>
            <w:rtl/>
            <w:rPrChange w:id="1176" w:author="غزاله عرفانیان" w:date="2025-07-14T12:42:00Z" w16du:dateUtc="2025-07-14T09:12:00Z">
              <w:rPr>
                <w:rFonts w:hint="cs"/>
                <w:rtl/>
              </w:rPr>
            </w:rPrChange>
          </w:rPr>
          <w:t>ی</w:t>
        </w:r>
        <w:r w:rsidRPr="008223DB">
          <w:rPr>
            <w:rFonts w:cs="B Nazanin"/>
            <w:b/>
            <w:bCs/>
            <w:sz w:val="24"/>
            <w:szCs w:val="24"/>
            <w:rtl/>
            <w:rPrChange w:id="1177" w:author="غزاله عرفانیان" w:date="2025-07-14T12:42:00Z" w16du:dateUtc="2025-07-14T09:12:00Z">
              <w:rPr>
                <w:rtl/>
              </w:rPr>
            </w:rPrChange>
          </w:rPr>
          <w:t xml:space="preserve"> </w:t>
        </w:r>
        <w:r w:rsidRPr="008223DB">
          <w:rPr>
            <w:rFonts w:cs="B Nazanin" w:hint="eastAsia"/>
            <w:b/>
            <w:bCs/>
            <w:sz w:val="24"/>
            <w:szCs w:val="24"/>
            <w:rtl/>
            <w:rPrChange w:id="1178" w:author="غزاله عرفانیان" w:date="2025-07-14T12:42:00Z" w16du:dateUtc="2025-07-14T09:12:00Z">
              <w:rPr>
                <w:rFonts w:hint="eastAsia"/>
                <w:rtl/>
              </w:rPr>
            </w:rPrChange>
          </w:rPr>
          <w:t>و</w:t>
        </w:r>
        <w:r w:rsidRPr="008223DB">
          <w:rPr>
            <w:rFonts w:cs="B Nazanin"/>
            <w:b/>
            <w:bCs/>
            <w:sz w:val="24"/>
            <w:szCs w:val="24"/>
            <w:rtl/>
            <w:rPrChange w:id="1179" w:author="غزاله عرفانیان" w:date="2025-07-14T12:42:00Z" w16du:dateUtc="2025-07-14T09:12:00Z">
              <w:rPr>
                <w:rtl/>
              </w:rPr>
            </w:rPrChange>
          </w:rPr>
          <w:t xml:space="preserve"> </w:t>
        </w:r>
        <w:r w:rsidRPr="008223DB">
          <w:rPr>
            <w:rFonts w:cs="B Nazanin" w:hint="eastAsia"/>
            <w:b/>
            <w:bCs/>
            <w:sz w:val="24"/>
            <w:szCs w:val="24"/>
            <w:rtl/>
            <w:rPrChange w:id="1180" w:author="غزاله عرفانیان" w:date="2025-07-14T12:42:00Z" w16du:dateUtc="2025-07-14T09:12:00Z">
              <w:rPr>
                <w:rFonts w:hint="eastAsia"/>
                <w:rtl/>
              </w:rPr>
            </w:rPrChange>
          </w:rPr>
          <w:t>نمونه</w:t>
        </w:r>
        <w:r w:rsidRPr="008223DB">
          <w:rPr>
            <w:rFonts w:cs="B Nazanin"/>
            <w:b/>
            <w:bCs/>
            <w:sz w:val="24"/>
            <w:szCs w:val="24"/>
            <w:rtl/>
            <w:rPrChange w:id="1181" w:author="غزاله عرفانیان" w:date="2025-07-14T12:42:00Z" w16du:dateUtc="2025-07-14T09:12:00Z">
              <w:rPr>
                <w:rtl/>
              </w:rPr>
            </w:rPrChange>
          </w:rPr>
          <w:t xml:space="preserve"> </w:t>
        </w:r>
        <w:r w:rsidRPr="008223DB">
          <w:rPr>
            <w:rFonts w:cs="B Nazanin" w:hint="eastAsia"/>
            <w:b/>
            <w:bCs/>
            <w:sz w:val="24"/>
            <w:szCs w:val="24"/>
            <w:rtl/>
            <w:rPrChange w:id="1182" w:author="غزاله عرفانیان" w:date="2025-07-14T12:42:00Z" w16du:dateUtc="2025-07-14T09:12:00Z">
              <w:rPr>
                <w:rFonts w:hint="eastAsia"/>
                <w:rtl/>
              </w:rPr>
            </w:rPrChange>
          </w:rPr>
          <w:t>پژوهش</w:t>
        </w:r>
      </w:moveTo>
    </w:p>
    <w:p w14:paraId="754B510C" w14:textId="77777777" w:rsidR="00E61291" w:rsidRPr="008223DB" w:rsidRDefault="00E61291">
      <w:pPr>
        <w:bidi/>
        <w:spacing w:line="276" w:lineRule="auto"/>
        <w:ind w:left="360"/>
        <w:jc w:val="both"/>
        <w:rPr>
          <w:moveTo w:id="1183" w:author="غزاله عرفانیان" w:date="2025-07-01T07:37:00Z" w16du:dateUtc="2025-07-01T04:07:00Z"/>
          <w:rFonts w:cs="B Nazanin"/>
          <w:sz w:val="24"/>
          <w:szCs w:val="24"/>
          <w:rtl/>
          <w:rPrChange w:id="1184" w:author="غزاله عرفانیان" w:date="2025-07-14T12:42:00Z" w16du:dateUtc="2025-07-14T09:12:00Z">
            <w:rPr>
              <w:moveTo w:id="1185" w:author="غزاله عرفانیان" w:date="2025-07-01T07:37:00Z" w16du:dateUtc="2025-07-01T04:07:00Z"/>
              <w:rtl/>
            </w:rPr>
          </w:rPrChange>
        </w:rPr>
        <w:pPrChange w:id="1186" w:author="غزاله عرفانیان" w:date="2025-07-14T12:42:00Z" w16du:dateUtc="2025-07-14T09:12:00Z">
          <w:pPr>
            <w:pStyle w:val="ListParagraph"/>
            <w:numPr>
              <w:numId w:val="10"/>
            </w:numPr>
            <w:tabs>
              <w:tab w:val="num" w:pos="720"/>
            </w:tabs>
            <w:bidi/>
            <w:spacing w:line="276" w:lineRule="auto"/>
            <w:ind w:hanging="360"/>
            <w:jc w:val="both"/>
          </w:pPr>
        </w:pPrChange>
      </w:pPr>
      <w:moveTo w:id="1187" w:author="غزاله عرفانیان" w:date="2025-07-01T07:37:00Z" w16du:dateUtc="2025-07-01T04:07:00Z">
        <w:r w:rsidRPr="008223DB">
          <w:rPr>
            <w:rFonts w:cs="B Nazanin" w:hint="eastAsia"/>
            <w:sz w:val="24"/>
            <w:szCs w:val="24"/>
            <w:rtl/>
            <w:rPrChange w:id="1188" w:author="غزاله عرفانیان" w:date="2025-07-14T12:42:00Z" w16du:dateUtc="2025-07-14T09:12:00Z">
              <w:rPr>
                <w:rFonts w:hint="eastAsia"/>
                <w:rtl/>
              </w:rPr>
            </w:rPrChange>
          </w:rPr>
          <w:t>در</w:t>
        </w:r>
        <w:r w:rsidRPr="008223DB">
          <w:rPr>
            <w:rFonts w:cs="B Nazanin"/>
            <w:sz w:val="24"/>
            <w:szCs w:val="24"/>
            <w:rtl/>
            <w:rPrChange w:id="1189" w:author="غزاله عرفانیان" w:date="2025-07-14T12:42:00Z" w16du:dateUtc="2025-07-14T09:12:00Z">
              <w:rPr>
                <w:rtl/>
              </w:rPr>
            </w:rPrChange>
          </w:rPr>
          <w:t xml:space="preserve"> </w:t>
        </w:r>
        <w:r w:rsidRPr="008223DB">
          <w:rPr>
            <w:rFonts w:cs="B Nazanin" w:hint="eastAsia"/>
            <w:sz w:val="24"/>
            <w:szCs w:val="24"/>
            <w:rtl/>
            <w:rPrChange w:id="1190" w:author="غزاله عرفانیان" w:date="2025-07-14T12:42:00Z" w16du:dateUtc="2025-07-14T09:12:00Z">
              <w:rPr>
                <w:rFonts w:hint="eastAsia"/>
                <w:rtl/>
              </w:rPr>
            </w:rPrChange>
          </w:rPr>
          <w:t>ا</w:t>
        </w:r>
        <w:r w:rsidRPr="008223DB">
          <w:rPr>
            <w:rFonts w:cs="B Nazanin" w:hint="cs"/>
            <w:sz w:val="24"/>
            <w:szCs w:val="24"/>
            <w:rtl/>
            <w:rPrChange w:id="1191" w:author="غزاله عرفانیان" w:date="2025-07-14T12:42:00Z" w16du:dateUtc="2025-07-14T09:12:00Z">
              <w:rPr>
                <w:rFonts w:hint="cs"/>
                <w:rtl/>
              </w:rPr>
            </w:rPrChange>
          </w:rPr>
          <w:t>ی</w:t>
        </w:r>
        <w:r w:rsidRPr="008223DB">
          <w:rPr>
            <w:rFonts w:cs="B Nazanin" w:hint="eastAsia"/>
            <w:sz w:val="24"/>
            <w:szCs w:val="24"/>
            <w:rtl/>
            <w:rPrChange w:id="1192" w:author="غزاله عرفانیان" w:date="2025-07-14T12:42:00Z" w16du:dateUtc="2025-07-14T09:12:00Z">
              <w:rPr>
                <w:rFonts w:hint="eastAsia"/>
                <w:rtl/>
              </w:rPr>
            </w:rPrChange>
          </w:rPr>
          <w:t>ن</w:t>
        </w:r>
        <w:r w:rsidRPr="008223DB">
          <w:rPr>
            <w:rFonts w:cs="B Nazanin"/>
            <w:sz w:val="24"/>
            <w:szCs w:val="24"/>
            <w:rtl/>
            <w:rPrChange w:id="1193" w:author="غزاله عرفانیان" w:date="2025-07-14T12:42:00Z" w16du:dateUtc="2025-07-14T09:12:00Z">
              <w:rPr>
                <w:rtl/>
              </w:rPr>
            </w:rPrChange>
          </w:rPr>
          <w:t xml:space="preserve"> </w:t>
        </w:r>
        <w:r w:rsidRPr="008223DB">
          <w:rPr>
            <w:rFonts w:cs="B Nazanin" w:hint="eastAsia"/>
            <w:sz w:val="24"/>
            <w:szCs w:val="24"/>
            <w:rtl/>
            <w:rPrChange w:id="1194" w:author="غزاله عرفانیان" w:date="2025-07-14T12:42:00Z" w16du:dateUtc="2025-07-14T09:12:00Z">
              <w:rPr>
                <w:rFonts w:hint="eastAsia"/>
                <w:rtl/>
              </w:rPr>
            </w:rPrChange>
          </w:rPr>
          <w:t>پژوهش،</w:t>
        </w:r>
        <w:r w:rsidRPr="008223DB">
          <w:rPr>
            <w:rFonts w:cs="B Nazanin"/>
            <w:sz w:val="24"/>
            <w:szCs w:val="24"/>
            <w:rtl/>
            <w:rPrChange w:id="1195" w:author="غزاله عرفانیان" w:date="2025-07-14T12:42:00Z" w16du:dateUtc="2025-07-14T09:12:00Z">
              <w:rPr>
                <w:rtl/>
              </w:rPr>
            </w:rPrChange>
          </w:rPr>
          <w:t xml:space="preserve"> </w:t>
        </w:r>
        <w:r w:rsidRPr="008223DB">
          <w:rPr>
            <w:rFonts w:cs="B Nazanin" w:hint="eastAsia"/>
            <w:sz w:val="24"/>
            <w:szCs w:val="24"/>
            <w:rtl/>
            <w:rPrChange w:id="1196" w:author="غزاله عرفانیان" w:date="2025-07-14T12:42:00Z" w16du:dateUtc="2025-07-14T09:12:00Z">
              <w:rPr>
                <w:rFonts w:hint="eastAsia"/>
                <w:rtl/>
              </w:rPr>
            </w:rPrChange>
          </w:rPr>
          <w:t>جامعه</w:t>
        </w:r>
        <w:r w:rsidRPr="008223DB">
          <w:rPr>
            <w:rFonts w:cs="B Nazanin"/>
            <w:sz w:val="24"/>
            <w:szCs w:val="24"/>
            <w:rtl/>
            <w:rPrChange w:id="1197" w:author="غزاله عرفانیان" w:date="2025-07-14T12:42:00Z" w16du:dateUtc="2025-07-14T09:12:00Z">
              <w:rPr>
                <w:rtl/>
              </w:rPr>
            </w:rPrChange>
          </w:rPr>
          <w:t xml:space="preserve"> </w:t>
        </w:r>
        <w:r w:rsidRPr="008223DB">
          <w:rPr>
            <w:rFonts w:cs="B Nazanin" w:hint="eastAsia"/>
            <w:sz w:val="24"/>
            <w:szCs w:val="24"/>
            <w:rtl/>
            <w:rPrChange w:id="1198" w:author="غزاله عرفانیان" w:date="2025-07-14T12:42:00Z" w16du:dateUtc="2025-07-14T09:12:00Z">
              <w:rPr>
                <w:rFonts w:hint="eastAsia"/>
                <w:rtl/>
              </w:rPr>
            </w:rPrChange>
          </w:rPr>
          <w:t>آمار</w:t>
        </w:r>
        <w:r w:rsidRPr="008223DB">
          <w:rPr>
            <w:rFonts w:cs="B Nazanin" w:hint="cs"/>
            <w:sz w:val="24"/>
            <w:szCs w:val="24"/>
            <w:rtl/>
            <w:rPrChange w:id="1199" w:author="غزاله عرفانیان" w:date="2025-07-14T12:42:00Z" w16du:dateUtc="2025-07-14T09:12:00Z">
              <w:rPr>
                <w:rFonts w:hint="cs"/>
                <w:rtl/>
              </w:rPr>
            </w:rPrChange>
          </w:rPr>
          <w:t>ی</w:t>
        </w:r>
        <w:r w:rsidRPr="008223DB">
          <w:rPr>
            <w:rFonts w:cs="B Nazanin"/>
            <w:sz w:val="24"/>
            <w:szCs w:val="24"/>
            <w:rtl/>
            <w:rPrChange w:id="1200" w:author="غزاله عرفانیان" w:date="2025-07-14T12:42:00Z" w16du:dateUtc="2025-07-14T09:12:00Z">
              <w:rPr>
                <w:rtl/>
              </w:rPr>
            </w:rPrChange>
          </w:rPr>
          <w:t xml:space="preserve"> </w:t>
        </w:r>
        <w:r w:rsidRPr="008223DB">
          <w:rPr>
            <w:rFonts w:cs="B Nazanin" w:hint="eastAsia"/>
            <w:sz w:val="24"/>
            <w:szCs w:val="24"/>
            <w:rtl/>
            <w:rPrChange w:id="1201" w:author="غزاله عرفانیان" w:date="2025-07-14T12:42:00Z" w16du:dateUtc="2025-07-14T09:12:00Z">
              <w:rPr>
                <w:rFonts w:hint="eastAsia"/>
                <w:rtl/>
              </w:rPr>
            </w:rPrChange>
          </w:rPr>
          <w:t>شامل</w:t>
        </w:r>
        <w:r w:rsidRPr="008223DB">
          <w:rPr>
            <w:rFonts w:cs="B Nazanin"/>
            <w:sz w:val="24"/>
            <w:szCs w:val="24"/>
            <w:rtl/>
            <w:rPrChange w:id="1202" w:author="غزاله عرفانیان" w:date="2025-07-14T12:42:00Z" w16du:dateUtc="2025-07-14T09:12:00Z">
              <w:rPr>
                <w:rtl/>
              </w:rPr>
            </w:rPrChange>
          </w:rPr>
          <w:t xml:space="preserve"> </w:t>
        </w:r>
        <w:r w:rsidRPr="008223DB">
          <w:rPr>
            <w:rFonts w:cs="B Nazanin" w:hint="eastAsia"/>
            <w:sz w:val="24"/>
            <w:szCs w:val="24"/>
            <w:rtl/>
            <w:rPrChange w:id="1203" w:author="غزاله عرفانیان" w:date="2025-07-14T12:42:00Z" w16du:dateUtc="2025-07-14T09:12:00Z">
              <w:rPr>
                <w:rFonts w:hint="eastAsia"/>
                <w:rtl/>
              </w:rPr>
            </w:rPrChange>
          </w:rPr>
          <w:t>تمام</w:t>
        </w:r>
        <w:r w:rsidRPr="008223DB">
          <w:rPr>
            <w:rFonts w:cs="B Nazanin"/>
            <w:sz w:val="24"/>
            <w:szCs w:val="24"/>
            <w:rtl/>
            <w:rPrChange w:id="1204" w:author="غزاله عرفانیان" w:date="2025-07-14T12:42:00Z" w16du:dateUtc="2025-07-14T09:12:00Z">
              <w:rPr>
                <w:rtl/>
              </w:rPr>
            </w:rPrChange>
          </w:rPr>
          <w:t xml:space="preserve"> </w:t>
        </w:r>
        <w:r w:rsidRPr="008223DB">
          <w:rPr>
            <w:rFonts w:cs="B Nazanin" w:hint="eastAsia"/>
            <w:sz w:val="24"/>
            <w:szCs w:val="24"/>
            <w:rtl/>
            <w:rPrChange w:id="1205" w:author="غزاله عرفانیان" w:date="2025-07-14T12:42:00Z" w16du:dateUtc="2025-07-14T09:12:00Z">
              <w:rPr>
                <w:rFonts w:hint="eastAsia"/>
                <w:rtl/>
              </w:rPr>
            </w:rPrChange>
          </w:rPr>
          <w:t>عناو</w:t>
        </w:r>
        <w:r w:rsidRPr="008223DB">
          <w:rPr>
            <w:rFonts w:cs="B Nazanin" w:hint="cs"/>
            <w:sz w:val="24"/>
            <w:szCs w:val="24"/>
            <w:rtl/>
            <w:rPrChange w:id="1206" w:author="غزاله عرفانیان" w:date="2025-07-14T12:42:00Z" w16du:dateUtc="2025-07-14T09:12:00Z">
              <w:rPr>
                <w:rFonts w:hint="cs"/>
                <w:rtl/>
              </w:rPr>
            </w:rPrChange>
          </w:rPr>
          <w:t>ی</w:t>
        </w:r>
        <w:r w:rsidRPr="008223DB">
          <w:rPr>
            <w:rFonts w:cs="B Nazanin" w:hint="eastAsia"/>
            <w:sz w:val="24"/>
            <w:szCs w:val="24"/>
            <w:rtl/>
            <w:rPrChange w:id="1207" w:author="غزاله عرفانیان" w:date="2025-07-14T12:42:00Z" w16du:dateUtc="2025-07-14T09:12:00Z">
              <w:rPr>
                <w:rFonts w:hint="eastAsia"/>
                <w:rtl/>
              </w:rPr>
            </w:rPrChange>
          </w:rPr>
          <w:t>ن،</w:t>
        </w:r>
        <w:r w:rsidRPr="008223DB">
          <w:rPr>
            <w:rFonts w:cs="B Nazanin"/>
            <w:sz w:val="24"/>
            <w:szCs w:val="24"/>
            <w:rtl/>
            <w:rPrChange w:id="1208" w:author="غزاله عرفانیان" w:date="2025-07-14T12:42:00Z" w16du:dateUtc="2025-07-14T09:12:00Z">
              <w:rPr>
                <w:rtl/>
              </w:rPr>
            </w:rPrChange>
          </w:rPr>
          <w:t xml:space="preserve"> </w:t>
        </w:r>
        <w:r w:rsidRPr="008223DB">
          <w:rPr>
            <w:rFonts w:cs="B Nazanin" w:hint="eastAsia"/>
            <w:sz w:val="24"/>
            <w:szCs w:val="24"/>
            <w:rtl/>
            <w:rPrChange w:id="1209" w:author="غزاله عرفانیان" w:date="2025-07-14T12:42:00Z" w16du:dateUtc="2025-07-14T09:12:00Z">
              <w:rPr>
                <w:rFonts w:hint="eastAsia"/>
                <w:rtl/>
              </w:rPr>
            </w:rPrChange>
          </w:rPr>
          <w:t>چک</w:t>
        </w:r>
        <w:r w:rsidRPr="008223DB">
          <w:rPr>
            <w:rFonts w:cs="B Nazanin" w:hint="cs"/>
            <w:sz w:val="24"/>
            <w:szCs w:val="24"/>
            <w:rtl/>
            <w:rPrChange w:id="1210" w:author="غزاله عرفانیان" w:date="2025-07-14T12:42:00Z" w16du:dateUtc="2025-07-14T09:12:00Z">
              <w:rPr>
                <w:rFonts w:hint="cs"/>
                <w:rtl/>
              </w:rPr>
            </w:rPrChange>
          </w:rPr>
          <w:t>ی</w:t>
        </w:r>
        <w:r w:rsidRPr="008223DB">
          <w:rPr>
            <w:rFonts w:cs="B Nazanin" w:hint="eastAsia"/>
            <w:sz w:val="24"/>
            <w:szCs w:val="24"/>
            <w:rtl/>
            <w:rPrChange w:id="1211" w:author="غزاله عرفانیان" w:date="2025-07-14T12:42:00Z" w16du:dateUtc="2025-07-14T09:12:00Z">
              <w:rPr>
                <w:rFonts w:hint="eastAsia"/>
                <w:rtl/>
              </w:rPr>
            </w:rPrChange>
          </w:rPr>
          <w:t>ده‌ها،</w:t>
        </w:r>
        <w:r w:rsidRPr="008223DB">
          <w:rPr>
            <w:rFonts w:cs="B Nazanin"/>
            <w:sz w:val="24"/>
            <w:szCs w:val="24"/>
            <w:rtl/>
            <w:rPrChange w:id="1212" w:author="غزاله عرفانیان" w:date="2025-07-14T12:42:00Z" w16du:dateUtc="2025-07-14T09:12:00Z">
              <w:rPr>
                <w:rtl/>
              </w:rPr>
            </w:rPrChange>
          </w:rPr>
          <w:t xml:space="preserve"> </w:t>
        </w:r>
        <w:r w:rsidRPr="008223DB">
          <w:rPr>
            <w:rFonts w:cs="B Nazanin" w:hint="eastAsia"/>
            <w:sz w:val="24"/>
            <w:szCs w:val="24"/>
            <w:rtl/>
            <w:rPrChange w:id="1213" w:author="غزاله عرفانیان" w:date="2025-07-14T12:42:00Z" w16du:dateUtc="2025-07-14T09:12:00Z">
              <w:rPr>
                <w:rFonts w:hint="eastAsia"/>
                <w:rtl/>
              </w:rPr>
            </w:rPrChange>
          </w:rPr>
          <w:t>و</w:t>
        </w:r>
        <w:r w:rsidRPr="008223DB">
          <w:rPr>
            <w:rFonts w:cs="B Nazanin"/>
            <w:sz w:val="24"/>
            <w:szCs w:val="24"/>
            <w:rtl/>
            <w:rPrChange w:id="1214" w:author="غزاله عرفانیان" w:date="2025-07-14T12:42:00Z" w16du:dateUtc="2025-07-14T09:12:00Z">
              <w:rPr>
                <w:rtl/>
              </w:rPr>
            </w:rPrChange>
          </w:rPr>
          <w:t xml:space="preserve"> </w:t>
        </w:r>
        <w:r w:rsidRPr="008223DB">
          <w:rPr>
            <w:rFonts w:cs="B Nazanin" w:hint="eastAsia"/>
            <w:sz w:val="24"/>
            <w:szCs w:val="24"/>
            <w:rtl/>
            <w:rPrChange w:id="1215" w:author="غزاله عرفانیان" w:date="2025-07-14T12:42:00Z" w16du:dateUtc="2025-07-14T09:12:00Z">
              <w:rPr>
                <w:rFonts w:hint="eastAsia"/>
                <w:rtl/>
              </w:rPr>
            </w:rPrChange>
          </w:rPr>
          <w:t>کل</w:t>
        </w:r>
        <w:r w:rsidRPr="008223DB">
          <w:rPr>
            <w:rFonts w:cs="B Nazanin" w:hint="cs"/>
            <w:sz w:val="24"/>
            <w:szCs w:val="24"/>
            <w:rtl/>
            <w:rPrChange w:id="1216" w:author="غزاله عرفانیان" w:date="2025-07-14T12:42:00Z" w16du:dateUtc="2025-07-14T09:12:00Z">
              <w:rPr>
                <w:rFonts w:hint="cs"/>
                <w:rtl/>
              </w:rPr>
            </w:rPrChange>
          </w:rPr>
          <w:t>ی</w:t>
        </w:r>
        <w:r w:rsidRPr="008223DB">
          <w:rPr>
            <w:rFonts w:cs="B Nazanin" w:hint="eastAsia"/>
            <w:sz w:val="24"/>
            <w:szCs w:val="24"/>
            <w:rtl/>
            <w:rPrChange w:id="1217" w:author="غزاله عرفانیان" w:date="2025-07-14T12:42:00Z" w16du:dateUtc="2025-07-14T09:12:00Z">
              <w:rPr>
                <w:rFonts w:hint="eastAsia"/>
                <w:rtl/>
              </w:rPr>
            </w:rPrChange>
          </w:rPr>
          <w:t>دواژه‌ها</w:t>
        </w:r>
        <w:r w:rsidRPr="008223DB">
          <w:rPr>
            <w:rFonts w:cs="B Nazanin" w:hint="cs"/>
            <w:sz w:val="24"/>
            <w:szCs w:val="24"/>
            <w:rtl/>
            <w:rPrChange w:id="1218" w:author="غزاله عرفانیان" w:date="2025-07-14T12:42:00Z" w16du:dateUtc="2025-07-14T09:12:00Z">
              <w:rPr>
                <w:rFonts w:hint="cs"/>
                <w:rtl/>
              </w:rPr>
            </w:rPrChange>
          </w:rPr>
          <w:t>ی</w:t>
        </w:r>
        <w:r w:rsidRPr="008223DB">
          <w:rPr>
            <w:rFonts w:cs="B Nazanin"/>
            <w:sz w:val="24"/>
            <w:szCs w:val="24"/>
            <w:rtl/>
            <w:rPrChange w:id="1219" w:author="غزاله عرفانیان" w:date="2025-07-14T12:42:00Z" w16du:dateUtc="2025-07-14T09:12:00Z">
              <w:rPr>
                <w:rtl/>
              </w:rPr>
            </w:rPrChange>
          </w:rPr>
          <w:t xml:space="preserve"> </w:t>
        </w:r>
        <w:r w:rsidRPr="008223DB">
          <w:rPr>
            <w:rFonts w:cs="B Nazanin" w:hint="eastAsia"/>
            <w:sz w:val="24"/>
            <w:szCs w:val="24"/>
            <w:rtl/>
            <w:rPrChange w:id="1220" w:author="غزاله عرفانیان" w:date="2025-07-14T12:42:00Z" w16du:dateUtc="2025-07-14T09:12:00Z">
              <w:rPr>
                <w:rFonts w:hint="eastAsia"/>
                <w:rtl/>
              </w:rPr>
            </w:rPrChange>
          </w:rPr>
          <w:t>پ</w:t>
        </w:r>
        <w:r w:rsidRPr="008223DB">
          <w:rPr>
            <w:rFonts w:cs="B Nazanin" w:hint="cs"/>
            <w:sz w:val="24"/>
            <w:szCs w:val="24"/>
            <w:rtl/>
            <w:rPrChange w:id="1221" w:author="غزاله عرفانیان" w:date="2025-07-14T12:42:00Z" w16du:dateUtc="2025-07-14T09:12:00Z">
              <w:rPr>
                <w:rFonts w:hint="cs"/>
                <w:rtl/>
              </w:rPr>
            </w:rPrChange>
          </w:rPr>
          <w:t>ی</w:t>
        </w:r>
        <w:r w:rsidRPr="008223DB">
          <w:rPr>
            <w:rFonts w:cs="B Nazanin" w:hint="eastAsia"/>
            <w:sz w:val="24"/>
            <w:szCs w:val="24"/>
            <w:rtl/>
            <w:rPrChange w:id="1222" w:author="غزاله عرفانیان" w:date="2025-07-14T12:42:00Z" w16du:dateUtc="2025-07-14T09:12:00Z">
              <w:rPr>
                <w:rFonts w:hint="eastAsia"/>
                <w:rtl/>
              </w:rPr>
            </w:rPrChange>
          </w:rPr>
          <w:t>شنهاد</w:t>
        </w:r>
        <w:r w:rsidRPr="008223DB">
          <w:rPr>
            <w:rFonts w:cs="B Nazanin" w:hint="cs"/>
            <w:sz w:val="24"/>
            <w:szCs w:val="24"/>
            <w:rtl/>
            <w:rPrChange w:id="1223" w:author="غزاله عرفانیان" w:date="2025-07-14T12:42:00Z" w16du:dateUtc="2025-07-14T09:12:00Z">
              <w:rPr>
                <w:rFonts w:hint="cs"/>
                <w:rtl/>
              </w:rPr>
            </w:rPrChange>
          </w:rPr>
          <w:t>ی</w:t>
        </w:r>
        <w:r w:rsidRPr="008223DB">
          <w:rPr>
            <w:rFonts w:cs="B Nazanin"/>
            <w:sz w:val="24"/>
            <w:szCs w:val="24"/>
            <w:rtl/>
            <w:rPrChange w:id="1224" w:author="غزاله عرفانیان" w:date="2025-07-14T12:42:00Z" w16du:dateUtc="2025-07-14T09:12:00Z">
              <w:rPr>
                <w:rtl/>
              </w:rPr>
            </w:rPrChange>
          </w:rPr>
          <w:t xml:space="preserve"> </w:t>
        </w:r>
        <w:r w:rsidRPr="008223DB">
          <w:rPr>
            <w:rFonts w:cs="B Nazanin" w:hint="eastAsia"/>
            <w:sz w:val="24"/>
            <w:szCs w:val="24"/>
            <w:rtl/>
            <w:rPrChange w:id="1225" w:author="غزاله عرفانیان" w:date="2025-07-14T12:42:00Z" w16du:dateUtc="2025-07-14T09:12:00Z">
              <w:rPr>
                <w:rFonts w:hint="eastAsia"/>
                <w:rtl/>
              </w:rPr>
            </w:rPrChange>
          </w:rPr>
          <w:t>پا</w:t>
        </w:r>
        <w:r w:rsidRPr="008223DB">
          <w:rPr>
            <w:rFonts w:cs="B Nazanin" w:hint="cs"/>
            <w:sz w:val="24"/>
            <w:szCs w:val="24"/>
            <w:rtl/>
            <w:rPrChange w:id="1226" w:author="غزاله عرفانیان" w:date="2025-07-14T12:42:00Z" w16du:dateUtc="2025-07-14T09:12:00Z">
              <w:rPr>
                <w:rFonts w:hint="cs"/>
                <w:rtl/>
              </w:rPr>
            </w:rPrChange>
          </w:rPr>
          <w:t>ی</w:t>
        </w:r>
        <w:r w:rsidRPr="008223DB">
          <w:rPr>
            <w:rFonts w:cs="B Nazanin" w:hint="eastAsia"/>
            <w:sz w:val="24"/>
            <w:szCs w:val="24"/>
            <w:rtl/>
            <w:rPrChange w:id="1227" w:author="غزاله عرفانیان" w:date="2025-07-14T12:42:00Z" w16du:dateUtc="2025-07-14T09:12:00Z">
              <w:rPr>
                <w:rFonts w:hint="eastAsia"/>
                <w:rtl/>
              </w:rPr>
            </w:rPrChange>
          </w:rPr>
          <w:t>ان‌نامه‌ها،</w:t>
        </w:r>
        <w:r w:rsidRPr="008223DB">
          <w:rPr>
            <w:rFonts w:cs="B Nazanin"/>
            <w:sz w:val="24"/>
            <w:szCs w:val="24"/>
            <w:rtl/>
            <w:rPrChange w:id="1228" w:author="غزاله عرفانیان" w:date="2025-07-14T12:42:00Z" w16du:dateUtc="2025-07-14T09:12:00Z">
              <w:rPr>
                <w:rtl/>
              </w:rPr>
            </w:rPrChange>
          </w:rPr>
          <w:t xml:space="preserve"> </w:t>
        </w:r>
        <w:r w:rsidRPr="008223DB">
          <w:rPr>
            <w:rFonts w:cs="B Nazanin" w:hint="eastAsia"/>
            <w:sz w:val="24"/>
            <w:szCs w:val="24"/>
            <w:rtl/>
            <w:rPrChange w:id="1229" w:author="غزاله عرفانیان" w:date="2025-07-14T12:42:00Z" w16du:dateUtc="2025-07-14T09:12:00Z">
              <w:rPr>
                <w:rFonts w:hint="eastAsia"/>
                <w:rtl/>
              </w:rPr>
            </w:rPrChange>
          </w:rPr>
          <w:t>رساله‌ها،</w:t>
        </w:r>
        <w:r w:rsidRPr="008223DB">
          <w:rPr>
            <w:rFonts w:cs="B Nazanin"/>
            <w:sz w:val="24"/>
            <w:szCs w:val="24"/>
            <w:rtl/>
            <w:rPrChange w:id="1230" w:author="غزاله عرفانیان" w:date="2025-07-14T12:42:00Z" w16du:dateUtc="2025-07-14T09:12:00Z">
              <w:rPr>
                <w:rtl/>
              </w:rPr>
            </w:rPrChange>
          </w:rPr>
          <w:t xml:space="preserve"> </w:t>
        </w:r>
        <w:r w:rsidRPr="008223DB">
          <w:rPr>
            <w:rFonts w:cs="B Nazanin" w:hint="eastAsia"/>
            <w:sz w:val="24"/>
            <w:szCs w:val="24"/>
            <w:rtl/>
            <w:rPrChange w:id="1231" w:author="غزاله عرفانیان" w:date="2025-07-14T12:42:00Z" w16du:dateUtc="2025-07-14T09:12:00Z">
              <w:rPr>
                <w:rFonts w:hint="eastAsia"/>
                <w:rtl/>
              </w:rPr>
            </w:rPrChange>
          </w:rPr>
          <w:t>و</w:t>
        </w:r>
        <w:r w:rsidRPr="008223DB">
          <w:rPr>
            <w:rFonts w:cs="B Nazanin"/>
            <w:sz w:val="24"/>
            <w:szCs w:val="24"/>
            <w:rtl/>
            <w:rPrChange w:id="1232" w:author="غزاله عرفانیان" w:date="2025-07-14T12:42:00Z" w16du:dateUtc="2025-07-14T09:12:00Z">
              <w:rPr>
                <w:rtl/>
              </w:rPr>
            </w:rPrChange>
          </w:rPr>
          <w:t xml:space="preserve"> </w:t>
        </w:r>
        <w:r w:rsidRPr="008223DB">
          <w:rPr>
            <w:rFonts w:cs="B Nazanin" w:hint="eastAsia"/>
            <w:sz w:val="24"/>
            <w:szCs w:val="24"/>
            <w:rtl/>
            <w:rPrChange w:id="1233" w:author="غزاله عرفانیان" w:date="2025-07-14T12:42:00Z" w16du:dateUtc="2025-07-14T09:12:00Z">
              <w:rPr>
                <w:rFonts w:hint="eastAsia"/>
                <w:rtl/>
              </w:rPr>
            </w:rPrChange>
          </w:rPr>
          <w:t>پ</w:t>
        </w:r>
        <w:r w:rsidRPr="008223DB">
          <w:rPr>
            <w:rFonts w:cs="B Nazanin" w:hint="cs"/>
            <w:sz w:val="24"/>
            <w:szCs w:val="24"/>
            <w:rtl/>
            <w:rPrChange w:id="1234" w:author="غزاله عرفانیان" w:date="2025-07-14T12:42:00Z" w16du:dateUtc="2025-07-14T09:12:00Z">
              <w:rPr>
                <w:rFonts w:hint="cs"/>
                <w:rtl/>
              </w:rPr>
            </w:rPrChange>
          </w:rPr>
          <w:t>ی</w:t>
        </w:r>
        <w:r w:rsidRPr="008223DB">
          <w:rPr>
            <w:rFonts w:cs="B Nazanin" w:hint="eastAsia"/>
            <w:sz w:val="24"/>
            <w:szCs w:val="24"/>
            <w:rtl/>
            <w:rPrChange w:id="1235" w:author="غزاله عرفانیان" w:date="2025-07-14T12:42:00Z" w16du:dateUtc="2025-07-14T09:12:00Z">
              <w:rPr>
                <w:rFonts w:hint="eastAsia"/>
                <w:rtl/>
              </w:rPr>
            </w:rPrChange>
          </w:rPr>
          <w:t>شنهادها</w:t>
        </w:r>
        <w:r w:rsidRPr="008223DB">
          <w:rPr>
            <w:rFonts w:cs="B Nazanin" w:hint="cs"/>
            <w:sz w:val="24"/>
            <w:szCs w:val="24"/>
            <w:rtl/>
            <w:rPrChange w:id="1236" w:author="غزاله عرفانیان" w:date="2025-07-14T12:42:00Z" w16du:dateUtc="2025-07-14T09:12:00Z">
              <w:rPr>
                <w:rFonts w:hint="cs"/>
                <w:rtl/>
              </w:rPr>
            </w:rPrChange>
          </w:rPr>
          <w:t>یی</w:t>
        </w:r>
        <w:r w:rsidRPr="008223DB">
          <w:rPr>
            <w:rFonts w:cs="B Nazanin"/>
            <w:sz w:val="24"/>
            <w:szCs w:val="24"/>
            <w:rtl/>
            <w:rPrChange w:id="1237" w:author="غزاله عرفانیان" w:date="2025-07-14T12:42:00Z" w16du:dateUtc="2025-07-14T09:12:00Z">
              <w:rPr>
                <w:rtl/>
              </w:rPr>
            </w:rPrChange>
          </w:rPr>
          <w:t xml:space="preserve"> </w:t>
        </w:r>
        <w:r w:rsidRPr="008223DB">
          <w:rPr>
            <w:rFonts w:cs="B Nazanin" w:hint="eastAsia"/>
            <w:sz w:val="24"/>
            <w:szCs w:val="24"/>
            <w:rtl/>
            <w:rPrChange w:id="1238" w:author="غزاله عرفانیان" w:date="2025-07-14T12:42:00Z" w16du:dateUtc="2025-07-14T09:12:00Z">
              <w:rPr>
                <w:rFonts w:hint="eastAsia"/>
                <w:rtl/>
              </w:rPr>
            </w:rPrChange>
          </w:rPr>
          <w:t>است</w:t>
        </w:r>
        <w:r w:rsidRPr="008223DB">
          <w:rPr>
            <w:rFonts w:cs="B Nazanin"/>
            <w:sz w:val="24"/>
            <w:szCs w:val="24"/>
            <w:rtl/>
            <w:rPrChange w:id="1239" w:author="غزاله عرفانیان" w:date="2025-07-14T12:42:00Z" w16du:dateUtc="2025-07-14T09:12:00Z">
              <w:rPr>
                <w:rtl/>
              </w:rPr>
            </w:rPrChange>
          </w:rPr>
          <w:t xml:space="preserve"> </w:t>
        </w:r>
        <w:r w:rsidRPr="008223DB">
          <w:rPr>
            <w:rFonts w:cs="B Nazanin" w:hint="eastAsia"/>
            <w:sz w:val="24"/>
            <w:szCs w:val="24"/>
            <w:rtl/>
            <w:rPrChange w:id="1240" w:author="غزاله عرفانیان" w:date="2025-07-14T12:42:00Z" w16du:dateUtc="2025-07-14T09:12:00Z">
              <w:rPr>
                <w:rFonts w:hint="eastAsia"/>
                <w:rtl/>
              </w:rPr>
            </w:rPrChange>
          </w:rPr>
          <w:t>که</w:t>
        </w:r>
        <w:r w:rsidRPr="008223DB">
          <w:rPr>
            <w:rFonts w:cs="B Nazanin"/>
            <w:sz w:val="24"/>
            <w:szCs w:val="24"/>
            <w:rtl/>
            <w:rPrChange w:id="1241" w:author="غزاله عرفانیان" w:date="2025-07-14T12:42:00Z" w16du:dateUtc="2025-07-14T09:12:00Z">
              <w:rPr>
                <w:rtl/>
              </w:rPr>
            </w:rPrChange>
          </w:rPr>
          <w:t xml:space="preserve"> </w:t>
        </w:r>
        <w:r w:rsidRPr="008223DB">
          <w:rPr>
            <w:rFonts w:cs="B Nazanin" w:hint="eastAsia"/>
            <w:sz w:val="24"/>
            <w:szCs w:val="24"/>
            <w:rtl/>
            <w:rPrChange w:id="1242" w:author="غزاله عرفانیان" w:date="2025-07-14T12:42:00Z" w16du:dateUtc="2025-07-14T09:12:00Z">
              <w:rPr>
                <w:rFonts w:hint="eastAsia"/>
                <w:rtl/>
              </w:rPr>
            </w:rPrChange>
          </w:rPr>
          <w:t>در</w:t>
        </w:r>
        <w:r w:rsidRPr="008223DB">
          <w:rPr>
            <w:rFonts w:cs="B Nazanin"/>
            <w:sz w:val="24"/>
            <w:szCs w:val="24"/>
            <w:rtl/>
            <w:rPrChange w:id="1243" w:author="غزاله عرفانیان" w:date="2025-07-14T12:42:00Z" w16du:dateUtc="2025-07-14T09:12:00Z">
              <w:rPr>
                <w:rtl/>
              </w:rPr>
            </w:rPrChange>
          </w:rPr>
          <w:t xml:space="preserve"> </w:t>
        </w:r>
        <w:r w:rsidRPr="008223DB">
          <w:rPr>
            <w:rFonts w:cs="B Nazanin" w:hint="eastAsia"/>
            <w:sz w:val="24"/>
            <w:szCs w:val="24"/>
            <w:rtl/>
            <w:rPrChange w:id="1244" w:author="غزاله عرفانیان" w:date="2025-07-14T12:42:00Z" w16du:dateUtc="2025-07-14T09:12:00Z">
              <w:rPr>
                <w:rFonts w:hint="eastAsia"/>
                <w:rtl/>
              </w:rPr>
            </w:rPrChange>
          </w:rPr>
          <w:t>رشته</w:t>
        </w:r>
        <w:r w:rsidRPr="008223DB">
          <w:rPr>
            <w:rFonts w:cs="B Nazanin"/>
            <w:sz w:val="24"/>
            <w:szCs w:val="24"/>
            <w:rtl/>
            <w:rPrChange w:id="1245" w:author="غزاله عرفانیان" w:date="2025-07-14T12:42:00Z" w16du:dateUtc="2025-07-14T09:12:00Z">
              <w:rPr>
                <w:rtl/>
              </w:rPr>
            </w:rPrChange>
          </w:rPr>
          <w:t xml:space="preserve"> </w:t>
        </w:r>
        <w:r w:rsidRPr="008223DB">
          <w:rPr>
            <w:rFonts w:cs="B Nazanin" w:hint="eastAsia"/>
            <w:sz w:val="24"/>
            <w:szCs w:val="24"/>
            <w:rtl/>
            <w:rPrChange w:id="1246" w:author="غزاله عرفانیان" w:date="2025-07-14T12:42:00Z" w16du:dateUtc="2025-07-14T09:12:00Z">
              <w:rPr>
                <w:rFonts w:hint="eastAsia"/>
                <w:rtl/>
              </w:rPr>
            </w:rPrChange>
          </w:rPr>
          <w:t>علم</w:t>
        </w:r>
        <w:r w:rsidRPr="008223DB">
          <w:rPr>
            <w:rFonts w:cs="B Nazanin"/>
            <w:sz w:val="24"/>
            <w:szCs w:val="24"/>
            <w:rtl/>
            <w:rPrChange w:id="1247" w:author="غزاله عرفانیان" w:date="2025-07-14T12:42:00Z" w16du:dateUtc="2025-07-14T09:12:00Z">
              <w:rPr>
                <w:rtl/>
              </w:rPr>
            </w:rPrChange>
          </w:rPr>
          <w:t xml:space="preserve"> </w:t>
        </w:r>
        <w:r w:rsidRPr="008223DB">
          <w:rPr>
            <w:rFonts w:cs="B Nazanin" w:hint="eastAsia"/>
            <w:sz w:val="24"/>
            <w:szCs w:val="24"/>
            <w:rtl/>
            <w:rPrChange w:id="1248" w:author="غزاله عرفانیان" w:date="2025-07-14T12:42:00Z" w16du:dateUtc="2025-07-14T09:12:00Z">
              <w:rPr>
                <w:rFonts w:hint="eastAsia"/>
                <w:rtl/>
              </w:rPr>
            </w:rPrChange>
          </w:rPr>
          <w:t>اطلاعات</w:t>
        </w:r>
        <w:r w:rsidRPr="008223DB">
          <w:rPr>
            <w:rFonts w:cs="B Nazanin"/>
            <w:sz w:val="24"/>
            <w:szCs w:val="24"/>
            <w:rtl/>
            <w:rPrChange w:id="1249" w:author="غزاله عرفانیان" w:date="2025-07-14T12:42:00Z" w16du:dateUtc="2025-07-14T09:12:00Z">
              <w:rPr>
                <w:rtl/>
              </w:rPr>
            </w:rPrChange>
          </w:rPr>
          <w:t xml:space="preserve"> </w:t>
        </w:r>
        <w:r w:rsidRPr="008223DB">
          <w:rPr>
            <w:rFonts w:cs="B Nazanin" w:hint="eastAsia"/>
            <w:sz w:val="24"/>
            <w:szCs w:val="24"/>
            <w:rtl/>
            <w:rPrChange w:id="1250" w:author="غزاله عرفانیان" w:date="2025-07-14T12:42:00Z" w16du:dateUtc="2025-07-14T09:12:00Z">
              <w:rPr>
                <w:rFonts w:hint="eastAsia"/>
                <w:rtl/>
              </w:rPr>
            </w:rPrChange>
          </w:rPr>
          <w:t>و</w:t>
        </w:r>
        <w:r w:rsidRPr="008223DB">
          <w:rPr>
            <w:rFonts w:cs="B Nazanin"/>
            <w:sz w:val="24"/>
            <w:szCs w:val="24"/>
            <w:rtl/>
            <w:rPrChange w:id="1251" w:author="غزاله عرفانیان" w:date="2025-07-14T12:42:00Z" w16du:dateUtc="2025-07-14T09:12:00Z">
              <w:rPr>
                <w:rtl/>
              </w:rPr>
            </w:rPrChange>
          </w:rPr>
          <w:t xml:space="preserve"> </w:t>
        </w:r>
        <w:r w:rsidRPr="008223DB">
          <w:rPr>
            <w:rFonts w:cs="B Nazanin" w:hint="eastAsia"/>
            <w:sz w:val="24"/>
            <w:szCs w:val="24"/>
            <w:rtl/>
            <w:rPrChange w:id="1252" w:author="غزاله عرفانیان" w:date="2025-07-14T12:42:00Z" w16du:dateUtc="2025-07-14T09:12:00Z">
              <w:rPr>
                <w:rFonts w:hint="eastAsia"/>
                <w:rtl/>
              </w:rPr>
            </w:rPrChange>
          </w:rPr>
          <w:t>دانش‌شناس</w:t>
        </w:r>
        <w:r w:rsidRPr="008223DB">
          <w:rPr>
            <w:rFonts w:cs="B Nazanin" w:hint="cs"/>
            <w:sz w:val="24"/>
            <w:szCs w:val="24"/>
            <w:rtl/>
            <w:rPrChange w:id="1253" w:author="غزاله عرفانیان" w:date="2025-07-14T12:42:00Z" w16du:dateUtc="2025-07-14T09:12:00Z">
              <w:rPr>
                <w:rFonts w:hint="cs"/>
                <w:rtl/>
              </w:rPr>
            </w:rPrChange>
          </w:rPr>
          <w:t>ی</w:t>
        </w:r>
        <w:r w:rsidRPr="008223DB">
          <w:rPr>
            <w:rFonts w:cs="B Nazanin"/>
            <w:sz w:val="24"/>
            <w:szCs w:val="24"/>
            <w:rtl/>
            <w:rPrChange w:id="1254" w:author="غزاله عرفانیان" w:date="2025-07-14T12:42:00Z" w16du:dateUtc="2025-07-14T09:12:00Z">
              <w:rPr>
                <w:rtl/>
              </w:rPr>
            </w:rPrChange>
          </w:rPr>
          <w:t xml:space="preserve"> </w:t>
        </w:r>
        <w:r w:rsidRPr="008223DB">
          <w:rPr>
            <w:rFonts w:cs="B Nazanin" w:hint="eastAsia"/>
            <w:sz w:val="24"/>
            <w:szCs w:val="24"/>
            <w:rtl/>
            <w:rPrChange w:id="1255" w:author="غزاله عرفانیان" w:date="2025-07-14T12:42:00Z" w16du:dateUtc="2025-07-14T09:12:00Z">
              <w:rPr>
                <w:rFonts w:hint="eastAsia"/>
                <w:rtl/>
              </w:rPr>
            </w:rPrChange>
          </w:rPr>
          <w:t>در</w:t>
        </w:r>
        <w:r w:rsidRPr="008223DB">
          <w:rPr>
            <w:rFonts w:cs="B Nazanin"/>
            <w:sz w:val="24"/>
            <w:szCs w:val="24"/>
            <w:rtl/>
            <w:rPrChange w:id="1256" w:author="غزاله عرفانیان" w:date="2025-07-14T12:42:00Z" w16du:dateUtc="2025-07-14T09:12:00Z">
              <w:rPr>
                <w:rtl/>
              </w:rPr>
            </w:rPrChange>
          </w:rPr>
          <w:t xml:space="preserve"> </w:t>
        </w:r>
        <w:r w:rsidRPr="008223DB">
          <w:rPr>
            <w:rFonts w:cs="B Nazanin" w:hint="eastAsia"/>
            <w:sz w:val="24"/>
            <w:szCs w:val="24"/>
            <w:rtl/>
            <w:rPrChange w:id="1257" w:author="غزاله عرفانیان" w:date="2025-07-14T12:42:00Z" w16du:dateUtc="2025-07-14T09:12:00Z">
              <w:rPr>
                <w:rFonts w:hint="eastAsia"/>
                <w:rtl/>
              </w:rPr>
            </w:rPrChange>
          </w:rPr>
          <w:t>ا</w:t>
        </w:r>
        <w:r w:rsidRPr="008223DB">
          <w:rPr>
            <w:rFonts w:cs="B Nazanin" w:hint="cs"/>
            <w:sz w:val="24"/>
            <w:szCs w:val="24"/>
            <w:rtl/>
            <w:rPrChange w:id="1258" w:author="غزاله عرفانیان" w:date="2025-07-14T12:42:00Z" w16du:dateUtc="2025-07-14T09:12:00Z">
              <w:rPr>
                <w:rFonts w:hint="cs"/>
                <w:rtl/>
              </w:rPr>
            </w:rPrChange>
          </w:rPr>
          <w:t>ی</w:t>
        </w:r>
        <w:r w:rsidRPr="008223DB">
          <w:rPr>
            <w:rFonts w:cs="B Nazanin" w:hint="eastAsia"/>
            <w:sz w:val="24"/>
            <w:szCs w:val="24"/>
            <w:rtl/>
            <w:rPrChange w:id="1259" w:author="غزاله عرفانیان" w:date="2025-07-14T12:42:00Z" w16du:dateUtc="2025-07-14T09:12:00Z">
              <w:rPr>
                <w:rFonts w:hint="eastAsia"/>
                <w:rtl/>
              </w:rPr>
            </w:rPrChange>
          </w:rPr>
          <w:t>رانداک</w:t>
        </w:r>
        <w:r w:rsidRPr="008223DB">
          <w:rPr>
            <w:rFonts w:cs="B Nazanin"/>
            <w:sz w:val="24"/>
            <w:szCs w:val="24"/>
            <w:rtl/>
            <w:rPrChange w:id="1260" w:author="غزاله عرفانیان" w:date="2025-07-14T12:42:00Z" w16du:dateUtc="2025-07-14T09:12:00Z">
              <w:rPr>
                <w:rtl/>
              </w:rPr>
            </w:rPrChange>
          </w:rPr>
          <w:t xml:space="preserve"> </w:t>
        </w:r>
        <w:r w:rsidRPr="008223DB">
          <w:rPr>
            <w:rFonts w:cs="B Nazanin" w:hint="eastAsia"/>
            <w:sz w:val="24"/>
            <w:szCs w:val="24"/>
            <w:rtl/>
            <w:rPrChange w:id="1261" w:author="غزاله عرفانیان" w:date="2025-07-14T12:42:00Z" w16du:dateUtc="2025-07-14T09:12:00Z">
              <w:rPr>
                <w:rFonts w:hint="eastAsia"/>
                <w:rtl/>
              </w:rPr>
            </w:rPrChange>
          </w:rPr>
          <w:t>منتشر</w:t>
        </w:r>
        <w:r w:rsidRPr="008223DB">
          <w:rPr>
            <w:rFonts w:cs="B Nazanin"/>
            <w:sz w:val="24"/>
            <w:szCs w:val="24"/>
            <w:rtl/>
            <w:rPrChange w:id="1262" w:author="غزاله عرفانیان" w:date="2025-07-14T12:42:00Z" w16du:dateUtc="2025-07-14T09:12:00Z">
              <w:rPr>
                <w:rtl/>
              </w:rPr>
            </w:rPrChange>
          </w:rPr>
          <w:t xml:space="preserve"> </w:t>
        </w:r>
        <w:r w:rsidRPr="008223DB">
          <w:rPr>
            <w:rFonts w:cs="B Nazanin" w:hint="eastAsia"/>
            <w:sz w:val="24"/>
            <w:szCs w:val="24"/>
            <w:rtl/>
            <w:rPrChange w:id="1263" w:author="غزاله عرفانیان" w:date="2025-07-14T12:42:00Z" w16du:dateUtc="2025-07-14T09:12:00Z">
              <w:rPr>
                <w:rFonts w:hint="eastAsia"/>
                <w:rtl/>
              </w:rPr>
            </w:rPrChange>
          </w:rPr>
          <w:t>شده‌اند</w:t>
        </w:r>
        <w:r w:rsidRPr="008223DB">
          <w:rPr>
            <w:rFonts w:cs="B Nazanin"/>
            <w:sz w:val="24"/>
            <w:szCs w:val="24"/>
            <w:rtl/>
            <w:rPrChange w:id="1264" w:author="غزاله عرفانیان" w:date="2025-07-14T12:42:00Z" w16du:dateUtc="2025-07-14T09:12:00Z">
              <w:rPr>
                <w:rtl/>
              </w:rPr>
            </w:rPrChange>
          </w:rPr>
          <w:t xml:space="preserve">. </w:t>
        </w:r>
        <w:r w:rsidRPr="008223DB">
          <w:rPr>
            <w:rFonts w:cs="B Nazanin" w:hint="eastAsia"/>
            <w:sz w:val="24"/>
            <w:szCs w:val="24"/>
            <w:rtl/>
            <w:rPrChange w:id="1265" w:author="غزاله عرفانیان" w:date="2025-07-14T12:42:00Z" w16du:dateUtc="2025-07-14T09:12:00Z">
              <w:rPr>
                <w:rFonts w:hint="eastAsia"/>
                <w:rtl/>
              </w:rPr>
            </w:rPrChange>
          </w:rPr>
          <w:t>مجموعاً</w:t>
        </w:r>
        <w:r w:rsidRPr="008223DB">
          <w:rPr>
            <w:rFonts w:cs="B Nazanin"/>
            <w:sz w:val="24"/>
            <w:szCs w:val="24"/>
            <w:rtl/>
            <w:rPrChange w:id="1266" w:author="غزاله عرفانیان" w:date="2025-07-14T12:42:00Z" w16du:dateUtc="2025-07-14T09:12:00Z">
              <w:rPr>
                <w:rtl/>
              </w:rPr>
            </w:rPrChange>
          </w:rPr>
          <w:t xml:space="preserve"> </w:t>
        </w:r>
        <w:r w:rsidRPr="008223DB">
          <w:rPr>
            <w:rFonts w:cs="B Nazanin"/>
            <w:sz w:val="24"/>
            <w:szCs w:val="24"/>
            <w:rtl/>
            <w:lang w:bidi="fa-IR"/>
            <w:rPrChange w:id="1267" w:author="غزاله عرفانیان" w:date="2025-07-14T12:42:00Z" w16du:dateUtc="2025-07-14T09:12:00Z">
              <w:rPr>
                <w:rtl/>
                <w:lang w:bidi="fa-IR"/>
              </w:rPr>
            </w:rPrChange>
          </w:rPr>
          <w:t>۳۵۰۸</w:t>
        </w:r>
        <w:r w:rsidRPr="008223DB">
          <w:rPr>
            <w:rFonts w:cs="B Nazanin"/>
            <w:sz w:val="24"/>
            <w:szCs w:val="24"/>
            <w:rtl/>
            <w:rPrChange w:id="1268" w:author="غزاله عرفانیان" w:date="2025-07-14T12:42:00Z" w16du:dateUtc="2025-07-14T09:12:00Z">
              <w:rPr>
                <w:rtl/>
              </w:rPr>
            </w:rPrChange>
          </w:rPr>
          <w:t xml:space="preserve"> </w:t>
        </w:r>
        <w:r w:rsidRPr="008223DB">
          <w:rPr>
            <w:rFonts w:cs="B Nazanin" w:hint="eastAsia"/>
            <w:sz w:val="24"/>
            <w:szCs w:val="24"/>
            <w:rtl/>
            <w:rPrChange w:id="1269" w:author="غزاله عرفانیان" w:date="2025-07-14T12:42:00Z" w16du:dateUtc="2025-07-14T09:12:00Z">
              <w:rPr>
                <w:rFonts w:hint="eastAsia"/>
                <w:rtl/>
              </w:rPr>
            </w:rPrChange>
          </w:rPr>
          <w:t>پا</w:t>
        </w:r>
        <w:r w:rsidRPr="008223DB">
          <w:rPr>
            <w:rFonts w:cs="B Nazanin" w:hint="cs"/>
            <w:sz w:val="24"/>
            <w:szCs w:val="24"/>
            <w:rtl/>
            <w:rPrChange w:id="1270" w:author="غزاله عرفانیان" w:date="2025-07-14T12:42:00Z" w16du:dateUtc="2025-07-14T09:12:00Z">
              <w:rPr>
                <w:rFonts w:hint="cs"/>
                <w:rtl/>
              </w:rPr>
            </w:rPrChange>
          </w:rPr>
          <w:t>ی</w:t>
        </w:r>
        <w:r w:rsidRPr="008223DB">
          <w:rPr>
            <w:rFonts w:cs="B Nazanin" w:hint="eastAsia"/>
            <w:sz w:val="24"/>
            <w:szCs w:val="24"/>
            <w:rtl/>
            <w:rPrChange w:id="1271" w:author="غزاله عرفانیان" w:date="2025-07-14T12:42:00Z" w16du:dateUtc="2025-07-14T09:12:00Z">
              <w:rPr>
                <w:rFonts w:hint="eastAsia"/>
                <w:rtl/>
              </w:rPr>
            </w:rPrChange>
          </w:rPr>
          <w:t>ان‌نامه،</w:t>
        </w:r>
        <w:r w:rsidRPr="008223DB">
          <w:rPr>
            <w:rFonts w:cs="B Nazanin"/>
            <w:sz w:val="24"/>
            <w:szCs w:val="24"/>
            <w:rtl/>
            <w:rPrChange w:id="1272" w:author="غزاله عرفانیان" w:date="2025-07-14T12:42:00Z" w16du:dateUtc="2025-07-14T09:12:00Z">
              <w:rPr>
                <w:rtl/>
              </w:rPr>
            </w:rPrChange>
          </w:rPr>
          <w:t xml:space="preserve"> </w:t>
        </w:r>
        <w:r w:rsidRPr="008223DB">
          <w:rPr>
            <w:rFonts w:cs="B Nazanin" w:hint="eastAsia"/>
            <w:sz w:val="24"/>
            <w:szCs w:val="24"/>
            <w:rtl/>
            <w:rPrChange w:id="1273" w:author="غزاله عرفانیان" w:date="2025-07-14T12:42:00Z" w16du:dateUtc="2025-07-14T09:12:00Z">
              <w:rPr>
                <w:rFonts w:hint="eastAsia"/>
                <w:rtl/>
              </w:rPr>
            </w:rPrChange>
          </w:rPr>
          <w:t>رساله،</w:t>
        </w:r>
        <w:r w:rsidRPr="008223DB">
          <w:rPr>
            <w:rFonts w:cs="B Nazanin"/>
            <w:sz w:val="24"/>
            <w:szCs w:val="24"/>
            <w:rtl/>
            <w:rPrChange w:id="1274" w:author="غزاله عرفانیان" w:date="2025-07-14T12:42:00Z" w16du:dateUtc="2025-07-14T09:12:00Z">
              <w:rPr>
                <w:rtl/>
              </w:rPr>
            </w:rPrChange>
          </w:rPr>
          <w:t xml:space="preserve"> </w:t>
        </w:r>
        <w:r w:rsidRPr="008223DB">
          <w:rPr>
            <w:rFonts w:cs="B Nazanin" w:hint="eastAsia"/>
            <w:sz w:val="24"/>
            <w:szCs w:val="24"/>
            <w:rtl/>
            <w:rPrChange w:id="1275" w:author="غزاله عرفانیان" w:date="2025-07-14T12:42:00Z" w16du:dateUtc="2025-07-14T09:12:00Z">
              <w:rPr>
                <w:rFonts w:hint="eastAsia"/>
                <w:rtl/>
              </w:rPr>
            </w:rPrChange>
          </w:rPr>
          <w:t>و</w:t>
        </w:r>
        <w:r w:rsidRPr="008223DB">
          <w:rPr>
            <w:rFonts w:cs="B Nazanin"/>
            <w:sz w:val="24"/>
            <w:szCs w:val="24"/>
            <w:rtl/>
            <w:rPrChange w:id="1276" w:author="غزاله عرفانیان" w:date="2025-07-14T12:42:00Z" w16du:dateUtc="2025-07-14T09:12:00Z">
              <w:rPr>
                <w:rtl/>
              </w:rPr>
            </w:rPrChange>
          </w:rPr>
          <w:t xml:space="preserve"> </w:t>
        </w:r>
        <w:r w:rsidRPr="008223DB">
          <w:rPr>
            <w:rFonts w:cs="B Nazanin" w:hint="eastAsia"/>
            <w:sz w:val="24"/>
            <w:szCs w:val="24"/>
            <w:rtl/>
            <w:rPrChange w:id="1277" w:author="غزاله عرفانیان" w:date="2025-07-14T12:42:00Z" w16du:dateUtc="2025-07-14T09:12:00Z">
              <w:rPr>
                <w:rFonts w:hint="eastAsia"/>
                <w:rtl/>
              </w:rPr>
            </w:rPrChange>
          </w:rPr>
          <w:t>پ</w:t>
        </w:r>
        <w:r w:rsidRPr="008223DB">
          <w:rPr>
            <w:rFonts w:cs="B Nazanin" w:hint="cs"/>
            <w:sz w:val="24"/>
            <w:szCs w:val="24"/>
            <w:rtl/>
            <w:rPrChange w:id="1278" w:author="غزاله عرفانیان" w:date="2025-07-14T12:42:00Z" w16du:dateUtc="2025-07-14T09:12:00Z">
              <w:rPr>
                <w:rFonts w:hint="cs"/>
                <w:rtl/>
              </w:rPr>
            </w:rPrChange>
          </w:rPr>
          <w:t>ی</w:t>
        </w:r>
        <w:r w:rsidRPr="008223DB">
          <w:rPr>
            <w:rFonts w:cs="B Nazanin" w:hint="eastAsia"/>
            <w:sz w:val="24"/>
            <w:szCs w:val="24"/>
            <w:rtl/>
            <w:rPrChange w:id="1279" w:author="غزاله عرفانیان" w:date="2025-07-14T12:42:00Z" w16du:dateUtc="2025-07-14T09:12:00Z">
              <w:rPr>
                <w:rFonts w:hint="eastAsia"/>
                <w:rtl/>
              </w:rPr>
            </w:rPrChange>
          </w:rPr>
          <w:t>شنهاد</w:t>
        </w:r>
        <w:r w:rsidRPr="008223DB">
          <w:rPr>
            <w:rFonts w:cs="B Nazanin"/>
            <w:sz w:val="24"/>
            <w:szCs w:val="24"/>
            <w:rtl/>
            <w:rPrChange w:id="1280" w:author="غزاله عرفانیان" w:date="2025-07-14T12:42:00Z" w16du:dateUtc="2025-07-14T09:12:00Z">
              <w:rPr>
                <w:rtl/>
              </w:rPr>
            </w:rPrChange>
          </w:rPr>
          <w:t xml:space="preserve"> </w:t>
        </w:r>
        <w:r w:rsidRPr="008223DB">
          <w:rPr>
            <w:rFonts w:cs="B Nazanin" w:hint="eastAsia"/>
            <w:sz w:val="24"/>
            <w:szCs w:val="24"/>
            <w:rtl/>
            <w:rPrChange w:id="1281" w:author="غزاله عرفانیان" w:date="2025-07-14T12:42:00Z" w16du:dateUtc="2025-07-14T09:12:00Z">
              <w:rPr>
                <w:rFonts w:hint="eastAsia"/>
                <w:rtl/>
              </w:rPr>
            </w:rPrChange>
          </w:rPr>
          <w:t>باز</w:t>
        </w:r>
        <w:r w:rsidRPr="008223DB">
          <w:rPr>
            <w:rFonts w:cs="B Nazanin" w:hint="cs"/>
            <w:sz w:val="24"/>
            <w:szCs w:val="24"/>
            <w:rtl/>
            <w:rPrChange w:id="1282" w:author="غزاله عرفانیان" w:date="2025-07-14T12:42:00Z" w16du:dateUtc="2025-07-14T09:12:00Z">
              <w:rPr>
                <w:rFonts w:hint="cs"/>
                <w:rtl/>
              </w:rPr>
            </w:rPrChange>
          </w:rPr>
          <w:t>ی</w:t>
        </w:r>
        <w:r w:rsidRPr="008223DB">
          <w:rPr>
            <w:rFonts w:cs="B Nazanin" w:hint="eastAsia"/>
            <w:sz w:val="24"/>
            <w:szCs w:val="24"/>
            <w:rtl/>
            <w:rPrChange w:id="1283" w:author="غزاله عرفانیان" w:date="2025-07-14T12:42:00Z" w16du:dateUtc="2025-07-14T09:12:00Z">
              <w:rPr>
                <w:rFonts w:hint="eastAsia"/>
                <w:rtl/>
              </w:rPr>
            </w:rPrChange>
          </w:rPr>
          <w:t>اب</w:t>
        </w:r>
        <w:r w:rsidRPr="008223DB">
          <w:rPr>
            <w:rFonts w:cs="B Nazanin" w:hint="cs"/>
            <w:sz w:val="24"/>
            <w:szCs w:val="24"/>
            <w:rtl/>
            <w:rPrChange w:id="1284" w:author="غزاله عرفانیان" w:date="2025-07-14T12:42:00Z" w16du:dateUtc="2025-07-14T09:12:00Z">
              <w:rPr>
                <w:rFonts w:hint="cs"/>
                <w:rtl/>
              </w:rPr>
            </w:rPrChange>
          </w:rPr>
          <w:t>ی</w:t>
        </w:r>
        <w:r w:rsidRPr="008223DB">
          <w:rPr>
            <w:rFonts w:cs="B Nazanin"/>
            <w:sz w:val="24"/>
            <w:szCs w:val="24"/>
            <w:rtl/>
            <w:rPrChange w:id="1285" w:author="غزاله عرفانیان" w:date="2025-07-14T12:42:00Z" w16du:dateUtc="2025-07-14T09:12:00Z">
              <w:rPr>
                <w:rtl/>
              </w:rPr>
            </w:rPrChange>
          </w:rPr>
          <w:t xml:space="preserve"> </w:t>
        </w:r>
        <w:r w:rsidRPr="008223DB">
          <w:rPr>
            <w:rFonts w:cs="B Nazanin" w:hint="eastAsia"/>
            <w:sz w:val="24"/>
            <w:szCs w:val="24"/>
            <w:rtl/>
            <w:rPrChange w:id="1286" w:author="غزاله عرفانیان" w:date="2025-07-14T12:42:00Z" w16du:dateUtc="2025-07-14T09:12:00Z">
              <w:rPr>
                <w:rFonts w:hint="eastAsia"/>
                <w:rtl/>
              </w:rPr>
            </w:rPrChange>
          </w:rPr>
          <w:t>شده</w:t>
        </w:r>
        <w:r w:rsidRPr="008223DB">
          <w:rPr>
            <w:rFonts w:cs="B Nazanin"/>
            <w:sz w:val="24"/>
            <w:szCs w:val="24"/>
            <w:rtl/>
            <w:rPrChange w:id="1287" w:author="غزاله عرفانیان" w:date="2025-07-14T12:42:00Z" w16du:dateUtc="2025-07-14T09:12:00Z">
              <w:rPr>
                <w:rtl/>
              </w:rPr>
            </w:rPrChange>
          </w:rPr>
          <w:t xml:space="preserve"> </w:t>
        </w:r>
        <w:r w:rsidRPr="008223DB">
          <w:rPr>
            <w:rFonts w:cs="B Nazanin" w:hint="eastAsia"/>
            <w:sz w:val="24"/>
            <w:szCs w:val="24"/>
            <w:rtl/>
            <w:rPrChange w:id="1288" w:author="غزاله عرفانیان" w:date="2025-07-14T12:42:00Z" w16du:dateUtc="2025-07-14T09:12:00Z">
              <w:rPr>
                <w:rFonts w:hint="eastAsia"/>
                <w:rtl/>
              </w:rPr>
            </w:rPrChange>
          </w:rPr>
          <w:t>است</w:t>
        </w:r>
        <w:r w:rsidRPr="008223DB">
          <w:rPr>
            <w:rFonts w:cs="B Nazanin"/>
            <w:sz w:val="24"/>
            <w:szCs w:val="24"/>
            <w:rtl/>
            <w:rPrChange w:id="1289" w:author="غزاله عرفانیان" w:date="2025-07-14T12:42:00Z" w16du:dateUtc="2025-07-14T09:12:00Z">
              <w:rPr>
                <w:rtl/>
              </w:rPr>
            </w:rPrChange>
          </w:rPr>
          <w:t xml:space="preserve">. </w:t>
        </w:r>
        <w:r w:rsidRPr="008223DB">
          <w:rPr>
            <w:rFonts w:cs="B Nazanin" w:hint="eastAsia"/>
            <w:sz w:val="24"/>
            <w:szCs w:val="24"/>
            <w:rtl/>
            <w:rPrChange w:id="1290" w:author="غزاله عرفانیان" w:date="2025-07-14T12:42:00Z" w16du:dateUtc="2025-07-14T09:12:00Z">
              <w:rPr>
                <w:rFonts w:hint="eastAsia"/>
                <w:rtl/>
              </w:rPr>
            </w:rPrChange>
          </w:rPr>
          <w:t>از</w:t>
        </w:r>
        <w:r w:rsidRPr="008223DB">
          <w:rPr>
            <w:rFonts w:cs="B Nazanin"/>
            <w:sz w:val="24"/>
            <w:szCs w:val="24"/>
            <w:rtl/>
            <w:rPrChange w:id="1291" w:author="غزاله عرفانیان" w:date="2025-07-14T12:42:00Z" w16du:dateUtc="2025-07-14T09:12:00Z">
              <w:rPr>
                <w:rtl/>
              </w:rPr>
            </w:rPrChange>
          </w:rPr>
          <w:t xml:space="preserve"> </w:t>
        </w:r>
        <w:r w:rsidRPr="008223DB">
          <w:rPr>
            <w:rFonts w:cs="B Nazanin" w:hint="eastAsia"/>
            <w:sz w:val="24"/>
            <w:szCs w:val="24"/>
            <w:rtl/>
            <w:rPrChange w:id="1292" w:author="غزاله عرفانیان" w:date="2025-07-14T12:42:00Z" w16du:dateUtc="2025-07-14T09:12:00Z">
              <w:rPr>
                <w:rFonts w:hint="eastAsia"/>
                <w:rtl/>
              </w:rPr>
            </w:rPrChange>
          </w:rPr>
          <w:t>آنجا</w:t>
        </w:r>
        <w:r w:rsidRPr="008223DB">
          <w:rPr>
            <w:rFonts w:cs="B Nazanin"/>
            <w:sz w:val="24"/>
            <w:szCs w:val="24"/>
            <w:rtl/>
            <w:rPrChange w:id="1293" w:author="غزاله عرفانیان" w:date="2025-07-14T12:42:00Z" w16du:dateUtc="2025-07-14T09:12:00Z">
              <w:rPr>
                <w:rtl/>
              </w:rPr>
            </w:rPrChange>
          </w:rPr>
          <w:t xml:space="preserve"> </w:t>
        </w:r>
        <w:r w:rsidRPr="008223DB">
          <w:rPr>
            <w:rFonts w:cs="B Nazanin" w:hint="eastAsia"/>
            <w:sz w:val="24"/>
            <w:szCs w:val="24"/>
            <w:rtl/>
            <w:rPrChange w:id="1294" w:author="غزاله عرفانیان" w:date="2025-07-14T12:42:00Z" w16du:dateUtc="2025-07-14T09:12:00Z">
              <w:rPr>
                <w:rFonts w:hint="eastAsia"/>
                <w:rtl/>
              </w:rPr>
            </w:rPrChange>
          </w:rPr>
          <w:t>که</w:t>
        </w:r>
        <w:r w:rsidRPr="008223DB">
          <w:rPr>
            <w:rFonts w:cs="B Nazanin"/>
            <w:sz w:val="24"/>
            <w:szCs w:val="24"/>
            <w:rtl/>
            <w:rPrChange w:id="1295" w:author="غزاله عرفانیان" w:date="2025-07-14T12:42:00Z" w16du:dateUtc="2025-07-14T09:12:00Z">
              <w:rPr>
                <w:rtl/>
              </w:rPr>
            </w:rPrChange>
          </w:rPr>
          <w:t xml:space="preserve"> </w:t>
        </w:r>
        <w:r w:rsidRPr="008223DB">
          <w:rPr>
            <w:rFonts w:cs="B Nazanin" w:hint="eastAsia"/>
            <w:sz w:val="24"/>
            <w:szCs w:val="24"/>
            <w:rtl/>
            <w:rPrChange w:id="1296" w:author="غزاله عرفانیان" w:date="2025-07-14T12:42:00Z" w16du:dateUtc="2025-07-14T09:12:00Z">
              <w:rPr>
                <w:rFonts w:hint="eastAsia"/>
                <w:rtl/>
              </w:rPr>
            </w:rPrChange>
          </w:rPr>
          <w:t>هدف</w:t>
        </w:r>
        <w:r w:rsidRPr="008223DB">
          <w:rPr>
            <w:rFonts w:cs="B Nazanin"/>
            <w:sz w:val="24"/>
            <w:szCs w:val="24"/>
            <w:rtl/>
            <w:rPrChange w:id="1297" w:author="غزاله عرفانیان" w:date="2025-07-14T12:42:00Z" w16du:dateUtc="2025-07-14T09:12:00Z">
              <w:rPr>
                <w:rtl/>
              </w:rPr>
            </w:rPrChange>
          </w:rPr>
          <w:t xml:space="preserve"> </w:t>
        </w:r>
        <w:r w:rsidRPr="008223DB">
          <w:rPr>
            <w:rFonts w:cs="B Nazanin" w:hint="eastAsia"/>
            <w:sz w:val="24"/>
            <w:szCs w:val="24"/>
            <w:rtl/>
            <w:rPrChange w:id="1298" w:author="غزاله عرفانیان" w:date="2025-07-14T12:42:00Z" w16du:dateUtc="2025-07-14T09:12:00Z">
              <w:rPr>
                <w:rFonts w:hint="eastAsia"/>
                <w:rtl/>
              </w:rPr>
            </w:rPrChange>
          </w:rPr>
          <w:t>ما</w:t>
        </w:r>
        <w:r w:rsidRPr="008223DB">
          <w:rPr>
            <w:rFonts w:cs="B Nazanin"/>
            <w:sz w:val="24"/>
            <w:szCs w:val="24"/>
            <w:rtl/>
            <w:rPrChange w:id="1299" w:author="غزاله عرفانیان" w:date="2025-07-14T12:42:00Z" w16du:dateUtc="2025-07-14T09:12:00Z">
              <w:rPr>
                <w:rtl/>
              </w:rPr>
            </w:rPrChange>
          </w:rPr>
          <w:t xml:space="preserve"> </w:t>
        </w:r>
        <w:r w:rsidRPr="008223DB">
          <w:rPr>
            <w:rFonts w:cs="B Nazanin" w:hint="eastAsia"/>
            <w:sz w:val="24"/>
            <w:szCs w:val="24"/>
            <w:rtl/>
            <w:rPrChange w:id="1300" w:author="غزاله عرفانیان" w:date="2025-07-14T12:42:00Z" w16du:dateUtc="2025-07-14T09:12:00Z">
              <w:rPr>
                <w:rFonts w:hint="eastAsia"/>
                <w:rtl/>
              </w:rPr>
            </w:rPrChange>
          </w:rPr>
          <w:t>تحل</w:t>
        </w:r>
        <w:r w:rsidRPr="008223DB">
          <w:rPr>
            <w:rFonts w:cs="B Nazanin" w:hint="cs"/>
            <w:sz w:val="24"/>
            <w:szCs w:val="24"/>
            <w:rtl/>
            <w:rPrChange w:id="1301" w:author="غزاله عرفانیان" w:date="2025-07-14T12:42:00Z" w16du:dateUtc="2025-07-14T09:12:00Z">
              <w:rPr>
                <w:rFonts w:hint="cs"/>
                <w:rtl/>
              </w:rPr>
            </w:rPrChange>
          </w:rPr>
          <w:t>ی</w:t>
        </w:r>
        <w:r w:rsidRPr="008223DB">
          <w:rPr>
            <w:rFonts w:cs="B Nazanin" w:hint="eastAsia"/>
            <w:sz w:val="24"/>
            <w:szCs w:val="24"/>
            <w:rtl/>
            <w:rPrChange w:id="1302" w:author="غزاله عرفانیان" w:date="2025-07-14T12:42:00Z" w16du:dateUtc="2025-07-14T09:12:00Z">
              <w:rPr>
                <w:rFonts w:hint="eastAsia"/>
                <w:rtl/>
              </w:rPr>
            </w:rPrChange>
          </w:rPr>
          <w:t>ل</w:t>
        </w:r>
        <w:r w:rsidRPr="008223DB">
          <w:rPr>
            <w:rFonts w:cs="B Nazanin"/>
            <w:sz w:val="24"/>
            <w:szCs w:val="24"/>
            <w:rtl/>
            <w:rPrChange w:id="1303" w:author="غزاله عرفانیان" w:date="2025-07-14T12:42:00Z" w16du:dateUtc="2025-07-14T09:12:00Z">
              <w:rPr>
                <w:rtl/>
              </w:rPr>
            </w:rPrChange>
          </w:rPr>
          <w:t xml:space="preserve"> </w:t>
        </w:r>
        <w:r w:rsidRPr="008223DB">
          <w:rPr>
            <w:rFonts w:cs="B Nazanin" w:hint="eastAsia"/>
            <w:sz w:val="24"/>
            <w:szCs w:val="24"/>
            <w:rtl/>
            <w:rPrChange w:id="1304" w:author="غزاله عرفانیان" w:date="2025-07-14T12:42:00Z" w16du:dateUtc="2025-07-14T09:12:00Z">
              <w:rPr>
                <w:rFonts w:hint="eastAsia"/>
                <w:rtl/>
              </w:rPr>
            </w:rPrChange>
          </w:rPr>
          <w:t>تمام</w:t>
        </w:r>
        <w:r w:rsidRPr="008223DB">
          <w:rPr>
            <w:rFonts w:cs="B Nazanin" w:hint="cs"/>
            <w:sz w:val="24"/>
            <w:szCs w:val="24"/>
            <w:rtl/>
            <w:rPrChange w:id="1305" w:author="غزاله عرفانیان" w:date="2025-07-14T12:42:00Z" w16du:dateUtc="2025-07-14T09:12:00Z">
              <w:rPr>
                <w:rFonts w:hint="cs"/>
                <w:rtl/>
              </w:rPr>
            </w:rPrChange>
          </w:rPr>
          <w:t>ی</w:t>
        </w:r>
        <w:r w:rsidRPr="008223DB">
          <w:rPr>
            <w:rFonts w:cs="B Nazanin"/>
            <w:sz w:val="24"/>
            <w:szCs w:val="24"/>
            <w:rtl/>
            <w:rPrChange w:id="1306" w:author="غزاله عرفانیان" w:date="2025-07-14T12:42:00Z" w16du:dateUtc="2025-07-14T09:12:00Z">
              <w:rPr>
                <w:rtl/>
              </w:rPr>
            </w:rPrChange>
          </w:rPr>
          <w:t xml:space="preserve"> </w:t>
        </w:r>
        <w:r w:rsidRPr="008223DB">
          <w:rPr>
            <w:rFonts w:cs="B Nazanin" w:hint="eastAsia"/>
            <w:sz w:val="24"/>
            <w:szCs w:val="24"/>
            <w:rtl/>
            <w:rPrChange w:id="1307" w:author="غزاله عرفانیان" w:date="2025-07-14T12:42:00Z" w16du:dateUtc="2025-07-14T09:12:00Z">
              <w:rPr>
                <w:rFonts w:hint="eastAsia"/>
                <w:rtl/>
              </w:rPr>
            </w:rPrChange>
          </w:rPr>
          <w:t>منابع</w:t>
        </w:r>
        <w:r w:rsidRPr="008223DB">
          <w:rPr>
            <w:rFonts w:cs="B Nazanin"/>
            <w:sz w:val="24"/>
            <w:szCs w:val="24"/>
            <w:rtl/>
            <w:rPrChange w:id="1308" w:author="غزاله عرفانیان" w:date="2025-07-14T12:42:00Z" w16du:dateUtc="2025-07-14T09:12:00Z">
              <w:rPr>
                <w:rtl/>
              </w:rPr>
            </w:rPrChange>
          </w:rPr>
          <w:t xml:space="preserve"> </w:t>
        </w:r>
        <w:r w:rsidRPr="008223DB">
          <w:rPr>
            <w:rFonts w:cs="B Nazanin" w:hint="eastAsia"/>
            <w:sz w:val="24"/>
            <w:szCs w:val="24"/>
            <w:rtl/>
            <w:rPrChange w:id="1309" w:author="غزاله عرفانیان" w:date="2025-07-14T12:42:00Z" w16du:dateUtc="2025-07-14T09:12:00Z">
              <w:rPr>
                <w:rFonts w:hint="eastAsia"/>
                <w:rtl/>
              </w:rPr>
            </w:rPrChange>
          </w:rPr>
          <w:t>است</w:t>
        </w:r>
        <w:r w:rsidRPr="008223DB">
          <w:rPr>
            <w:rFonts w:cs="B Nazanin"/>
            <w:sz w:val="24"/>
            <w:szCs w:val="24"/>
            <w:rtl/>
            <w:rPrChange w:id="1310" w:author="غزاله عرفانیان" w:date="2025-07-14T12:42:00Z" w16du:dateUtc="2025-07-14T09:12:00Z">
              <w:rPr>
                <w:rtl/>
              </w:rPr>
            </w:rPrChange>
          </w:rPr>
          <w:t xml:space="preserve"> </w:t>
        </w:r>
        <w:r w:rsidRPr="008223DB">
          <w:rPr>
            <w:rFonts w:cs="B Nazanin" w:hint="eastAsia"/>
            <w:sz w:val="24"/>
            <w:szCs w:val="24"/>
            <w:rtl/>
            <w:rPrChange w:id="1311" w:author="غزاله عرفانیان" w:date="2025-07-14T12:42:00Z" w16du:dateUtc="2025-07-14T09:12:00Z">
              <w:rPr>
                <w:rFonts w:hint="eastAsia"/>
                <w:rtl/>
              </w:rPr>
            </w:rPrChange>
          </w:rPr>
          <w:t>و</w:t>
        </w:r>
        <w:r w:rsidRPr="008223DB">
          <w:rPr>
            <w:rFonts w:cs="B Nazanin"/>
            <w:sz w:val="24"/>
            <w:szCs w:val="24"/>
            <w:rtl/>
            <w:rPrChange w:id="1312" w:author="غزاله عرفانیان" w:date="2025-07-14T12:42:00Z" w16du:dateUtc="2025-07-14T09:12:00Z">
              <w:rPr>
                <w:rtl/>
              </w:rPr>
            </w:rPrChange>
          </w:rPr>
          <w:t xml:space="preserve"> </w:t>
        </w:r>
        <w:r w:rsidRPr="008223DB">
          <w:rPr>
            <w:rFonts w:cs="B Nazanin" w:hint="eastAsia"/>
            <w:sz w:val="24"/>
            <w:szCs w:val="24"/>
            <w:rtl/>
            <w:rPrChange w:id="1313" w:author="غزاله عرفانیان" w:date="2025-07-14T12:42:00Z" w16du:dateUtc="2025-07-14T09:12:00Z">
              <w:rPr>
                <w:rFonts w:hint="eastAsia"/>
                <w:rtl/>
              </w:rPr>
            </w:rPrChange>
          </w:rPr>
          <w:t>قصد</w:t>
        </w:r>
        <w:r w:rsidRPr="008223DB">
          <w:rPr>
            <w:rFonts w:cs="B Nazanin"/>
            <w:sz w:val="24"/>
            <w:szCs w:val="24"/>
            <w:rtl/>
            <w:rPrChange w:id="1314" w:author="غزاله عرفانیان" w:date="2025-07-14T12:42:00Z" w16du:dateUtc="2025-07-14T09:12:00Z">
              <w:rPr>
                <w:rtl/>
              </w:rPr>
            </w:rPrChange>
          </w:rPr>
          <w:t xml:space="preserve"> </w:t>
        </w:r>
        <w:r w:rsidRPr="008223DB">
          <w:rPr>
            <w:rFonts w:cs="B Nazanin" w:hint="eastAsia"/>
            <w:sz w:val="24"/>
            <w:szCs w:val="24"/>
            <w:rtl/>
            <w:rPrChange w:id="1315" w:author="غزاله عرفانیان" w:date="2025-07-14T12:42:00Z" w16du:dateUtc="2025-07-14T09:12:00Z">
              <w:rPr>
                <w:rFonts w:hint="eastAsia"/>
                <w:rtl/>
              </w:rPr>
            </w:rPrChange>
          </w:rPr>
          <w:t>دار</w:t>
        </w:r>
        <w:r w:rsidRPr="008223DB">
          <w:rPr>
            <w:rFonts w:cs="B Nazanin" w:hint="cs"/>
            <w:sz w:val="24"/>
            <w:szCs w:val="24"/>
            <w:rtl/>
            <w:rPrChange w:id="1316" w:author="غزاله عرفانیان" w:date="2025-07-14T12:42:00Z" w16du:dateUtc="2025-07-14T09:12:00Z">
              <w:rPr>
                <w:rFonts w:hint="cs"/>
                <w:rtl/>
              </w:rPr>
            </w:rPrChange>
          </w:rPr>
          <w:t>ی</w:t>
        </w:r>
        <w:r w:rsidRPr="008223DB">
          <w:rPr>
            <w:rFonts w:cs="B Nazanin" w:hint="eastAsia"/>
            <w:sz w:val="24"/>
            <w:szCs w:val="24"/>
            <w:rtl/>
            <w:rPrChange w:id="1317" w:author="غزاله عرفانیان" w:date="2025-07-14T12:42:00Z" w16du:dateUtc="2025-07-14T09:12:00Z">
              <w:rPr>
                <w:rFonts w:hint="eastAsia"/>
                <w:rtl/>
              </w:rPr>
            </w:rPrChange>
          </w:rPr>
          <w:t>م</w:t>
        </w:r>
        <w:r w:rsidRPr="008223DB">
          <w:rPr>
            <w:rFonts w:cs="B Nazanin"/>
            <w:sz w:val="24"/>
            <w:szCs w:val="24"/>
            <w:rtl/>
            <w:rPrChange w:id="1318" w:author="غزاله عرفانیان" w:date="2025-07-14T12:42:00Z" w16du:dateUtc="2025-07-14T09:12:00Z">
              <w:rPr>
                <w:rtl/>
              </w:rPr>
            </w:rPrChange>
          </w:rPr>
          <w:t xml:space="preserve"> </w:t>
        </w:r>
        <w:r w:rsidRPr="008223DB">
          <w:rPr>
            <w:rFonts w:cs="B Nazanin" w:hint="eastAsia"/>
            <w:sz w:val="24"/>
            <w:szCs w:val="24"/>
            <w:rtl/>
            <w:rPrChange w:id="1319" w:author="غزاله عرفانیان" w:date="2025-07-14T12:42:00Z" w16du:dateUtc="2025-07-14T09:12:00Z">
              <w:rPr>
                <w:rFonts w:hint="eastAsia"/>
                <w:rtl/>
              </w:rPr>
            </w:rPrChange>
          </w:rPr>
          <w:t>با</w:t>
        </w:r>
        <w:r w:rsidRPr="008223DB">
          <w:rPr>
            <w:rFonts w:cs="B Nazanin"/>
            <w:sz w:val="24"/>
            <w:szCs w:val="24"/>
            <w:rtl/>
            <w:rPrChange w:id="1320" w:author="غزاله عرفانیان" w:date="2025-07-14T12:42:00Z" w16du:dateUtc="2025-07-14T09:12:00Z">
              <w:rPr>
                <w:rtl/>
              </w:rPr>
            </w:rPrChange>
          </w:rPr>
          <w:t xml:space="preserve"> </w:t>
        </w:r>
        <w:r w:rsidRPr="008223DB">
          <w:rPr>
            <w:rFonts w:cs="B Nazanin" w:hint="eastAsia"/>
            <w:sz w:val="24"/>
            <w:szCs w:val="24"/>
            <w:rtl/>
            <w:rPrChange w:id="1321" w:author="غزاله عرفانیان" w:date="2025-07-14T12:42:00Z" w16du:dateUtc="2025-07-14T09:12:00Z">
              <w:rPr>
                <w:rFonts w:hint="eastAsia"/>
                <w:rtl/>
              </w:rPr>
            </w:rPrChange>
          </w:rPr>
          <w:t>استفاده</w:t>
        </w:r>
        <w:r w:rsidRPr="008223DB">
          <w:rPr>
            <w:rFonts w:cs="B Nazanin"/>
            <w:sz w:val="24"/>
            <w:szCs w:val="24"/>
            <w:rtl/>
            <w:rPrChange w:id="1322" w:author="غزاله عرفانیان" w:date="2025-07-14T12:42:00Z" w16du:dateUtc="2025-07-14T09:12:00Z">
              <w:rPr>
                <w:rtl/>
              </w:rPr>
            </w:rPrChange>
          </w:rPr>
          <w:t xml:space="preserve"> </w:t>
        </w:r>
        <w:r w:rsidRPr="008223DB">
          <w:rPr>
            <w:rFonts w:cs="B Nazanin" w:hint="eastAsia"/>
            <w:sz w:val="24"/>
            <w:szCs w:val="24"/>
            <w:rtl/>
            <w:rPrChange w:id="1323" w:author="غزاله عرفانیان" w:date="2025-07-14T12:42:00Z" w16du:dateUtc="2025-07-14T09:12:00Z">
              <w:rPr>
                <w:rFonts w:hint="eastAsia"/>
                <w:rtl/>
              </w:rPr>
            </w:rPrChange>
          </w:rPr>
          <w:t>از</w:t>
        </w:r>
        <w:r w:rsidRPr="008223DB">
          <w:rPr>
            <w:rFonts w:cs="B Nazanin"/>
            <w:sz w:val="24"/>
            <w:szCs w:val="24"/>
            <w:rtl/>
            <w:rPrChange w:id="1324" w:author="غزاله عرفانیان" w:date="2025-07-14T12:42:00Z" w16du:dateUtc="2025-07-14T09:12:00Z">
              <w:rPr>
                <w:rtl/>
              </w:rPr>
            </w:rPrChange>
          </w:rPr>
          <w:t xml:space="preserve"> </w:t>
        </w:r>
        <w:r w:rsidRPr="008223DB">
          <w:rPr>
            <w:rFonts w:cs="B Nazanin" w:hint="eastAsia"/>
            <w:sz w:val="24"/>
            <w:szCs w:val="24"/>
            <w:rtl/>
            <w:rPrChange w:id="1325" w:author="غزاله عرفانیان" w:date="2025-07-14T12:42:00Z" w16du:dateUtc="2025-07-14T09:12:00Z">
              <w:rPr>
                <w:rFonts w:hint="eastAsia"/>
                <w:rtl/>
              </w:rPr>
            </w:rPrChange>
          </w:rPr>
          <w:t>شبکه‌ها</w:t>
        </w:r>
        <w:r w:rsidRPr="008223DB">
          <w:rPr>
            <w:rFonts w:cs="B Nazanin" w:hint="cs"/>
            <w:sz w:val="24"/>
            <w:szCs w:val="24"/>
            <w:rtl/>
            <w:rPrChange w:id="1326" w:author="غزاله عرفانیان" w:date="2025-07-14T12:42:00Z" w16du:dateUtc="2025-07-14T09:12:00Z">
              <w:rPr>
                <w:rFonts w:hint="cs"/>
                <w:rtl/>
              </w:rPr>
            </w:rPrChange>
          </w:rPr>
          <w:t>ی</w:t>
        </w:r>
        <w:r w:rsidRPr="008223DB">
          <w:rPr>
            <w:rFonts w:cs="B Nazanin"/>
            <w:sz w:val="24"/>
            <w:szCs w:val="24"/>
            <w:rtl/>
            <w:rPrChange w:id="1327" w:author="غزاله عرفانیان" w:date="2025-07-14T12:42:00Z" w16du:dateUtc="2025-07-14T09:12:00Z">
              <w:rPr>
                <w:rtl/>
              </w:rPr>
            </w:rPrChange>
          </w:rPr>
          <w:t xml:space="preserve"> </w:t>
        </w:r>
        <w:r w:rsidRPr="008223DB">
          <w:rPr>
            <w:rFonts w:cs="B Nazanin" w:hint="eastAsia"/>
            <w:sz w:val="24"/>
            <w:szCs w:val="24"/>
            <w:rtl/>
            <w:rPrChange w:id="1328" w:author="غزاله عرفانیان" w:date="2025-07-14T12:42:00Z" w16du:dateUtc="2025-07-14T09:12:00Z">
              <w:rPr>
                <w:rFonts w:hint="eastAsia"/>
                <w:rtl/>
              </w:rPr>
            </w:rPrChange>
          </w:rPr>
          <w:t>عصب</w:t>
        </w:r>
        <w:r w:rsidRPr="008223DB">
          <w:rPr>
            <w:rFonts w:cs="B Nazanin" w:hint="cs"/>
            <w:sz w:val="24"/>
            <w:szCs w:val="24"/>
            <w:rtl/>
            <w:rPrChange w:id="1329" w:author="غزاله عرفانیان" w:date="2025-07-14T12:42:00Z" w16du:dateUtc="2025-07-14T09:12:00Z">
              <w:rPr>
                <w:rFonts w:hint="cs"/>
                <w:rtl/>
              </w:rPr>
            </w:rPrChange>
          </w:rPr>
          <w:t>ی</w:t>
        </w:r>
        <w:r w:rsidRPr="008223DB">
          <w:rPr>
            <w:rFonts w:cs="B Nazanin"/>
            <w:sz w:val="24"/>
            <w:szCs w:val="24"/>
            <w:rtl/>
            <w:rPrChange w:id="1330" w:author="غزاله عرفانیان" w:date="2025-07-14T12:42:00Z" w16du:dateUtc="2025-07-14T09:12:00Z">
              <w:rPr>
                <w:rtl/>
              </w:rPr>
            </w:rPrChange>
          </w:rPr>
          <w:t xml:space="preserve"> </w:t>
        </w:r>
        <w:r w:rsidRPr="008223DB">
          <w:rPr>
            <w:rFonts w:cs="B Nazanin" w:hint="eastAsia"/>
            <w:sz w:val="24"/>
            <w:szCs w:val="24"/>
            <w:rtl/>
            <w:rPrChange w:id="1331" w:author="غزاله عرفانیان" w:date="2025-07-14T12:42:00Z" w16du:dateUtc="2025-07-14T09:12:00Z">
              <w:rPr>
                <w:rFonts w:hint="eastAsia"/>
                <w:rtl/>
              </w:rPr>
            </w:rPrChange>
          </w:rPr>
          <w:t>عم</w:t>
        </w:r>
        <w:r w:rsidRPr="008223DB">
          <w:rPr>
            <w:rFonts w:cs="B Nazanin" w:hint="cs"/>
            <w:sz w:val="24"/>
            <w:szCs w:val="24"/>
            <w:rtl/>
            <w:rPrChange w:id="1332" w:author="غزاله عرفانیان" w:date="2025-07-14T12:42:00Z" w16du:dateUtc="2025-07-14T09:12:00Z">
              <w:rPr>
                <w:rFonts w:hint="cs"/>
                <w:rtl/>
              </w:rPr>
            </w:rPrChange>
          </w:rPr>
          <w:t>ی</w:t>
        </w:r>
        <w:r w:rsidRPr="008223DB">
          <w:rPr>
            <w:rFonts w:cs="B Nazanin" w:hint="eastAsia"/>
            <w:sz w:val="24"/>
            <w:szCs w:val="24"/>
            <w:rtl/>
            <w:rPrChange w:id="1333" w:author="غزاله عرفانیان" w:date="2025-07-14T12:42:00Z" w16du:dateUtc="2025-07-14T09:12:00Z">
              <w:rPr>
                <w:rFonts w:hint="eastAsia"/>
                <w:rtl/>
              </w:rPr>
            </w:rPrChange>
          </w:rPr>
          <w:t>ق</w:t>
        </w:r>
        <w:r w:rsidRPr="008223DB">
          <w:rPr>
            <w:rFonts w:cs="B Nazanin"/>
            <w:sz w:val="24"/>
            <w:szCs w:val="24"/>
            <w:rtl/>
            <w:rPrChange w:id="1334" w:author="غزاله عرفانیان" w:date="2025-07-14T12:42:00Z" w16du:dateUtc="2025-07-14T09:12:00Z">
              <w:rPr>
                <w:rtl/>
              </w:rPr>
            </w:rPrChange>
          </w:rPr>
          <w:t xml:space="preserve"> </w:t>
        </w:r>
        <w:r w:rsidRPr="008223DB">
          <w:rPr>
            <w:rFonts w:cs="B Nazanin" w:hint="eastAsia"/>
            <w:sz w:val="24"/>
            <w:szCs w:val="24"/>
            <w:rtl/>
            <w:rPrChange w:id="1335" w:author="غزاله عرفانیان" w:date="2025-07-14T12:42:00Z" w16du:dateUtc="2025-07-14T09:12:00Z">
              <w:rPr>
                <w:rFonts w:hint="eastAsia"/>
                <w:rtl/>
              </w:rPr>
            </w:rPrChange>
          </w:rPr>
          <w:t>و</w:t>
        </w:r>
        <w:r w:rsidRPr="008223DB">
          <w:rPr>
            <w:rFonts w:cs="B Nazanin"/>
            <w:sz w:val="24"/>
            <w:szCs w:val="24"/>
            <w:rtl/>
            <w:rPrChange w:id="1336" w:author="غزاله عرفانیان" w:date="2025-07-14T12:42:00Z" w16du:dateUtc="2025-07-14T09:12:00Z">
              <w:rPr>
                <w:rtl/>
              </w:rPr>
            </w:rPrChange>
          </w:rPr>
          <w:t xml:space="preserve"> </w:t>
        </w:r>
        <w:r w:rsidRPr="008223DB">
          <w:rPr>
            <w:rFonts w:cs="B Nazanin" w:hint="eastAsia"/>
            <w:sz w:val="24"/>
            <w:szCs w:val="24"/>
            <w:rtl/>
            <w:rPrChange w:id="1337" w:author="غزاله عرفانیان" w:date="2025-07-14T12:42:00Z" w16du:dateUtc="2025-07-14T09:12:00Z">
              <w:rPr>
                <w:rFonts w:hint="eastAsia"/>
                <w:rtl/>
              </w:rPr>
            </w:rPrChange>
          </w:rPr>
          <w:t>الگور</w:t>
        </w:r>
        <w:r w:rsidRPr="008223DB">
          <w:rPr>
            <w:rFonts w:cs="B Nazanin" w:hint="cs"/>
            <w:sz w:val="24"/>
            <w:szCs w:val="24"/>
            <w:rtl/>
            <w:rPrChange w:id="1338" w:author="غزاله عرفانیان" w:date="2025-07-14T12:42:00Z" w16du:dateUtc="2025-07-14T09:12:00Z">
              <w:rPr>
                <w:rFonts w:hint="cs"/>
                <w:rtl/>
              </w:rPr>
            </w:rPrChange>
          </w:rPr>
          <w:t>ی</w:t>
        </w:r>
        <w:r w:rsidRPr="008223DB">
          <w:rPr>
            <w:rFonts w:cs="B Nazanin" w:hint="eastAsia"/>
            <w:sz w:val="24"/>
            <w:szCs w:val="24"/>
            <w:rtl/>
            <w:rPrChange w:id="1339" w:author="غزاله عرفانیان" w:date="2025-07-14T12:42:00Z" w16du:dateUtc="2025-07-14T09:12:00Z">
              <w:rPr>
                <w:rFonts w:hint="eastAsia"/>
                <w:rtl/>
              </w:rPr>
            </w:rPrChange>
          </w:rPr>
          <w:t>تم‌ها</w:t>
        </w:r>
        <w:r w:rsidRPr="008223DB">
          <w:rPr>
            <w:rFonts w:cs="B Nazanin" w:hint="cs"/>
            <w:sz w:val="24"/>
            <w:szCs w:val="24"/>
            <w:rtl/>
            <w:rPrChange w:id="1340" w:author="غزاله عرفانیان" w:date="2025-07-14T12:42:00Z" w16du:dateUtc="2025-07-14T09:12:00Z">
              <w:rPr>
                <w:rFonts w:hint="cs"/>
                <w:rtl/>
              </w:rPr>
            </w:rPrChange>
          </w:rPr>
          <w:t>ی</w:t>
        </w:r>
        <w:r w:rsidRPr="008223DB">
          <w:rPr>
            <w:rFonts w:cs="B Nazanin"/>
            <w:sz w:val="24"/>
            <w:szCs w:val="24"/>
            <w:rtl/>
            <w:rPrChange w:id="1341" w:author="غزاله عرفانیان" w:date="2025-07-14T12:42:00Z" w16du:dateUtc="2025-07-14T09:12:00Z">
              <w:rPr>
                <w:rtl/>
              </w:rPr>
            </w:rPrChange>
          </w:rPr>
          <w:t xml:space="preserve"> </w:t>
        </w:r>
        <w:r w:rsidRPr="008223DB">
          <w:rPr>
            <w:rFonts w:cs="B Nazanin" w:hint="eastAsia"/>
            <w:sz w:val="24"/>
            <w:szCs w:val="24"/>
            <w:rtl/>
            <w:rPrChange w:id="1342" w:author="غزاله عرفانیان" w:date="2025-07-14T12:42:00Z" w16du:dateUtc="2025-07-14T09:12:00Z">
              <w:rPr>
                <w:rFonts w:hint="eastAsia"/>
                <w:rtl/>
              </w:rPr>
            </w:rPrChange>
          </w:rPr>
          <w:t>پ</w:t>
        </w:r>
        <w:r w:rsidRPr="008223DB">
          <w:rPr>
            <w:rFonts w:cs="B Nazanin" w:hint="cs"/>
            <w:sz w:val="24"/>
            <w:szCs w:val="24"/>
            <w:rtl/>
            <w:rPrChange w:id="1343" w:author="غزاله عرفانیان" w:date="2025-07-14T12:42:00Z" w16du:dateUtc="2025-07-14T09:12:00Z">
              <w:rPr>
                <w:rFonts w:hint="cs"/>
                <w:rtl/>
              </w:rPr>
            </w:rPrChange>
          </w:rPr>
          <w:t>ی</w:t>
        </w:r>
        <w:r w:rsidRPr="008223DB">
          <w:rPr>
            <w:rFonts w:cs="B Nazanin" w:hint="eastAsia"/>
            <w:sz w:val="24"/>
            <w:szCs w:val="24"/>
            <w:rtl/>
            <w:rPrChange w:id="1344" w:author="غزاله عرفانیان" w:date="2025-07-14T12:42:00Z" w16du:dateUtc="2025-07-14T09:12:00Z">
              <w:rPr>
                <w:rFonts w:hint="eastAsia"/>
                <w:rtl/>
              </w:rPr>
            </w:rPrChange>
          </w:rPr>
          <w:t>چش</w:t>
        </w:r>
        <w:r w:rsidRPr="008223DB">
          <w:rPr>
            <w:rFonts w:cs="B Nazanin" w:hint="cs"/>
            <w:sz w:val="24"/>
            <w:szCs w:val="24"/>
            <w:rtl/>
            <w:rPrChange w:id="1345" w:author="غزاله عرفانیان" w:date="2025-07-14T12:42:00Z" w16du:dateUtc="2025-07-14T09:12:00Z">
              <w:rPr>
                <w:rFonts w:hint="cs"/>
                <w:rtl/>
              </w:rPr>
            </w:rPrChange>
          </w:rPr>
          <w:t>ی</w:t>
        </w:r>
        <w:r w:rsidRPr="008223DB">
          <w:rPr>
            <w:rFonts w:cs="B Nazanin"/>
            <w:sz w:val="24"/>
            <w:szCs w:val="24"/>
            <w:rtl/>
            <w:rPrChange w:id="1346" w:author="غزاله عرفانیان" w:date="2025-07-14T12:42:00Z" w16du:dateUtc="2025-07-14T09:12:00Z">
              <w:rPr>
                <w:rtl/>
              </w:rPr>
            </w:rPrChange>
          </w:rPr>
          <w:t xml:space="preserve"> </w:t>
        </w:r>
        <w:r w:rsidRPr="008223DB">
          <w:rPr>
            <w:rFonts w:cs="B Nazanin" w:hint="eastAsia"/>
            <w:sz w:val="24"/>
            <w:szCs w:val="24"/>
            <w:rtl/>
            <w:rPrChange w:id="1347" w:author="غزاله عرفانیان" w:date="2025-07-14T12:42:00Z" w16du:dateUtc="2025-07-14T09:12:00Z">
              <w:rPr>
                <w:rFonts w:hint="eastAsia"/>
                <w:rtl/>
              </w:rPr>
            </w:rPrChange>
          </w:rPr>
          <w:t>مدل</w:t>
        </w:r>
        <w:r w:rsidRPr="008223DB">
          <w:rPr>
            <w:rFonts w:cs="B Nazanin"/>
            <w:sz w:val="24"/>
            <w:szCs w:val="24"/>
            <w:rtl/>
            <w:rPrChange w:id="1348" w:author="غزاله عرفانیان" w:date="2025-07-14T12:42:00Z" w16du:dateUtc="2025-07-14T09:12:00Z">
              <w:rPr>
                <w:rtl/>
              </w:rPr>
            </w:rPrChange>
          </w:rPr>
          <w:t xml:space="preserve"> </w:t>
        </w:r>
        <w:r w:rsidRPr="008223DB">
          <w:rPr>
            <w:rFonts w:cs="B Nazanin" w:hint="eastAsia"/>
            <w:sz w:val="24"/>
            <w:szCs w:val="24"/>
            <w:rtl/>
            <w:rPrChange w:id="1349" w:author="غزاله عرفانیان" w:date="2025-07-14T12:42:00Z" w16du:dateUtc="2025-07-14T09:12:00Z">
              <w:rPr>
                <w:rFonts w:hint="eastAsia"/>
                <w:rtl/>
              </w:rPr>
            </w:rPrChange>
          </w:rPr>
          <w:t>را</w:t>
        </w:r>
        <w:r w:rsidRPr="008223DB">
          <w:rPr>
            <w:rFonts w:cs="B Nazanin"/>
            <w:sz w:val="24"/>
            <w:szCs w:val="24"/>
            <w:rtl/>
            <w:rPrChange w:id="1350" w:author="غزاله عرفانیان" w:date="2025-07-14T12:42:00Z" w16du:dateUtc="2025-07-14T09:12:00Z">
              <w:rPr>
                <w:rtl/>
              </w:rPr>
            </w:rPrChange>
          </w:rPr>
          <w:t xml:space="preserve"> </w:t>
        </w:r>
        <w:r w:rsidRPr="008223DB">
          <w:rPr>
            <w:rFonts w:cs="B Nazanin" w:hint="eastAsia"/>
            <w:sz w:val="24"/>
            <w:szCs w:val="24"/>
            <w:rtl/>
            <w:rPrChange w:id="1351" w:author="غزاله عرفانیان" w:date="2025-07-14T12:42:00Z" w16du:dateUtc="2025-07-14T09:12:00Z">
              <w:rPr>
                <w:rFonts w:hint="eastAsia"/>
                <w:rtl/>
              </w:rPr>
            </w:rPrChange>
          </w:rPr>
          <w:t>آموزش</w:t>
        </w:r>
        <w:r w:rsidRPr="008223DB">
          <w:rPr>
            <w:rFonts w:cs="B Nazanin"/>
            <w:sz w:val="24"/>
            <w:szCs w:val="24"/>
            <w:rtl/>
            <w:rPrChange w:id="1352" w:author="غزاله عرفانیان" w:date="2025-07-14T12:42:00Z" w16du:dateUtc="2025-07-14T09:12:00Z">
              <w:rPr>
                <w:rtl/>
              </w:rPr>
            </w:rPrChange>
          </w:rPr>
          <w:t xml:space="preserve"> </w:t>
        </w:r>
        <w:r w:rsidRPr="008223DB">
          <w:rPr>
            <w:rFonts w:cs="B Nazanin" w:hint="eastAsia"/>
            <w:sz w:val="24"/>
            <w:szCs w:val="24"/>
            <w:rtl/>
            <w:rPrChange w:id="1353" w:author="غزاله عرفانیان" w:date="2025-07-14T12:42:00Z" w16du:dateUtc="2025-07-14T09:12:00Z">
              <w:rPr>
                <w:rFonts w:hint="eastAsia"/>
                <w:rtl/>
              </w:rPr>
            </w:rPrChange>
          </w:rPr>
          <w:t>ده</w:t>
        </w:r>
        <w:r w:rsidRPr="008223DB">
          <w:rPr>
            <w:rFonts w:cs="B Nazanin" w:hint="cs"/>
            <w:sz w:val="24"/>
            <w:szCs w:val="24"/>
            <w:rtl/>
            <w:rPrChange w:id="1354" w:author="غزاله عرفانیان" w:date="2025-07-14T12:42:00Z" w16du:dateUtc="2025-07-14T09:12:00Z">
              <w:rPr>
                <w:rFonts w:hint="cs"/>
                <w:rtl/>
              </w:rPr>
            </w:rPrChange>
          </w:rPr>
          <w:t>ی</w:t>
        </w:r>
        <w:r w:rsidRPr="008223DB">
          <w:rPr>
            <w:rFonts w:cs="B Nazanin" w:hint="eastAsia"/>
            <w:sz w:val="24"/>
            <w:szCs w:val="24"/>
            <w:rtl/>
            <w:rPrChange w:id="1355" w:author="غزاله عرفانیان" w:date="2025-07-14T12:42:00Z" w16du:dateUtc="2025-07-14T09:12:00Z">
              <w:rPr>
                <w:rFonts w:hint="eastAsia"/>
                <w:rtl/>
              </w:rPr>
            </w:rPrChange>
          </w:rPr>
          <w:t>م،</w:t>
        </w:r>
        <w:r w:rsidRPr="008223DB">
          <w:rPr>
            <w:rFonts w:cs="B Nazanin"/>
            <w:sz w:val="24"/>
            <w:szCs w:val="24"/>
            <w:rtl/>
            <w:rPrChange w:id="1356" w:author="غزاله عرفانیان" w:date="2025-07-14T12:42:00Z" w16du:dateUtc="2025-07-14T09:12:00Z">
              <w:rPr>
                <w:rtl/>
              </w:rPr>
            </w:rPrChange>
          </w:rPr>
          <w:t xml:space="preserve"> </w:t>
        </w:r>
        <w:r w:rsidRPr="008223DB">
          <w:rPr>
            <w:rFonts w:cs="B Nazanin" w:hint="eastAsia"/>
            <w:sz w:val="24"/>
            <w:szCs w:val="24"/>
            <w:rtl/>
            <w:rPrChange w:id="1357" w:author="غزاله عرفانیان" w:date="2025-07-14T12:42:00Z" w16du:dateUtc="2025-07-14T09:12:00Z">
              <w:rPr>
                <w:rFonts w:hint="eastAsia"/>
                <w:rtl/>
              </w:rPr>
            </w:rPrChange>
          </w:rPr>
          <w:t>در</w:t>
        </w:r>
        <w:r w:rsidRPr="008223DB">
          <w:rPr>
            <w:rFonts w:cs="B Nazanin"/>
            <w:sz w:val="24"/>
            <w:szCs w:val="24"/>
            <w:rtl/>
            <w:rPrChange w:id="1358" w:author="غزاله عرفانیان" w:date="2025-07-14T12:42:00Z" w16du:dateUtc="2025-07-14T09:12:00Z">
              <w:rPr>
                <w:rtl/>
              </w:rPr>
            </w:rPrChange>
          </w:rPr>
          <w:t xml:space="preserve"> ا</w:t>
        </w:r>
        <w:r w:rsidRPr="008223DB">
          <w:rPr>
            <w:rFonts w:cs="B Nazanin" w:hint="cs"/>
            <w:sz w:val="24"/>
            <w:szCs w:val="24"/>
            <w:rtl/>
            <w:rPrChange w:id="1359" w:author="غزاله عرفانیان" w:date="2025-07-14T12:42:00Z" w16du:dateUtc="2025-07-14T09:12:00Z">
              <w:rPr>
                <w:rFonts w:hint="cs"/>
                <w:rtl/>
              </w:rPr>
            </w:rPrChange>
          </w:rPr>
          <w:t>ی</w:t>
        </w:r>
        <w:r w:rsidRPr="008223DB">
          <w:rPr>
            <w:rFonts w:cs="B Nazanin" w:hint="eastAsia"/>
            <w:sz w:val="24"/>
            <w:szCs w:val="24"/>
            <w:rtl/>
            <w:rPrChange w:id="1360" w:author="غزاله عرفانیان" w:date="2025-07-14T12:42:00Z" w16du:dateUtc="2025-07-14T09:12:00Z">
              <w:rPr>
                <w:rFonts w:hint="eastAsia"/>
                <w:rtl/>
              </w:rPr>
            </w:rPrChange>
          </w:rPr>
          <w:t>ن</w:t>
        </w:r>
        <w:r w:rsidRPr="008223DB">
          <w:rPr>
            <w:rFonts w:cs="B Nazanin"/>
            <w:sz w:val="24"/>
            <w:szCs w:val="24"/>
            <w:rtl/>
            <w:rPrChange w:id="1361" w:author="غزاله عرفانیان" w:date="2025-07-14T12:42:00Z" w16du:dateUtc="2025-07-14T09:12:00Z">
              <w:rPr>
                <w:rtl/>
              </w:rPr>
            </w:rPrChange>
          </w:rPr>
          <w:t xml:space="preserve"> پژوهش از نمونه گ</w:t>
        </w:r>
        <w:r w:rsidRPr="008223DB">
          <w:rPr>
            <w:rFonts w:cs="B Nazanin" w:hint="cs"/>
            <w:sz w:val="24"/>
            <w:szCs w:val="24"/>
            <w:rtl/>
            <w:rPrChange w:id="1362" w:author="غزاله عرفانیان" w:date="2025-07-14T12:42:00Z" w16du:dateUtc="2025-07-14T09:12:00Z">
              <w:rPr>
                <w:rFonts w:hint="cs"/>
                <w:rtl/>
              </w:rPr>
            </w:rPrChange>
          </w:rPr>
          <w:t>ی</w:t>
        </w:r>
        <w:r w:rsidRPr="008223DB">
          <w:rPr>
            <w:rFonts w:cs="B Nazanin" w:hint="eastAsia"/>
            <w:sz w:val="24"/>
            <w:szCs w:val="24"/>
            <w:rtl/>
            <w:rPrChange w:id="1363" w:author="غزاله عرفانیان" w:date="2025-07-14T12:42:00Z" w16du:dateUtc="2025-07-14T09:12:00Z">
              <w:rPr>
                <w:rFonts w:hint="eastAsia"/>
                <w:rtl/>
              </w:rPr>
            </w:rPrChange>
          </w:rPr>
          <w:t>ر</w:t>
        </w:r>
        <w:r w:rsidRPr="008223DB">
          <w:rPr>
            <w:rFonts w:cs="B Nazanin" w:hint="cs"/>
            <w:sz w:val="24"/>
            <w:szCs w:val="24"/>
            <w:rtl/>
            <w:rPrChange w:id="1364" w:author="غزاله عرفانیان" w:date="2025-07-14T12:42:00Z" w16du:dateUtc="2025-07-14T09:12:00Z">
              <w:rPr>
                <w:rFonts w:hint="cs"/>
                <w:rtl/>
              </w:rPr>
            </w:rPrChange>
          </w:rPr>
          <w:t>ی</w:t>
        </w:r>
        <w:r w:rsidRPr="008223DB">
          <w:rPr>
            <w:rFonts w:cs="B Nazanin"/>
            <w:sz w:val="24"/>
            <w:szCs w:val="24"/>
            <w:rtl/>
            <w:rPrChange w:id="1365" w:author="غزاله عرفانیان" w:date="2025-07-14T12:42:00Z" w16du:dateUtc="2025-07-14T09:12:00Z">
              <w:rPr>
                <w:rtl/>
              </w:rPr>
            </w:rPrChange>
          </w:rPr>
          <w:t xml:space="preserve"> استفاده نم</w:t>
        </w:r>
        <w:r w:rsidRPr="008223DB">
          <w:rPr>
            <w:rFonts w:cs="B Nazanin" w:hint="cs"/>
            <w:sz w:val="24"/>
            <w:szCs w:val="24"/>
            <w:rtl/>
            <w:rPrChange w:id="1366" w:author="غزاله عرفانیان" w:date="2025-07-14T12:42:00Z" w16du:dateUtc="2025-07-14T09:12:00Z">
              <w:rPr>
                <w:rFonts w:hint="cs"/>
                <w:rtl/>
              </w:rPr>
            </w:rPrChange>
          </w:rPr>
          <w:t>ی</w:t>
        </w:r>
        <w:r w:rsidRPr="008223DB">
          <w:rPr>
            <w:rFonts w:cs="B Nazanin"/>
            <w:sz w:val="24"/>
            <w:szCs w:val="24"/>
            <w:rtl/>
            <w:rPrChange w:id="1367" w:author="غزاله عرفانیان" w:date="2025-07-14T12:42:00Z" w16du:dateUtc="2025-07-14T09:12:00Z">
              <w:rPr>
                <w:rtl/>
              </w:rPr>
            </w:rPrChange>
          </w:rPr>
          <w:t xml:space="preserve"> کن</w:t>
        </w:r>
        <w:r w:rsidRPr="008223DB">
          <w:rPr>
            <w:rFonts w:cs="B Nazanin" w:hint="cs"/>
            <w:sz w:val="24"/>
            <w:szCs w:val="24"/>
            <w:rtl/>
            <w:rPrChange w:id="1368" w:author="غزاله عرفانیان" w:date="2025-07-14T12:42:00Z" w16du:dateUtc="2025-07-14T09:12:00Z">
              <w:rPr>
                <w:rFonts w:hint="cs"/>
                <w:rtl/>
              </w:rPr>
            </w:rPrChange>
          </w:rPr>
          <w:t>ی</w:t>
        </w:r>
        <w:r w:rsidRPr="008223DB">
          <w:rPr>
            <w:rFonts w:cs="B Nazanin" w:hint="eastAsia"/>
            <w:sz w:val="24"/>
            <w:szCs w:val="24"/>
            <w:rtl/>
            <w:rPrChange w:id="1369" w:author="غزاله عرفانیان" w:date="2025-07-14T12:42:00Z" w16du:dateUtc="2025-07-14T09:12:00Z">
              <w:rPr>
                <w:rFonts w:hint="eastAsia"/>
                <w:rtl/>
              </w:rPr>
            </w:rPrChange>
          </w:rPr>
          <w:t>م</w:t>
        </w:r>
        <w:r w:rsidRPr="008223DB">
          <w:rPr>
            <w:rFonts w:cs="B Nazanin"/>
            <w:sz w:val="24"/>
            <w:szCs w:val="24"/>
            <w:rtl/>
            <w:rPrChange w:id="1370" w:author="غزاله عرفانیان" w:date="2025-07-14T12:42:00Z" w16du:dateUtc="2025-07-14T09:12:00Z">
              <w:rPr>
                <w:rtl/>
              </w:rPr>
            </w:rPrChange>
          </w:rPr>
          <w:t>.</w:t>
        </w:r>
      </w:moveTo>
    </w:p>
    <w:p w14:paraId="65713883" w14:textId="77777777" w:rsidR="00E61291" w:rsidRPr="008223DB" w:rsidRDefault="00E61291">
      <w:pPr>
        <w:bidi/>
        <w:spacing w:line="276" w:lineRule="auto"/>
        <w:ind w:left="360"/>
        <w:jc w:val="both"/>
        <w:rPr>
          <w:moveTo w:id="1371" w:author="غزاله عرفانیان" w:date="2025-07-01T07:37:00Z" w16du:dateUtc="2025-07-01T04:07:00Z"/>
          <w:rFonts w:cs="B Nazanin"/>
          <w:b/>
          <w:bCs/>
          <w:sz w:val="24"/>
          <w:szCs w:val="24"/>
          <w:rtl/>
          <w:lang w:bidi="fa-IR"/>
          <w:rPrChange w:id="1372" w:author="غزاله عرفانیان" w:date="2025-07-14T12:42:00Z" w16du:dateUtc="2025-07-14T09:12:00Z">
            <w:rPr>
              <w:moveTo w:id="1373" w:author="غزاله عرفانیان" w:date="2025-07-01T07:37:00Z" w16du:dateUtc="2025-07-01T04:07:00Z"/>
              <w:rtl/>
              <w:lang w:bidi="fa-IR"/>
            </w:rPr>
          </w:rPrChange>
        </w:rPr>
        <w:pPrChange w:id="1374" w:author="غزاله عرفانیان" w:date="2025-07-14T12:42:00Z" w16du:dateUtc="2025-07-14T09:12:00Z">
          <w:pPr>
            <w:pStyle w:val="ListParagraph"/>
            <w:numPr>
              <w:numId w:val="10"/>
            </w:numPr>
            <w:tabs>
              <w:tab w:val="num" w:pos="720"/>
            </w:tabs>
            <w:bidi/>
            <w:spacing w:line="276" w:lineRule="auto"/>
            <w:ind w:hanging="360"/>
            <w:jc w:val="both"/>
          </w:pPr>
        </w:pPrChange>
      </w:pPr>
      <w:moveTo w:id="1375" w:author="غزاله عرفانیان" w:date="2025-07-01T07:37:00Z" w16du:dateUtc="2025-07-01T04:07:00Z">
        <w:r w:rsidRPr="008223DB">
          <w:rPr>
            <w:rFonts w:cs="B Nazanin" w:hint="eastAsia"/>
            <w:b/>
            <w:bCs/>
            <w:sz w:val="24"/>
            <w:szCs w:val="24"/>
            <w:rtl/>
            <w:lang w:bidi="fa-IR"/>
            <w:rPrChange w:id="1376" w:author="غزاله عرفانیان" w:date="2025-07-14T12:42:00Z" w16du:dateUtc="2025-07-14T09:12:00Z">
              <w:rPr>
                <w:rFonts w:hint="eastAsia"/>
                <w:rtl/>
                <w:lang w:bidi="fa-IR"/>
              </w:rPr>
            </w:rPrChange>
          </w:rPr>
          <w:lastRenderedPageBreak/>
          <w:t>ابزار</w:t>
        </w:r>
        <w:r w:rsidRPr="008223DB">
          <w:rPr>
            <w:rFonts w:cs="B Nazanin"/>
            <w:b/>
            <w:bCs/>
            <w:sz w:val="24"/>
            <w:szCs w:val="24"/>
            <w:rtl/>
            <w:lang w:bidi="fa-IR"/>
            <w:rPrChange w:id="1377" w:author="غزاله عرفانیان" w:date="2025-07-14T12:42:00Z" w16du:dateUtc="2025-07-14T09:12:00Z">
              <w:rPr>
                <w:rtl/>
                <w:lang w:bidi="fa-IR"/>
              </w:rPr>
            </w:rPrChange>
          </w:rPr>
          <w:t xml:space="preserve"> پژوهش</w:t>
        </w:r>
      </w:moveTo>
    </w:p>
    <w:p w14:paraId="4391DCDF" w14:textId="77777777" w:rsidR="00E61291" w:rsidRPr="008223DB" w:rsidRDefault="00E61291">
      <w:pPr>
        <w:bidi/>
        <w:ind w:left="360"/>
        <w:jc w:val="both"/>
        <w:rPr>
          <w:moveTo w:id="1378" w:author="غزاله عرفانیان" w:date="2025-07-01T07:37:00Z" w16du:dateUtc="2025-07-01T04:07:00Z"/>
          <w:rFonts w:cs="B Nazanin"/>
          <w:sz w:val="24"/>
          <w:szCs w:val="24"/>
          <w:rPrChange w:id="1379" w:author="غزاله عرفانیان" w:date="2025-07-14T12:42:00Z" w16du:dateUtc="2025-07-14T09:12:00Z">
            <w:rPr>
              <w:moveTo w:id="1380" w:author="غزاله عرفانیان" w:date="2025-07-01T07:37:00Z" w16du:dateUtc="2025-07-01T04:07:00Z"/>
            </w:rPr>
          </w:rPrChange>
        </w:rPr>
        <w:pPrChange w:id="1381" w:author="غزاله عرفانیان" w:date="2025-07-14T12:42:00Z" w16du:dateUtc="2025-07-14T09:12:00Z">
          <w:pPr>
            <w:pStyle w:val="ListParagraph"/>
            <w:numPr>
              <w:numId w:val="10"/>
            </w:numPr>
            <w:tabs>
              <w:tab w:val="num" w:pos="720"/>
            </w:tabs>
            <w:bidi/>
            <w:ind w:hanging="360"/>
            <w:jc w:val="both"/>
          </w:pPr>
        </w:pPrChange>
      </w:pPr>
      <w:moveTo w:id="1382" w:author="غزاله عرفانیان" w:date="2025-07-01T07:37:00Z" w16du:dateUtc="2025-07-01T04:07:00Z">
        <w:r w:rsidRPr="008223DB">
          <w:rPr>
            <w:rFonts w:cs="B Nazanin"/>
            <w:sz w:val="24"/>
            <w:szCs w:val="24"/>
            <w:rtl/>
            <w:rPrChange w:id="1383" w:author="غزاله عرفانیان" w:date="2025-07-14T12:42:00Z" w16du:dateUtc="2025-07-14T09:12:00Z">
              <w:rPr>
                <w:rtl/>
              </w:rPr>
            </w:rPrChange>
          </w:rPr>
          <w:t>در ا</w:t>
        </w:r>
        <w:r w:rsidRPr="008223DB">
          <w:rPr>
            <w:rFonts w:cs="B Nazanin" w:hint="cs"/>
            <w:sz w:val="24"/>
            <w:szCs w:val="24"/>
            <w:rtl/>
            <w:rPrChange w:id="1384" w:author="غزاله عرفانیان" w:date="2025-07-14T12:42:00Z" w16du:dateUtc="2025-07-14T09:12:00Z">
              <w:rPr>
                <w:rFonts w:hint="cs"/>
                <w:rtl/>
              </w:rPr>
            </w:rPrChange>
          </w:rPr>
          <w:t>ی</w:t>
        </w:r>
        <w:r w:rsidRPr="008223DB">
          <w:rPr>
            <w:rFonts w:cs="B Nazanin" w:hint="eastAsia"/>
            <w:sz w:val="24"/>
            <w:szCs w:val="24"/>
            <w:rtl/>
            <w:rPrChange w:id="1385" w:author="غزاله عرفانیان" w:date="2025-07-14T12:42:00Z" w16du:dateUtc="2025-07-14T09:12:00Z">
              <w:rPr>
                <w:rFonts w:hint="eastAsia"/>
                <w:rtl/>
              </w:rPr>
            </w:rPrChange>
          </w:rPr>
          <w:t>ن</w:t>
        </w:r>
        <w:r w:rsidRPr="008223DB">
          <w:rPr>
            <w:rFonts w:cs="B Nazanin"/>
            <w:sz w:val="24"/>
            <w:szCs w:val="24"/>
            <w:rtl/>
            <w:rPrChange w:id="1386" w:author="غزاله عرفانیان" w:date="2025-07-14T12:42:00Z" w16du:dateUtc="2025-07-14T09:12:00Z">
              <w:rPr>
                <w:rtl/>
              </w:rPr>
            </w:rPrChange>
          </w:rPr>
          <w:t xml:space="preserve"> پژوهش، برا</w:t>
        </w:r>
        <w:r w:rsidRPr="008223DB">
          <w:rPr>
            <w:rFonts w:cs="B Nazanin" w:hint="cs"/>
            <w:sz w:val="24"/>
            <w:szCs w:val="24"/>
            <w:rtl/>
            <w:rPrChange w:id="1387" w:author="غزاله عرفانیان" w:date="2025-07-14T12:42:00Z" w16du:dateUtc="2025-07-14T09:12:00Z">
              <w:rPr>
                <w:rFonts w:hint="cs"/>
                <w:rtl/>
              </w:rPr>
            </w:rPrChange>
          </w:rPr>
          <w:t>ی</w:t>
        </w:r>
        <w:r w:rsidRPr="008223DB">
          <w:rPr>
            <w:rFonts w:cs="B Nazanin"/>
            <w:sz w:val="24"/>
            <w:szCs w:val="24"/>
            <w:rtl/>
            <w:rPrChange w:id="1388" w:author="غزاله عرفانیان" w:date="2025-07-14T12:42:00Z" w16du:dateUtc="2025-07-14T09:12:00Z">
              <w:rPr>
                <w:rtl/>
              </w:rPr>
            </w:rPrChange>
          </w:rPr>
          <w:t xml:space="preserve"> تحل</w:t>
        </w:r>
        <w:r w:rsidRPr="008223DB">
          <w:rPr>
            <w:rFonts w:cs="B Nazanin" w:hint="cs"/>
            <w:sz w:val="24"/>
            <w:szCs w:val="24"/>
            <w:rtl/>
            <w:rPrChange w:id="1389" w:author="غزاله عرفانیان" w:date="2025-07-14T12:42:00Z" w16du:dateUtc="2025-07-14T09:12:00Z">
              <w:rPr>
                <w:rFonts w:hint="cs"/>
                <w:rtl/>
              </w:rPr>
            </w:rPrChange>
          </w:rPr>
          <w:t>ی</w:t>
        </w:r>
        <w:r w:rsidRPr="008223DB">
          <w:rPr>
            <w:rFonts w:cs="B Nazanin" w:hint="eastAsia"/>
            <w:sz w:val="24"/>
            <w:szCs w:val="24"/>
            <w:rtl/>
            <w:rPrChange w:id="1390" w:author="غزاله عرفانیان" w:date="2025-07-14T12:42:00Z" w16du:dateUtc="2025-07-14T09:12:00Z">
              <w:rPr>
                <w:rFonts w:hint="eastAsia"/>
                <w:rtl/>
              </w:rPr>
            </w:rPrChange>
          </w:rPr>
          <w:t>ل</w:t>
        </w:r>
        <w:r w:rsidRPr="008223DB">
          <w:rPr>
            <w:rFonts w:cs="B Nazanin"/>
            <w:sz w:val="24"/>
            <w:szCs w:val="24"/>
            <w:rtl/>
            <w:rPrChange w:id="1391" w:author="غزاله عرفانیان" w:date="2025-07-14T12:42:00Z" w16du:dateUtc="2025-07-14T09:12:00Z">
              <w:rPr>
                <w:rtl/>
              </w:rPr>
            </w:rPrChange>
          </w:rPr>
          <w:t xml:space="preserve"> متون از روش‌ها</w:t>
        </w:r>
        <w:r w:rsidRPr="008223DB">
          <w:rPr>
            <w:rFonts w:cs="B Nazanin" w:hint="cs"/>
            <w:sz w:val="24"/>
            <w:szCs w:val="24"/>
            <w:rtl/>
            <w:rPrChange w:id="1392" w:author="غزاله عرفانیان" w:date="2025-07-14T12:42:00Z" w16du:dateUtc="2025-07-14T09:12:00Z">
              <w:rPr>
                <w:rFonts w:hint="cs"/>
                <w:rtl/>
              </w:rPr>
            </w:rPrChange>
          </w:rPr>
          <w:t>ی</w:t>
        </w:r>
        <w:r w:rsidRPr="008223DB">
          <w:rPr>
            <w:rFonts w:cs="B Nazanin"/>
            <w:sz w:val="24"/>
            <w:szCs w:val="24"/>
            <w:rtl/>
            <w:rPrChange w:id="1393" w:author="غزاله عرفانیان" w:date="2025-07-14T12:42:00Z" w16du:dateUtc="2025-07-14T09:12:00Z">
              <w:rPr>
                <w:rtl/>
              </w:rPr>
            </w:rPrChange>
          </w:rPr>
          <w:t xml:space="preserve"> مدل‌ساز</w:t>
        </w:r>
        <w:r w:rsidRPr="008223DB">
          <w:rPr>
            <w:rFonts w:cs="B Nazanin" w:hint="cs"/>
            <w:sz w:val="24"/>
            <w:szCs w:val="24"/>
            <w:rtl/>
            <w:rPrChange w:id="1394" w:author="غزاله عرفانیان" w:date="2025-07-14T12:42:00Z" w16du:dateUtc="2025-07-14T09:12:00Z">
              <w:rPr>
                <w:rFonts w:hint="cs"/>
                <w:rtl/>
              </w:rPr>
            </w:rPrChange>
          </w:rPr>
          <w:t>ی</w:t>
        </w:r>
        <w:r w:rsidRPr="008223DB">
          <w:rPr>
            <w:rFonts w:cs="B Nazanin"/>
            <w:sz w:val="24"/>
            <w:szCs w:val="24"/>
            <w:rtl/>
            <w:rPrChange w:id="1395" w:author="غزاله عرفانیان" w:date="2025-07-14T12:42:00Z" w16du:dateUtc="2025-07-14T09:12:00Z">
              <w:rPr>
                <w:rtl/>
              </w:rPr>
            </w:rPrChange>
          </w:rPr>
          <w:t xml:space="preserve"> موضوع</w:t>
        </w:r>
        <w:r w:rsidRPr="008223DB">
          <w:rPr>
            <w:rFonts w:cs="B Nazanin" w:hint="cs"/>
            <w:sz w:val="24"/>
            <w:szCs w:val="24"/>
            <w:rtl/>
            <w:rPrChange w:id="1396" w:author="غزاله عرفانیان" w:date="2025-07-14T12:42:00Z" w16du:dateUtc="2025-07-14T09:12:00Z">
              <w:rPr>
                <w:rFonts w:hint="cs"/>
                <w:rtl/>
              </w:rPr>
            </w:rPrChange>
          </w:rPr>
          <w:t>ی</w:t>
        </w:r>
        <w:r w:rsidRPr="008223DB">
          <w:rPr>
            <w:rFonts w:cs="B Nazanin"/>
            <w:sz w:val="24"/>
            <w:szCs w:val="24"/>
            <w:rtl/>
            <w:rPrChange w:id="1397" w:author="غزاله عرفانیان" w:date="2025-07-14T12:42:00Z" w16du:dateUtc="2025-07-14T09:12:00Z">
              <w:rPr>
                <w:rtl/>
              </w:rPr>
            </w:rPrChange>
          </w:rPr>
          <w:t xml:space="preserve"> بهره گرفته شده است. مدل‌ساز</w:t>
        </w:r>
        <w:r w:rsidRPr="008223DB">
          <w:rPr>
            <w:rFonts w:cs="B Nazanin" w:hint="cs"/>
            <w:sz w:val="24"/>
            <w:szCs w:val="24"/>
            <w:rtl/>
            <w:rPrChange w:id="1398" w:author="غزاله عرفانیان" w:date="2025-07-14T12:42:00Z" w16du:dateUtc="2025-07-14T09:12:00Z">
              <w:rPr>
                <w:rFonts w:hint="cs"/>
                <w:rtl/>
              </w:rPr>
            </w:rPrChange>
          </w:rPr>
          <w:t>ی</w:t>
        </w:r>
        <w:r w:rsidRPr="008223DB">
          <w:rPr>
            <w:rFonts w:cs="B Nazanin"/>
            <w:sz w:val="24"/>
            <w:szCs w:val="24"/>
            <w:rtl/>
            <w:rPrChange w:id="1399" w:author="غزاله عرفانیان" w:date="2025-07-14T12:42:00Z" w16du:dateUtc="2025-07-14T09:12:00Z">
              <w:rPr>
                <w:rtl/>
              </w:rPr>
            </w:rPrChange>
          </w:rPr>
          <w:t xml:space="preserve"> موضوع</w:t>
        </w:r>
        <w:r w:rsidRPr="008223DB">
          <w:rPr>
            <w:rFonts w:cs="B Nazanin" w:hint="cs"/>
            <w:sz w:val="24"/>
            <w:szCs w:val="24"/>
            <w:rtl/>
            <w:rPrChange w:id="1400" w:author="غزاله عرفانیان" w:date="2025-07-14T12:42:00Z" w16du:dateUtc="2025-07-14T09:12:00Z">
              <w:rPr>
                <w:rFonts w:hint="cs"/>
                <w:rtl/>
              </w:rPr>
            </w:rPrChange>
          </w:rPr>
          <w:t>ی</w:t>
        </w:r>
        <w:r w:rsidRPr="008223DB">
          <w:rPr>
            <w:rFonts w:cs="B Nazanin"/>
            <w:sz w:val="24"/>
            <w:szCs w:val="24"/>
            <w:rtl/>
            <w:rPrChange w:id="1401" w:author="غزاله عرفانیان" w:date="2025-07-14T12:42:00Z" w16du:dateUtc="2025-07-14T09:12:00Z">
              <w:rPr>
                <w:rtl/>
              </w:rPr>
            </w:rPrChange>
          </w:rPr>
          <w:t xml:space="preserve"> </w:t>
        </w:r>
        <w:r w:rsidRPr="008223DB">
          <w:rPr>
            <w:rFonts w:cs="B Nazanin" w:hint="cs"/>
            <w:sz w:val="24"/>
            <w:szCs w:val="24"/>
            <w:rtl/>
            <w:rPrChange w:id="1402" w:author="غزاله عرفانیان" w:date="2025-07-14T12:42:00Z" w16du:dateUtc="2025-07-14T09:12:00Z">
              <w:rPr>
                <w:rFonts w:hint="cs"/>
                <w:rtl/>
              </w:rPr>
            </w:rPrChange>
          </w:rPr>
          <w:t>ی</w:t>
        </w:r>
        <w:r w:rsidRPr="008223DB">
          <w:rPr>
            <w:rFonts w:cs="B Nazanin" w:hint="eastAsia"/>
            <w:sz w:val="24"/>
            <w:szCs w:val="24"/>
            <w:rtl/>
            <w:rPrChange w:id="1403" w:author="غزاله عرفانیان" w:date="2025-07-14T12:42:00Z" w16du:dateUtc="2025-07-14T09:12:00Z">
              <w:rPr>
                <w:rFonts w:hint="eastAsia"/>
                <w:rtl/>
              </w:rPr>
            </w:rPrChange>
          </w:rPr>
          <w:t>ک</w:t>
        </w:r>
        <w:r w:rsidRPr="008223DB">
          <w:rPr>
            <w:rFonts w:cs="B Nazanin"/>
            <w:sz w:val="24"/>
            <w:szCs w:val="24"/>
            <w:rtl/>
            <w:rPrChange w:id="1404" w:author="غزاله عرفانیان" w:date="2025-07-14T12:42:00Z" w16du:dateUtc="2025-07-14T09:12:00Z">
              <w:rPr>
                <w:rtl/>
              </w:rPr>
            </w:rPrChange>
          </w:rPr>
          <w:t xml:space="preserve"> رو</w:t>
        </w:r>
        <w:r w:rsidRPr="008223DB">
          <w:rPr>
            <w:rFonts w:cs="B Nazanin" w:hint="cs"/>
            <w:sz w:val="24"/>
            <w:szCs w:val="24"/>
            <w:rtl/>
            <w:rPrChange w:id="1405" w:author="غزاله عرفانیان" w:date="2025-07-14T12:42:00Z" w16du:dateUtc="2025-07-14T09:12:00Z">
              <w:rPr>
                <w:rFonts w:hint="cs"/>
                <w:rtl/>
              </w:rPr>
            </w:rPrChange>
          </w:rPr>
          <w:t>ی</w:t>
        </w:r>
        <w:r w:rsidRPr="008223DB">
          <w:rPr>
            <w:rFonts w:cs="B Nazanin" w:hint="eastAsia"/>
            <w:sz w:val="24"/>
            <w:szCs w:val="24"/>
            <w:rtl/>
            <w:rPrChange w:id="1406" w:author="غزاله عرفانیان" w:date="2025-07-14T12:42:00Z" w16du:dateUtc="2025-07-14T09:12:00Z">
              <w:rPr>
                <w:rFonts w:hint="eastAsia"/>
                <w:rtl/>
              </w:rPr>
            </w:rPrChange>
          </w:rPr>
          <w:t>کرد</w:t>
        </w:r>
        <w:r w:rsidRPr="008223DB">
          <w:rPr>
            <w:rFonts w:cs="B Nazanin"/>
            <w:sz w:val="24"/>
            <w:szCs w:val="24"/>
            <w:rtl/>
            <w:rPrChange w:id="1407" w:author="غزاله عرفانیان" w:date="2025-07-14T12:42:00Z" w16du:dateUtc="2025-07-14T09:12:00Z">
              <w:rPr>
                <w:rtl/>
              </w:rPr>
            </w:rPrChange>
          </w:rPr>
          <w:t xml:space="preserve"> محاسبات</w:t>
        </w:r>
        <w:r w:rsidRPr="008223DB">
          <w:rPr>
            <w:rFonts w:cs="B Nazanin" w:hint="cs"/>
            <w:sz w:val="24"/>
            <w:szCs w:val="24"/>
            <w:rtl/>
            <w:rPrChange w:id="1408" w:author="غزاله عرفانیان" w:date="2025-07-14T12:42:00Z" w16du:dateUtc="2025-07-14T09:12:00Z">
              <w:rPr>
                <w:rFonts w:hint="cs"/>
                <w:rtl/>
              </w:rPr>
            </w:rPrChange>
          </w:rPr>
          <w:t>ی</w:t>
        </w:r>
        <w:r w:rsidRPr="008223DB">
          <w:rPr>
            <w:rFonts w:cs="B Nazanin"/>
            <w:sz w:val="24"/>
            <w:szCs w:val="24"/>
            <w:rtl/>
            <w:rPrChange w:id="1409" w:author="غزاله عرفانیان" w:date="2025-07-14T12:42:00Z" w16du:dateUtc="2025-07-14T09:12:00Z">
              <w:rPr>
                <w:rtl/>
              </w:rPr>
            </w:rPrChange>
          </w:rPr>
          <w:t xml:space="preserve"> در پردازش زبان طب</w:t>
        </w:r>
        <w:r w:rsidRPr="008223DB">
          <w:rPr>
            <w:rFonts w:cs="B Nazanin" w:hint="cs"/>
            <w:sz w:val="24"/>
            <w:szCs w:val="24"/>
            <w:rtl/>
            <w:rPrChange w:id="1410" w:author="غزاله عرفانیان" w:date="2025-07-14T12:42:00Z" w16du:dateUtc="2025-07-14T09:12:00Z">
              <w:rPr>
                <w:rFonts w:hint="cs"/>
                <w:rtl/>
              </w:rPr>
            </w:rPrChange>
          </w:rPr>
          <w:t>ی</w:t>
        </w:r>
        <w:r w:rsidRPr="008223DB">
          <w:rPr>
            <w:rFonts w:cs="B Nazanin" w:hint="eastAsia"/>
            <w:sz w:val="24"/>
            <w:szCs w:val="24"/>
            <w:rtl/>
            <w:rPrChange w:id="1411" w:author="غزاله عرفانیان" w:date="2025-07-14T12:42:00Z" w16du:dateUtc="2025-07-14T09:12:00Z">
              <w:rPr>
                <w:rFonts w:hint="eastAsia"/>
                <w:rtl/>
              </w:rPr>
            </w:rPrChange>
          </w:rPr>
          <w:t>ع</w:t>
        </w:r>
        <w:r w:rsidRPr="008223DB">
          <w:rPr>
            <w:rFonts w:cs="B Nazanin" w:hint="cs"/>
            <w:sz w:val="24"/>
            <w:szCs w:val="24"/>
            <w:rtl/>
            <w:rPrChange w:id="1412" w:author="غزاله عرفانیان" w:date="2025-07-14T12:42:00Z" w16du:dateUtc="2025-07-14T09:12:00Z">
              <w:rPr>
                <w:rFonts w:hint="cs"/>
                <w:rtl/>
              </w:rPr>
            </w:rPrChange>
          </w:rPr>
          <w:t>ی</w:t>
        </w:r>
        <w:r w:rsidRPr="008223DB">
          <w:rPr>
            <w:rFonts w:cs="B Nazanin"/>
            <w:sz w:val="24"/>
            <w:szCs w:val="24"/>
            <w:rtl/>
            <w:rPrChange w:id="1413" w:author="غزاله عرفانیان" w:date="2025-07-14T12:42:00Z" w16du:dateUtc="2025-07-14T09:12:00Z">
              <w:rPr>
                <w:rtl/>
              </w:rPr>
            </w:rPrChange>
          </w:rPr>
          <w:t xml:space="preserve"> است که به شناسا</w:t>
        </w:r>
        <w:r w:rsidRPr="008223DB">
          <w:rPr>
            <w:rFonts w:cs="B Nazanin" w:hint="cs"/>
            <w:sz w:val="24"/>
            <w:szCs w:val="24"/>
            <w:rtl/>
            <w:rPrChange w:id="1414" w:author="غزاله عرفانیان" w:date="2025-07-14T12:42:00Z" w16du:dateUtc="2025-07-14T09:12:00Z">
              <w:rPr>
                <w:rFonts w:hint="cs"/>
                <w:rtl/>
              </w:rPr>
            </w:rPrChange>
          </w:rPr>
          <w:t>یی</w:t>
        </w:r>
        <w:r w:rsidRPr="008223DB">
          <w:rPr>
            <w:rFonts w:cs="B Nazanin"/>
            <w:sz w:val="24"/>
            <w:szCs w:val="24"/>
            <w:rtl/>
            <w:rPrChange w:id="1415" w:author="غزاله عرفانیان" w:date="2025-07-14T12:42:00Z" w16du:dateUtc="2025-07-14T09:12:00Z">
              <w:rPr>
                <w:rtl/>
              </w:rPr>
            </w:rPrChange>
          </w:rPr>
          <w:t xml:space="preserve"> و استخراج موضوعات پنهان در مجموعه‌ا</w:t>
        </w:r>
        <w:r w:rsidRPr="008223DB">
          <w:rPr>
            <w:rFonts w:cs="B Nazanin" w:hint="cs"/>
            <w:sz w:val="24"/>
            <w:szCs w:val="24"/>
            <w:rtl/>
            <w:rPrChange w:id="1416" w:author="غزاله عرفانیان" w:date="2025-07-14T12:42:00Z" w16du:dateUtc="2025-07-14T09:12:00Z">
              <w:rPr>
                <w:rFonts w:hint="cs"/>
                <w:rtl/>
              </w:rPr>
            </w:rPrChange>
          </w:rPr>
          <w:t>ی</w:t>
        </w:r>
        <w:r w:rsidRPr="008223DB">
          <w:rPr>
            <w:rFonts w:cs="B Nazanin"/>
            <w:sz w:val="24"/>
            <w:szCs w:val="24"/>
            <w:rtl/>
            <w:rPrChange w:id="1417" w:author="غزاله عرفانیان" w:date="2025-07-14T12:42:00Z" w16du:dateUtc="2025-07-14T09:12:00Z">
              <w:rPr>
                <w:rtl/>
              </w:rPr>
            </w:rPrChange>
          </w:rPr>
          <w:t xml:space="preserve"> از متون کمک م</w:t>
        </w:r>
        <w:r w:rsidRPr="008223DB">
          <w:rPr>
            <w:rFonts w:cs="B Nazanin" w:hint="cs"/>
            <w:sz w:val="24"/>
            <w:szCs w:val="24"/>
            <w:rtl/>
            <w:rPrChange w:id="1418" w:author="غزاله عرفانیان" w:date="2025-07-14T12:42:00Z" w16du:dateUtc="2025-07-14T09:12:00Z">
              <w:rPr>
                <w:rFonts w:hint="cs"/>
                <w:rtl/>
              </w:rPr>
            </w:rPrChange>
          </w:rPr>
          <w:t>ی‌</w:t>
        </w:r>
        <w:r w:rsidRPr="008223DB">
          <w:rPr>
            <w:rFonts w:cs="B Nazanin" w:hint="eastAsia"/>
            <w:sz w:val="24"/>
            <w:szCs w:val="24"/>
            <w:rtl/>
            <w:rPrChange w:id="1419" w:author="غزاله عرفانیان" w:date="2025-07-14T12:42:00Z" w16du:dateUtc="2025-07-14T09:12:00Z">
              <w:rPr>
                <w:rFonts w:hint="eastAsia"/>
                <w:rtl/>
              </w:rPr>
            </w:rPrChange>
          </w:rPr>
          <w:t>کند</w:t>
        </w:r>
        <w:r w:rsidRPr="008223DB">
          <w:rPr>
            <w:rFonts w:cs="B Nazanin"/>
            <w:sz w:val="24"/>
            <w:szCs w:val="24"/>
            <w:rtl/>
            <w:rPrChange w:id="1420" w:author="غزاله عرفانیان" w:date="2025-07-14T12:42:00Z" w16du:dateUtc="2025-07-14T09:12:00Z">
              <w:rPr>
                <w:rtl/>
              </w:rPr>
            </w:rPrChange>
          </w:rPr>
          <w:t>. ا</w:t>
        </w:r>
        <w:r w:rsidRPr="008223DB">
          <w:rPr>
            <w:rFonts w:cs="B Nazanin" w:hint="cs"/>
            <w:sz w:val="24"/>
            <w:szCs w:val="24"/>
            <w:rtl/>
            <w:rPrChange w:id="1421" w:author="غزاله عرفانیان" w:date="2025-07-14T12:42:00Z" w16du:dateUtc="2025-07-14T09:12:00Z">
              <w:rPr>
                <w:rFonts w:hint="cs"/>
                <w:rtl/>
              </w:rPr>
            </w:rPrChange>
          </w:rPr>
          <w:t>ی</w:t>
        </w:r>
        <w:r w:rsidRPr="008223DB">
          <w:rPr>
            <w:rFonts w:cs="B Nazanin" w:hint="eastAsia"/>
            <w:sz w:val="24"/>
            <w:szCs w:val="24"/>
            <w:rtl/>
            <w:rPrChange w:id="1422" w:author="غزاله عرفانیان" w:date="2025-07-14T12:42:00Z" w16du:dateUtc="2025-07-14T09:12:00Z">
              <w:rPr>
                <w:rFonts w:hint="eastAsia"/>
                <w:rtl/>
              </w:rPr>
            </w:rPrChange>
          </w:rPr>
          <w:t>ن</w:t>
        </w:r>
        <w:r w:rsidRPr="008223DB">
          <w:rPr>
            <w:rFonts w:cs="B Nazanin"/>
            <w:sz w:val="24"/>
            <w:szCs w:val="24"/>
            <w:rtl/>
            <w:rPrChange w:id="1423" w:author="غزاله عرفانیان" w:date="2025-07-14T12:42:00Z" w16du:dateUtc="2025-07-14T09:12:00Z">
              <w:rPr>
                <w:rtl/>
              </w:rPr>
            </w:rPrChange>
          </w:rPr>
          <w:t xml:space="preserve"> روش با استفاده از مدل‌ها</w:t>
        </w:r>
        <w:r w:rsidRPr="008223DB">
          <w:rPr>
            <w:rFonts w:cs="B Nazanin" w:hint="cs"/>
            <w:sz w:val="24"/>
            <w:szCs w:val="24"/>
            <w:rtl/>
            <w:rPrChange w:id="1424" w:author="غزاله عرفانیان" w:date="2025-07-14T12:42:00Z" w16du:dateUtc="2025-07-14T09:12:00Z">
              <w:rPr>
                <w:rFonts w:hint="cs"/>
                <w:rtl/>
              </w:rPr>
            </w:rPrChange>
          </w:rPr>
          <w:t>ی</w:t>
        </w:r>
        <w:r w:rsidRPr="008223DB">
          <w:rPr>
            <w:rFonts w:cs="B Nazanin"/>
            <w:sz w:val="24"/>
            <w:szCs w:val="24"/>
            <w:rtl/>
            <w:rPrChange w:id="1425" w:author="غزاله عرفانیان" w:date="2025-07-14T12:42:00Z" w16du:dateUtc="2025-07-14T09:12:00Z">
              <w:rPr>
                <w:rtl/>
              </w:rPr>
            </w:rPrChange>
          </w:rPr>
          <w:t xml:space="preserve"> آمار</w:t>
        </w:r>
        <w:r w:rsidRPr="008223DB">
          <w:rPr>
            <w:rFonts w:cs="B Nazanin" w:hint="cs"/>
            <w:sz w:val="24"/>
            <w:szCs w:val="24"/>
            <w:rtl/>
            <w:rPrChange w:id="1426" w:author="غزاله عرفانیان" w:date="2025-07-14T12:42:00Z" w16du:dateUtc="2025-07-14T09:12:00Z">
              <w:rPr>
                <w:rFonts w:hint="cs"/>
                <w:rtl/>
              </w:rPr>
            </w:rPrChange>
          </w:rPr>
          <w:t>ی</w:t>
        </w:r>
        <w:r w:rsidRPr="008223DB">
          <w:rPr>
            <w:rFonts w:cs="B Nazanin"/>
            <w:sz w:val="24"/>
            <w:szCs w:val="24"/>
            <w:rtl/>
            <w:rPrChange w:id="1427" w:author="غزاله عرفانیان" w:date="2025-07-14T12:42:00Z" w16du:dateUtc="2025-07-14T09:12:00Z">
              <w:rPr>
                <w:rtl/>
              </w:rPr>
            </w:rPrChange>
          </w:rPr>
          <w:t xml:space="preserve"> و </w:t>
        </w:r>
        <w:r w:rsidRPr="008223DB">
          <w:rPr>
            <w:rFonts w:cs="B Nazanin" w:hint="cs"/>
            <w:sz w:val="24"/>
            <w:szCs w:val="24"/>
            <w:rtl/>
            <w:rPrChange w:id="1428" w:author="غزاله عرفانیان" w:date="2025-07-14T12:42:00Z" w16du:dateUtc="2025-07-14T09:12:00Z">
              <w:rPr>
                <w:rFonts w:hint="cs"/>
                <w:rtl/>
              </w:rPr>
            </w:rPrChange>
          </w:rPr>
          <w:t>ی</w:t>
        </w:r>
        <w:r w:rsidRPr="008223DB">
          <w:rPr>
            <w:rFonts w:cs="B Nazanin" w:hint="eastAsia"/>
            <w:sz w:val="24"/>
            <w:szCs w:val="24"/>
            <w:rtl/>
            <w:rPrChange w:id="1429" w:author="غزاله عرفانیان" w:date="2025-07-14T12:42:00Z" w16du:dateUtc="2025-07-14T09:12:00Z">
              <w:rPr>
                <w:rFonts w:hint="eastAsia"/>
                <w:rtl/>
              </w:rPr>
            </w:rPrChange>
          </w:rPr>
          <w:t>ادگ</w:t>
        </w:r>
        <w:r w:rsidRPr="008223DB">
          <w:rPr>
            <w:rFonts w:cs="B Nazanin" w:hint="cs"/>
            <w:sz w:val="24"/>
            <w:szCs w:val="24"/>
            <w:rtl/>
            <w:rPrChange w:id="1430" w:author="غزاله عرفانیان" w:date="2025-07-14T12:42:00Z" w16du:dateUtc="2025-07-14T09:12:00Z">
              <w:rPr>
                <w:rFonts w:hint="cs"/>
                <w:rtl/>
              </w:rPr>
            </w:rPrChange>
          </w:rPr>
          <w:t>ی</w:t>
        </w:r>
        <w:r w:rsidRPr="008223DB">
          <w:rPr>
            <w:rFonts w:cs="B Nazanin" w:hint="eastAsia"/>
            <w:sz w:val="24"/>
            <w:szCs w:val="24"/>
            <w:rtl/>
            <w:rPrChange w:id="1431" w:author="غزاله عرفانیان" w:date="2025-07-14T12:42:00Z" w16du:dateUtc="2025-07-14T09:12:00Z">
              <w:rPr>
                <w:rFonts w:hint="eastAsia"/>
                <w:rtl/>
              </w:rPr>
            </w:rPrChange>
          </w:rPr>
          <w:t>ر</w:t>
        </w:r>
        <w:r w:rsidRPr="008223DB">
          <w:rPr>
            <w:rFonts w:cs="B Nazanin" w:hint="cs"/>
            <w:sz w:val="24"/>
            <w:szCs w:val="24"/>
            <w:rtl/>
            <w:rPrChange w:id="1432" w:author="غزاله عرفانیان" w:date="2025-07-14T12:42:00Z" w16du:dateUtc="2025-07-14T09:12:00Z">
              <w:rPr>
                <w:rFonts w:hint="cs"/>
                <w:rtl/>
              </w:rPr>
            </w:rPrChange>
          </w:rPr>
          <w:t>ی</w:t>
        </w:r>
        <w:r w:rsidRPr="008223DB">
          <w:rPr>
            <w:rFonts w:cs="B Nazanin"/>
            <w:sz w:val="24"/>
            <w:szCs w:val="24"/>
            <w:rtl/>
            <w:rPrChange w:id="1433" w:author="غزاله عرفانیان" w:date="2025-07-14T12:42:00Z" w16du:dateUtc="2025-07-14T09:12:00Z">
              <w:rPr>
                <w:rtl/>
              </w:rPr>
            </w:rPrChange>
          </w:rPr>
          <w:t xml:space="preserve"> ماش</w:t>
        </w:r>
        <w:r w:rsidRPr="008223DB">
          <w:rPr>
            <w:rFonts w:cs="B Nazanin" w:hint="cs"/>
            <w:sz w:val="24"/>
            <w:szCs w:val="24"/>
            <w:rtl/>
            <w:rPrChange w:id="1434" w:author="غزاله عرفانیان" w:date="2025-07-14T12:42:00Z" w16du:dateUtc="2025-07-14T09:12:00Z">
              <w:rPr>
                <w:rFonts w:hint="cs"/>
                <w:rtl/>
              </w:rPr>
            </w:rPrChange>
          </w:rPr>
          <w:t>ی</w:t>
        </w:r>
        <w:r w:rsidRPr="008223DB">
          <w:rPr>
            <w:rFonts w:cs="B Nazanin" w:hint="eastAsia"/>
            <w:sz w:val="24"/>
            <w:szCs w:val="24"/>
            <w:rtl/>
            <w:rPrChange w:id="1435" w:author="غزاله عرفانیان" w:date="2025-07-14T12:42:00Z" w16du:dateUtc="2025-07-14T09:12:00Z">
              <w:rPr>
                <w:rFonts w:hint="eastAsia"/>
                <w:rtl/>
              </w:rPr>
            </w:rPrChange>
          </w:rPr>
          <w:t>ن،</w:t>
        </w:r>
        <w:r w:rsidRPr="008223DB">
          <w:rPr>
            <w:rFonts w:cs="B Nazanin"/>
            <w:sz w:val="24"/>
            <w:szCs w:val="24"/>
            <w:rtl/>
            <w:rPrChange w:id="1436" w:author="غزاله عرفانیان" w:date="2025-07-14T12:42:00Z" w16du:dateUtc="2025-07-14T09:12:00Z">
              <w:rPr>
                <w:rtl/>
              </w:rPr>
            </w:rPrChange>
          </w:rPr>
          <w:t xml:space="preserve"> کلمات و مفاه</w:t>
        </w:r>
        <w:r w:rsidRPr="008223DB">
          <w:rPr>
            <w:rFonts w:cs="B Nazanin" w:hint="cs"/>
            <w:sz w:val="24"/>
            <w:szCs w:val="24"/>
            <w:rtl/>
            <w:rPrChange w:id="1437" w:author="غزاله عرفانیان" w:date="2025-07-14T12:42:00Z" w16du:dateUtc="2025-07-14T09:12:00Z">
              <w:rPr>
                <w:rFonts w:hint="cs"/>
                <w:rtl/>
              </w:rPr>
            </w:rPrChange>
          </w:rPr>
          <w:t>ی</w:t>
        </w:r>
        <w:r w:rsidRPr="008223DB">
          <w:rPr>
            <w:rFonts w:cs="B Nazanin" w:hint="eastAsia"/>
            <w:sz w:val="24"/>
            <w:szCs w:val="24"/>
            <w:rtl/>
            <w:rPrChange w:id="1438" w:author="غزاله عرفانیان" w:date="2025-07-14T12:42:00Z" w16du:dateUtc="2025-07-14T09:12:00Z">
              <w:rPr>
                <w:rFonts w:hint="eastAsia"/>
                <w:rtl/>
              </w:rPr>
            </w:rPrChange>
          </w:rPr>
          <w:t>م</w:t>
        </w:r>
        <w:r w:rsidRPr="008223DB">
          <w:rPr>
            <w:rFonts w:cs="B Nazanin" w:hint="cs"/>
            <w:sz w:val="24"/>
            <w:szCs w:val="24"/>
            <w:rtl/>
            <w:rPrChange w:id="1439" w:author="غزاله عرفانیان" w:date="2025-07-14T12:42:00Z" w16du:dateUtc="2025-07-14T09:12:00Z">
              <w:rPr>
                <w:rFonts w:hint="cs"/>
                <w:rtl/>
              </w:rPr>
            </w:rPrChange>
          </w:rPr>
          <w:t>ی</w:t>
        </w:r>
        <w:r w:rsidRPr="008223DB">
          <w:rPr>
            <w:rFonts w:cs="B Nazanin"/>
            <w:sz w:val="24"/>
            <w:szCs w:val="24"/>
            <w:rtl/>
            <w:rPrChange w:id="1440" w:author="غزاله عرفانیان" w:date="2025-07-14T12:42:00Z" w16du:dateUtc="2025-07-14T09:12:00Z">
              <w:rPr>
                <w:rtl/>
              </w:rPr>
            </w:rPrChange>
          </w:rPr>
          <w:t xml:space="preserve"> را که در کنار </w:t>
        </w:r>
        <w:r w:rsidRPr="008223DB">
          <w:rPr>
            <w:rFonts w:cs="B Nazanin" w:hint="cs"/>
            <w:sz w:val="24"/>
            <w:szCs w:val="24"/>
            <w:rtl/>
            <w:rPrChange w:id="1441" w:author="غزاله عرفانیان" w:date="2025-07-14T12:42:00Z" w16du:dateUtc="2025-07-14T09:12:00Z">
              <w:rPr>
                <w:rFonts w:hint="cs"/>
                <w:rtl/>
              </w:rPr>
            </w:rPrChange>
          </w:rPr>
          <w:t>ی</w:t>
        </w:r>
        <w:r w:rsidRPr="008223DB">
          <w:rPr>
            <w:rFonts w:cs="B Nazanin" w:hint="eastAsia"/>
            <w:sz w:val="24"/>
            <w:szCs w:val="24"/>
            <w:rtl/>
            <w:rPrChange w:id="1442" w:author="غزاله عرفانیان" w:date="2025-07-14T12:42:00Z" w16du:dateUtc="2025-07-14T09:12:00Z">
              <w:rPr>
                <w:rFonts w:hint="eastAsia"/>
                <w:rtl/>
              </w:rPr>
            </w:rPrChange>
          </w:rPr>
          <w:t>کد</w:t>
        </w:r>
        <w:r w:rsidRPr="008223DB">
          <w:rPr>
            <w:rFonts w:cs="B Nazanin" w:hint="cs"/>
            <w:sz w:val="24"/>
            <w:szCs w:val="24"/>
            <w:rtl/>
            <w:rPrChange w:id="1443" w:author="غزاله عرفانیان" w:date="2025-07-14T12:42:00Z" w16du:dateUtc="2025-07-14T09:12:00Z">
              <w:rPr>
                <w:rFonts w:hint="cs"/>
                <w:rtl/>
              </w:rPr>
            </w:rPrChange>
          </w:rPr>
          <w:t>ی</w:t>
        </w:r>
        <w:r w:rsidRPr="008223DB">
          <w:rPr>
            <w:rFonts w:cs="B Nazanin" w:hint="eastAsia"/>
            <w:sz w:val="24"/>
            <w:szCs w:val="24"/>
            <w:rtl/>
            <w:rPrChange w:id="1444" w:author="غزاله عرفانیان" w:date="2025-07-14T12:42:00Z" w16du:dateUtc="2025-07-14T09:12:00Z">
              <w:rPr>
                <w:rFonts w:hint="eastAsia"/>
                <w:rtl/>
              </w:rPr>
            </w:rPrChange>
          </w:rPr>
          <w:t>گر</w:t>
        </w:r>
        <w:r w:rsidRPr="008223DB">
          <w:rPr>
            <w:rFonts w:cs="B Nazanin"/>
            <w:sz w:val="24"/>
            <w:szCs w:val="24"/>
            <w:rtl/>
            <w:rPrChange w:id="1445" w:author="غزاله عرفانیان" w:date="2025-07-14T12:42:00Z" w16du:dateUtc="2025-07-14T09:12:00Z">
              <w:rPr>
                <w:rtl/>
              </w:rPr>
            </w:rPrChange>
          </w:rPr>
          <w:t xml:space="preserve"> ظاهر م</w:t>
        </w:r>
        <w:r w:rsidRPr="008223DB">
          <w:rPr>
            <w:rFonts w:cs="B Nazanin" w:hint="cs"/>
            <w:sz w:val="24"/>
            <w:szCs w:val="24"/>
            <w:rtl/>
            <w:rPrChange w:id="1446" w:author="غزاله عرفانیان" w:date="2025-07-14T12:42:00Z" w16du:dateUtc="2025-07-14T09:12:00Z">
              <w:rPr>
                <w:rFonts w:hint="cs"/>
                <w:rtl/>
              </w:rPr>
            </w:rPrChange>
          </w:rPr>
          <w:t>ی‌</w:t>
        </w:r>
        <w:r w:rsidRPr="008223DB">
          <w:rPr>
            <w:rFonts w:cs="B Nazanin" w:hint="eastAsia"/>
            <w:sz w:val="24"/>
            <w:szCs w:val="24"/>
            <w:rtl/>
            <w:rPrChange w:id="1447" w:author="غزاله عرفانیان" w:date="2025-07-14T12:42:00Z" w16du:dateUtc="2025-07-14T09:12:00Z">
              <w:rPr>
                <w:rFonts w:hint="eastAsia"/>
                <w:rtl/>
              </w:rPr>
            </w:rPrChange>
          </w:rPr>
          <w:t>شوند</w:t>
        </w:r>
        <w:r w:rsidRPr="008223DB">
          <w:rPr>
            <w:rFonts w:cs="B Nazanin"/>
            <w:sz w:val="24"/>
            <w:szCs w:val="24"/>
            <w:rtl/>
            <w:rPrChange w:id="1448" w:author="غزاله عرفانیان" w:date="2025-07-14T12:42:00Z" w16du:dateUtc="2025-07-14T09:12:00Z">
              <w:rPr>
                <w:rtl/>
              </w:rPr>
            </w:rPrChange>
          </w:rPr>
          <w:t xml:space="preserve"> تحل</w:t>
        </w:r>
        <w:r w:rsidRPr="008223DB">
          <w:rPr>
            <w:rFonts w:cs="B Nazanin" w:hint="cs"/>
            <w:sz w:val="24"/>
            <w:szCs w:val="24"/>
            <w:rtl/>
            <w:rPrChange w:id="1449" w:author="غزاله عرفانیان" w:date="2025-07-14T12:42:00Z" w16du:dateUtc="2025-07-14T09:12:00Z">
              <w:rPr>
                <w:rFonts w:hint="cs"/>
                <w:rtl/>
              </w:rPr>
            </w:rPrChange>
          </w:rPr>
          <w:t>ی</w:t>
        </w:r>
        <w:r w:rsidRPr="008223DB">
          <w:rPr>
            <w:rFonts w:cs="B Nazanin" w:hint="eastAsia"/>
            <w:sz w:val="24"/>
            <w:szCs w:val="24"/>
            <w:rtl/>
            <w:rPrChange w:id="1450" w:author="غزاله عرفانیان" w:date="2025-07-14T12:42:00Z" w16du:dateUtc="2025-07-14T09:12:00Z">
              <w:rPr>
                <w:rFonts w:hint="eastAsia"/>
                <w:rtl/>
              </w:rPr>
            </w:rPrChange>
          </w:rPr>
          <w:t>ل</w:t>
        </w:r>
        <w:r w:rsidRPr="008223DB">
          <w:rPr>
            <w:rFonts w:cs="B Nazanin"/>
            <w:sz w:val="24"/>
            <w:szCs w:val="24"/>
            <w:rtl/>
            <w:rPrChange w:id="1451" w:author="غزاله عرفانیان" w:date="2025-07-14T12:42:00Z" w16du:dateUtc="2025-07-14T09:12:00Z">
              <w:rPr>
                <w:rtl/>
              </w:rPr>
            </w:rPrChange>
          </w:rPr>
          <w:t xml:space="preserve"> کرده و آن‌ها را در قالب موضوعات مجزا سازمان‌ده</w:t>
        </w:r>
        <w:r w:rsidRPr="008223DB">
          <w:rPr>
            <w:rFonts w:cs="B Nazanin" w:hint="cs"/>
            <w:sz w:val="24"/>
            <w:szCs w:val="24"/>
            <w:rtl/>
            <w:rPrChange w:id="1452" w:author="غزاله عرفانیان" w:date="2025-07-14T12:42:00Z" w16du:dateUtc="2025-07-14T09:12:00Z">
              <w:rPr>
                <w:rFonts w:hint="cs"/>
                <w:rtl/>
              </w:rPr>
            </w:rPrChange>
          </w:rPr>
          <w:t>ی</w:t>
        </w:r>
        <w:r w:rsidRPr="008223DB">
          <w:rPr>
            <w:rFonts w:cs="B Nazanin"/>
            <w:sz w:val="24"/>
            <w:szCs w:val="24"/>
            <w:rtl/>
            <w:rPrChange w:id="1453" w:author="غزاله عرفانیان" w:date="2025-07-14T12:42:00Z" w16du:dateUtc="2025-07-14T09:12:00Z">
              <w:rPr>
                <w:rtl/>
              </w:rPr>
            </w:rPrChange>
          </w:rPr>
          <w:t xml:space="preserve"> م</w:t>
        </w:r>
        <w:r w:rsidRPr="008223DB">
          <w:rPr>
            <w:rFonts w:cs="B Nazanin" w:hint="cs"/>
            <w:sz w:val="24"/>
            <w:szCs w:val="24"/>
            <w:rtl/>
            <w:rPrChange w:id="1454" w:author="غزاله عرفانیان" w:date="2025-07-14T12:42:00Z" w16du:dateUtc="2025-07-14T09:12:00Z">
              <w:rPr>
                <w:rFonts w:hint="cs"/>
                <w:rtl/>
              </w:rPr>
            </w:rPrChange>
          </w:rPr>
          <w:t>ی‌</w:t>
        </w:r>
        <w:r w:rsidRPr="008223DB">
          <w:rPr>
            <w:rFonts w:cs="B Nazanin" w:hint="eastAsia"/>
            <w:sz w:val="24"/>
            <w:szCs w:val="24"/>
            <w:rtl/>
            <w:rPrChange w:id="1455" w:author="غزاله عرفانیان" w:date="2025-07-14T12:42:00Z" w16du:dateUtc="2025-07-14T09:12:00Z">
              <w:rPr>
                <w:rFonts w:hint="eastAsia"/>
                <w:rtl/>
              </w:rPr>
            </w:rPrChange>
          </w:rPr>
          <w:t>کند</w:t>
        </w:r>
        <w:r w:rsidRPr="008223DB">
          <w:rPr>
            <w:rFonts w:cs="B Nazanin"/>
            <w:sz w:val="24"/>
            <w:szCs w:val="24"/>
            <w:rPrChange w:id="1456" w:author="غزاله عرفانیان" w:date="2025-07-14T12:42:00Z" w16du:dateUtc="2025-07-14T09:12:00Z">
              <w:rPr/>
            </w:rPrChange>
          </w:rPr>
          <w:t xml:space="preserve"> (Blei et al., 2003).</w:t>
        </w:r>
      </w:moveTo>
    </w:p>
    <w:p w14:paraId="0E7B08F7" w14:textId="77777777" w:rsidR="00632668" w:rsidRPr="00632668" w:rsidRDefault="00632668" w:rsidP="00632668">
      <w:pPr>
        <w:bidi/>
        <w:ind w:left="360"/>
        <w:jc w:val="both"/>
        <w:rPr>
          <w:ins w:id="1457" w:author="غزاله عرفانیان" w:date="2025-07-17T08:49:00Z"/>
          <w:rFonts w:cs="B Nazanin"/>
          <w:sz w:val="24"/>
          <w:szCs w:val="24"/>
        </w:rPr>
      </w:pPr>
      <w:ins w:id="1458" w:author="غزاله عرفانیان" w:date="2025-07-17T08:49:00Z">
        <w:r w:rsidRPr="00632668">
          <w:rPr>
            <w:rFonts w:cs="B Nazanin"/>
            <w:sz w:val="24"/>
            <w:szCs w:val="24"/>
            <w:rtl/>
          </w:rPr>
          <w:t>برای پیاده‌سازی این روش از زبان برنامه‌نویسی پایتون استفاده خواهد شد. پایتون با برخورداری از مجموعه‌ای گسترده از کتابخانه‌های قدرتمند در حوزه یادگیری ماشین و پردازش زبان طبیعی، یکی از مناسب‌ترین ابزارها برای تحلیل داده‌های متنی به شمار می‌آید. از جمله کتابخانه‌های پرکاربرد در این زمینه می‌توان به</w:t>
        </w:r>
        <w:r w:rsidRPr="00632668">
          <w:rPr>
            <w:rFonts w:cs="B Nazanin"/>
            <w:sz w:val="24"/>
            <w:szCs w:val="24"/>
          </w:rPr>
          <w:t xml:space="preserve"> NumPy </w:t>
        </w:r>
        <w:r w:rsidRPr="00632668">
          <w:rPr>
            <w:rFonts w:cs="B Nazanin"/>
            <w:sz w:val="24"/>
            <w:szCs w:val="24"/>
            <w:rtl/>
          </w:rPr>
          <w:t>و</w:t>
        </w:r>
        <w:r w:rsidRPr="00632668">
          <w:rPr>
            <w:rFonts w:cs="B Nazanin"/>
            <w:sz w:val="24"/>
            <w:szCs w:val="24"/>
          </w:rPr>
          <w:t xml:space="preserve"> Pandas </w:t>
        </w:r>
        <w:r w:rsidRPr="00632668">
          <w:rPr>
            <w:rFonts w:cs="B Nazanin"/>
            <w:sz w:val="24"/>
            <w:szCs w:val="24"/>
            <w:rtl/>
          </w:rPr>
          <w:t xml:space="preserve">برای تحلیل و آماده‌سازی داده‌ها، </w:t>
        </w:r>
        <w:r w:rsidRPr="00632668">
          <w:rPr>
            <w:rFonts w:cs="B Nazanin"/>
            <w:sz w:val="24"/>
            <w:szCs w:val="24"/>
          </w:rPr>
          <w:t xml:space="preserve">Scikit-learn </w:t>
        </w:r>
        <w:r w:rsidRPr="00632668">
          <w:rPr>
            <w:rFonts w:cs="B Nazanin"/>
            <w:sz w:val="24"/>
            <w:szCs w:val="24"/>
            <w:rtl/>
          </w:rPr>
          <w:t>برای پیاده‌سازی الگوریتم‌های یادگیری ماشین، و همچنین</w:t>
        </w:r>
        <w:r w:rsidRPr="00632668">
          <w:rPr>
            <w:rFonts w:cs="B Nazanin"/>
            <w:sz w:val="24"/>
            <w:szCs w:val="24"/>
          </w:rPr>
          <w:t xml:space="preserve"> NLTK</w:t>
        </w:r>
        <w:r w:rsidRPr="00632668">
          <w:rPr>
            <w:rFonts w:cs="B Nazanin"/>
            <w:sz w:val="24"/>
            <w:szCs w:val="24"/>
            <w:rtl/>
          </w:rPr>
          <w:t xml:space="preserve">، </w:t>
        </w:r>
        <w:r w:rsidRPr="00632668">
          <w:rPr>
            <w:rFonts w:cs="B Nazanin"/>
            <w:sz w:val="24"/>
            <w:szCs w:val="24"/>
          </w:rPr>
          <w:t xml:space="preserve">spaCy </w:t>
        </w:r>
        <w:r w:rsidRPr="00632668">
          <w:rPr>
            <w:rFonts w:cs="B Nazanin"/>
            <w:sz w:val="24"/>
            <w:szCs w:val="24"/>
            <w:rtl/>
          </w:rPr>
          <w:t>و</w:t>
        </w:r>
        <w:r w:rsidRPr="00632668">
          <w:rPr>
            <w:rFonts w:cs="B Nazanin"/>
            <w:sz w:val="24"/>
            <w:szCs w:val="24"/>
          </w:rPr>
          <w:t xml:space="preserve"> TextBlob </w:t>
        </w:r>
        <w:r w:rsidRPr="00632668">
          <w:rPr>
            <w:rFonts w:cs="B Nazanin"/>
            <w:sz w:val="24"/>
            <w:szCs w:val="24"/>
            <w:rtl/>
          </w:rPr>
          <w:t>برای پردازش زبان طبیعی اشاره کرد. علاوه بر این، برای مدل‌سازی پیشرفته و یادگیری عمیق می‌توان از</w:t>
        </w:r>
        <w:r w:rsidRPr="00632668">
          <w:rPr>
            <w:rFonts w:cs="B Nazanin"/>
            <w:sz w:val="24"/>
            <w:szCs w:val="24"/>
          </w:rPr>
          <w:t xml:space="preserve"> TensorFlow </w:t>
        </w:r>
        <w:r w:rsidRPr="00632668">
          <w:rPr>
            <w:rFonts w:cs="B Nazanin"/>
            <w:sz w:val="24"/>
            <w:szCs w:val="24"/>
            <w:rtl/>
          </w:rPr>
          <w:t>و</w:t>
        </w:r>
        <w:r w:rsidRPr="00632668">
          <w:rPr>
            <w:rFonts w:cs="B Nazanin"/>
            <w:sz w:val="24"/>
            <w:szCs w:val="24"/>
          </w:rPr>
          <w:t xml:space="preserve"> PyTorch </w:t>
        </w:r>
        <w:r w:rsidRPr="00632668">
          <w:rPr>
            <w:rFonts w:cs="B Nazanin"/>
            <w:sz w:val="24"/>
            <w:szCs w:val="24"/>
            <w:rtl/>
          </w:rPr>
          <w:t>بهره گرفت. همچنین، استفاده از مدل‌های زبانی بزرگ</w:t>
        </w:r>
        <w:r w:rsidRPr="00632668">
          <w:rPr>
            <w:rFonts w:cs="B Nazanin"/>
            <w:sz w:val="24"/>
            <w:szCs w:val="24"/>
          </w:rPr>
          <w:t xml:space="preserve"> (Large Language Models) </w:t>
        </w:r>
        <w:r w:rsidRPr="00632668">
          <w:rPr>
            <w:rFonts w:cs="B Nazanin"/>
            <w:sz w:val="24"/>
            <w:szCs w:val="24"/>
            <w:rtl/>
          </w:rPr>
          <w:t>مانند</w:t>
        </w:r>
        <w:r w:rsidRPr="00632668">
          <w:rPr>
            <w:rFonts w:cs="B Nazanin"/>
            <w:sz w:val="24"/>
            <w:szCs w:val="24"/>
          </w:rPr>
          <w:t xml:space="preserve"> GPT </w:t>
        </w:r>
        <w:r w:rsidRPr="00632668">
          <w:rPr>
            <w:rFonts w:cs="B Nazanin"/>
            <w:sz w:val="24"/>
            <w:szCs w:val="24"/>
            <w:rtl/>
          </w:rPr>
          <w:t>و</w:t>
        </w:r>
        <w:r w:rsidRPr="00632668">
          <w:rPr>
            <w:rFonts w:cs="B Nazanin"/>
            <w:sz w:val="24"/>
            <w:szCs w:val="24"/>
          </w:rPr>
          <w:t xml:space="preserve"> BERT </w:t>
        </w:r>
        <w:r w:rsidRPr="00632668">
          <w:rPr>
            <w:rFonts w:cs="B Nazanin"/>
            <w:sz w:val="24"/>
            <w:szCs w:val="24"/>
            <w:rtl/>
          </w:rPr>
          <w:t>که توانمندی‌های چشمگیری در درک و تولید زبان طبیعی دارند، می‌تواند دقت و کارایی تحلیل‌ها را به طور قابل توجهی افزایش دهد. محیط‌های برنامه‌نویسی مانند</w:t>
        </w:r>
        <w:r w:rsidRPr="00632668">
          <w:rPr>
            <w:rFonts w:cs="B Nazanin"/>
            <w:sz w:val="24"/>
            <w:szCs w:val="24"/>
          </w:rPr>
          <w:t xml:space="preserve"> Jupyter Notebook </w:t>
        </w:r>
        <w:r w:rsidRPr="00632668">
          <w:rPr>
            <w:rFonts w:cs="B Nazanin"/>
            <w:sz w:val="24"/>
            <w:szCs w:val="24"/>
            <w:rtl/>
          </w:rPr>
          <w:t>و</w:t>
        </w:r>
        <w:r w:rsidRPr="00632668">
          <w:rPr>
            <w:rFonts w:cs="B Nazanin"/>
            <w:sz w:val="24"/>
            <w:szCs w:val="24"/>
          </w:rPr>
          <w:t xml:space="preserve"> PyCharm </w:t>
        </w:r>
        <w:r w:rsidRPr="00632668">
          <w:rPr>
            <w:rFonts w:cs="B Nazanin"/>
            <w:sz w:val="24"/>
            <w:szCs w:val="24"/>
            <w:rtl/>
          </w:rPr>
          <w:t>نیز به عنوان ابزارهایی کارآمد برای توسعه، آزمایش و اجرای کدها مورد استفاده قرار گرفته‌اند</w:t>
        </w:r>
        <w:r w:rsidRPr="00632668">
          <w:rPr>
            <w:rFonts w:cs="B Nazanin"/>
            <w:sz w:val="24"/>
            <w:szCs w:val="24"/>
          </w:rPr>
          <w:t>.</w:t>
        </w:r>
      </w:ins>
    </w:p>
    <w:p w14:paraId="3B0C524C" w14:textId="7909F7F9" w:rsidR="007C41C6" w:rsidDel="00632668" w:rsidRDefault="00E61291">
      <w:pPr>
        <w:pStyle w:val="ListParagraph"/>
        <w:bidi/>
        <w:jc w:val="both"/>
        <w:rPr>
          <w:del w:id="1459" w:author="غزاله عرفانیان" w:date="2025-07-17T08:49:00Z" w16du:dateUtc="2025-07-17T05:19:00Z"/>
          <w:rFonts w:cs="B Nazanin"/>
          <w:sz w:val="24"/>
          <w:szCs w:val="24"/>
        </w:rPr>
        <w:pPrChange w:id="1460" w:author="غزاله عرفانیان" w:date="2025-07-14T12:46:00Z" w16du:dateUtc="2025-07-14T09:16:00Z">
          <w:pPr>
            <w:pStyle w:val="ListParagraph"/>
            <w:bidi/>
          </w:pPr>
        </w:pPrChange>
      </w:pPr>
      <w:moveTo w:id="1461" w:author="غزاله عرفانیان" w:date="2025-07-01T07:37:00Z" w16du:dateUtc="2025-07-01T04:07:00Z">
        <w:del w:id="1462" w:author="غزاله عرفانیان" w:date="2025-07-17T08:49:00Z" w16du:dateUtc="2025-07-17T05:19:00Z">
          <w:r w:rsidRPr="00E61291" w:rsidDel="00632668">
            <w:rPr>
              <w:rFonts w:cs="B Nazanin"/>
              <w:sz w:val="24"/>
              <w:szCs w:val="24"/>
              <w:rtl/>
            </w:rPr>
            <w:delText xml:space="preserve">برای پیاده‌سازی این روش از زبان برنامه‌نویسی پایتون استفاده </w:delText>
          </w:r>
        </w:del>
        <w:del w:id="1463" w:author="غزاله عرفانیان" w:date="2025-07-14T12:45:00Z" w16du:dateUtc="2025-07-14T09:15:00Z">
          <w:r w:rsidRPr="00E61291" w:rsidDel="0061296F">
            <w:rPr>
              <w:rFonts w:cs="B Nazanin"/>
              <w:sz w:val="24"/>
              <w:szCs w:val="24"/>
              <w:rtl/>
            </w:rPr>
            <w:delText>شده است.</w:delText>
          </w:r>
        </w:del>
        <w:del w:id="1464" w:author="غزاله عرفانیان" w:date="2025-07-17T08:49:00Z" w16du:dateUtc="2025-07-17T05:19:00Z">
          <w:r w:rsidRPr="00E61291" w:rsidDel="00632668">
            <w:rPr>
              <w:rFonts w:cs="B Nazanin"/>
              <w:sz w:val="24"/>
              <w:szCs w:val="24"/>
              <w:rtl/>
            </w:rPr>
            <w:delText xml:space="preserve"> پایتون با برخورداری از مجموعه‌ای گسترده از کتابخانه‌های قدرتمند در حوزه یادگیری ماشین و پردازش زبان طبیعی، یکی از مناسب‌ترین ابزارها برای تحلیل داده‌های متنی به شمار می‌آید. از جمله کتابخانه‌های پرکاربرد در این زمینه می‌توان به </w:delText>
          </w:r>
          <w:r w:rsidRPr="00E61291" w:rsidDel="00632668">
            <w:rPr>
              <w:rFonts w:cs="B Nazanin"/>
              <w:b/>
              <w:bCs/>
              <w:sz w:val="24"/>
              <w:szCs w:val="24"/>
            </w:rPr>
            <w:delText>NumPy</w:delText>
          </w:r>
          <w:r w:rsidRPr="00E61291" w:rsidDel="00632668">
            <w:rPr>
              <w:rFonts w:cs="B Nazanin"/>
              <w:sz w:val="24"/>
              <w:szCs w:val="24"/>
            </w:rPr>
            <w:delText xml:space="preserve"> </w:delText>
          </w:r>
          <w:r w:rsidRPr="00E61291" w:rsidDel="00632668">
            <w:rPr>
              <w:rFonts w:cs="B Nazanin"/>
              <w:sz w:val="24"/>
              <w:szCs w:val="24"/>
              <w:rtl/>
            </w:rPr>
            <w:delText xml:space="preserve">و </w:delText>
          </w:r>
          <w:r w:rsidRPr="00E61291" w:rsidDel="00632668">
            <w:rPr>
              <w:rFonts w:cs="B Nazanin"/>
              <w:b/>
              <w:bCs/>
              <w:sz w:val="24"/>
              <w:szCs w:val="24"/>
            </w:rPr>
            <w:delText>Pandas</w:delText>
          </w:r>
          <w:r w:rsidRPr="00E61291" w:rsidDel="00632668">
            <w:rPr>
              <w:rFonts w:cs="B Nazanin"/>
              <w:sz w:val="24"/>
              <w:szCs w:val="24"/>
            </w:rPr>
            <w:delText xml:space="preserve"> </w:delText>
          </w:r>
          <w:r w:rsidRPr="00E61291" w:rsidDel="00632668">
            <w:rPr>
              <w:rFonts w:cs="B Nazanin"/>
              <w:sz w:val="24"/>
              <w:szCs w:val="24"/>
              <w:rtl/>
            </w:rPr>
            <w:delText xml:space="preserve">برای تحلیل و آماده‌سازی داده‌ها، </w:delText>
          </w:r>
          <w:r w:rsidRPr="00E61291" w:rsidDel="00632668">
            <w:rPr>
              <w:rFonts w:cs="B Nazanin"/>
              <w:b/>
              <w:bCs/>
              <w:sz w:val="24"/>
              <w:szCs w:val="24"/>
            </w:rPr>
            <w:delText>Scikit-learn</w:delText>
          </w:r>
          <w:r w:rsidRPr="00E61291" w:rsidDel="00632668">
            <w:rPr>
              <w:rFonts w:cs="B Nazanin"/>
              <w:sz w:val="24"/>
              <w:szCs w:val="24"/>
            </w:rPr>
            <w:delText xml:space="preserve"> </w:delText>
          </w:r>
          <w:r w:rsidRPr="00E61291" w:rsidDel="00632668">
            <w:rPr>
              <w:rFonts w:cs="B Nazanin"/>
              <w:sz w:val="24"/>
              <w:szCs w:val="24"/>
              <w:rtl/>
            </w:rPr>
            <w:delText xml:space="preserve">برای پیاده‌سازی الگوریتم‌های یادگیری ماشین، و همچنین </w:delText>
          </w:r>
          <w:r w:rsidRPr="00E61291" w:rsidDel="00632668">
            <w:rPr>
              <w:rFonts w:cs="B Nazanin"/>
              <w:b/>
              <w:bCs/>
              <w:sz w:val="24"/>
              <w:szCs w:val="24"/>
            </w:rPr>
            <w:delText>NLTK</w:delText>
          </w:r>
          <w:r w:rsidRPr="00E61291" w:rsidDel="00632668">
            <w:rPr>
              <w:rFonts w:cs="B Nazanin"/>
              <w:sz w:val="24"/>
              <w:szCs w:val="24"/>
              <w:rtl/>
            </w:rPr>
            <w:delText xml:space="preserve">، </w:delText>
          </w:r>
          <w:r w:rsidRPr="00E61291" w:rsidDel="00632668">
            <w:rPr>
              <w:rFonts w:cs="B Nazanin"/>
              <w:b/>
              <w:bCs/>
              <w:sz w:val="24"/>
              <w:szCs w:val="24"/>
            </w:rPr>
            <w:delText>spaCy</w:delText>
          </w:r>
          <w:r w:rsidRPr="00E61291" w:rsidDel="00632668">
            <w:rPr>
              <w:rFonts w:cs="B Nazanin"/>
              <w:sz w:val="24"/>
              <w:szCs w:val="24"/>
            </w:rPr>
            <w:delText xml:space="preserve"> </w:delText>
          </w:r>
          <w:r w:rsidRPr="00E61291" w:rsidDel="00632668">
            <w:rPr>
              <w:rFonts w:cs="B Nazanin"/>
              <w:sz w:val="24"/>
              <w:szCs w:val="24"/>
              <w:rtl/>
            </w:rPr>
            <w:delText xml:space="preserve">و </w:delText>
          </w:r>
          <w:r w:rsidRPr="00E61291" w:rsidDel="00632668">
            <w:rPr>
              <w:rFonts w:cs="B Nazanin"/>
              <w:b/>
              <w:bCs/>
              <w:sz w:val="24"/>
              <w:szCs w:val="24"/>
            </w:rPr>
            <w:delText>TextBlob</w:delText>
          </w:r>
          <w:r w:rsidRPr="00E61291" w:rsidDel="00632668">
            <w:rPr>
              <w:rFonts w:cs="B Nazanin"/>
              <w:sz w:val="24"/>
              <w:szCs w:val="24"/>
            </w:rPr>
            <w:delText xml:space="preserve"> </w:delText>
          </w:r>
          <w:r w:rsidRPr="00E61291" w:rsidDel="00632668">
            <w:rPr>
              <w:rFonts w:cs="B Nazanin"/>
              <w:sz w:val="24"/>
              <w:szCs w:val="24"/>
              <w:rtl/>
            </w:rPr>
            <w:delText xml:space="preserve">برای پردازش زبان طبیعی اشاره کرد. علاوه بر این، برای مدل‌سازی پیشرفته و یادگیری عمیق می‌توان از </w:delText>
          </w:r>
          <w:r w:rsidRPr="00E61291" w:rsidDel="00632668">
            <w:rPr>
              <w:rFonts w:cs="B Nazanin"/>
              <w:b/>
              <w:bCs/>
              <w:sz w:val="24"/>
              <w:szCs w:val="24"/>
            </w:rPr>
            <w:delText>TensorFlow</w:delText>
          </w:r>
          <w:r w:rsidRPr="00E61291" w:rsidDel="00632668">
            <w:rPr>
              <w:rFonts w:cs="B Nazanin"/>
              <w:sz w:val="24"/>
              <w:szCs w:val="24"/>
            </w:rPr>
            <w:delText xml:space="preserve"> </w:delText>
          </w:r>
          <w:r w:rsidRPr="00E61291" w:rsidDel="00632668">
            <w:rPr>
              <w:rFonts w:cs="B Nazanin"/>
              <w:sz w:val="24"/>
              <w:szCs w:val="24"/>
              <w:rtl/>
            </w:rPr>
            <w:delText xml:space="preserve">و </w:delText>
          </w:r>
          <w:r w:rsidRPr="00E61291" w:rsidDel="00632668">
            <w:rPr>
              <w:rFonts w:cs="B Nazanin"/>
              <w:b/>
              <w:bCs/>
              <w:sz w:val="24"/>
              <w:szCs w:val="24"/>
            </w:rPr>
            <w:delText>PyTorch</w:delText>
          </w:r>
          <w:r w:rsidRPr="00E61291" w:rsidDel="00632668">
            <w:rPr>
              <w:rFonts w:cs="B Nazanin"/>
              <w:sz w:val="24"/>
              <w:szCs w:val="24"/>
            </w:rPr>
            <w:delText xml:space="preserve"> </w:delText>
          </w:r>
          <w:r w:rsidRPr="00E61291" w:rsidDel="00632668">
            <w:rPr>
              <w:rFonts w:cs="B Nazanin"/>
              <w:sz w:val="24"/>
              <w:szCs w:val="24"/>
              <w:rtl/>
            </w:rPr>
            <w:delText xml:space="preserve">بهره گرفت. محیط‌های برنامه‌نویسی مانند </w:delText>
          </w:r>
          <w:r w:rsidRPr="00E61291" w:rsidDel="00632668">
            <w:rPr>
              <w:rFonts w:cs="B Nazanin"/>
              <w:b/>
              <w:bCs/>
              <w:sz w:val="24"/>
              <w:szCs w:val="24"/>
            </w:rPr>
            <w:delText>Jupyter Notebook</w:delText>
          </w:r>
          <w:r w:rsidRPr="00E61291" w:rsidDel="00632668">
            <w:rPr>
              <w:rFonts w:cs="B Nazanin"/>
              <w:sz w:val="24"/>
              <w:szCs w:val="24"/>
            </w:rPr>
            <w:delText xml:space="preserve"> </w:delText>
          </w:r>
          <w:r w:rsidRPr="00E61291" w:rsidDel="00632668">
            <w:rPr>
              <w:rFonts w:cs="B Nazanin"/>
              <w:sz w:val="24"/>
              <w:szCs w:val="24"/>
              <w:rtl/>
            </w:rPr>
            <w:delText xml:space="preserve">و </w:delText>
          </w:r>
          <w:r w:rsidRPr="00E61291" w:rsidDel="00632668">
            <w:rPr>
              <w:rFonts w:cs="B Nazanin"/>
              <w:b/>
              <w:bCs/>
              <w:sz w:val="24"/>
              <w:szCs w:val="24"/>
            </w:rPr>
            <w:delText>PyCharm</w:delText>
          </w:r>
          <w:r w:rsidRPr="00E61291" w:rsidDel="00632668">
            <w:rPr>
              <w:rFonts w:cs="B Nazanin"/>
              <w:sz w:val="24"/>
              <w:szCs w:val="24"/>
            </w:rPr>
            <w:delText xml:space="preserve"> </w:delText>
          </w:r>
          <w:r w:rsidRPr="00E61291" w:rsidDel="00632668">
            <w:rPr>
              <w:rFonts w:cs="B Nazanin"/>
              <w:sz w:val="24"/>
              <w:szCs w:val="24"/>
              <w:rtl/>
            </w:rPr>
            <w:delText>نیز به عنوان ابزارهایی کارآمد برای توسعه، آزمایش و اجرای کدها مورد استفاده قرار گرفته‌اند</w:delText>
          </w:r>
          <w:r w:rsidRPr="00E61291" w:rsidDel="00632668">
            <w:rPr>
              <w:rFonts w:cs="B Nazanin"/>
              <w:sz w:val="24"/>
              <w:szCs w:val="24"/>
            </w:rPr>
            <w:delText>.</w:delText>
          </w:r>
        </w:del>
      </w:moveTo>
      <w:moveToRangeEnd w:id="817"/>
      <w:del w:id="1465" w:author="غزاله عرفانیان" w:date="2025-07-17T08:49:00Z" w16du:dateUtc="2025-07-17T05:19:00Z">
        <w:r w:rsidR="007C41C6" w:rsidRPr="00E61291" w:rsidDel="00632668">
          <w:rPr>
            <w:rFonts w:asciiTheme="majorHAnsi" w:eastAsiaTheme="majorEastAsia" w:hAnsiTheme="majorHAnsi" w:cs="B Nazanin"/>
            <w:color w:val="0D0D0D" w:themeColor="text1" w:themeTint="F2"/>
            <w:sz w:val="24"/>
            <w:szCs w:val="24"/>
            <w:rtl/>
          </w:rPr>
          <w:delText>آیا اساتید خاصی گرایش به موضوعات مشخصی دارند؟</w:delText>
        </w:r>
      </w:del>
    </w:p>
    <w:p w14:paraId="6C7958C9" w14:textId="77777777" w:rsidR="00E61291" w:rsidRPr="00E61291" w:rsidRDefault="00E61291">
      <w:pPr>
        <w:bidi/>
        <w:rPr>
          <w:ins w:id="1466" w:author="غزاله عرفانیان" w:date="2025-07-01T07:37:00Z" w16du:dateUtc="2025-07-01T04:07:00Z"/>
          <w:rFonts w:asciiTheme="majorHAnsi" w:eastAsiaTheme="majorEastAsia" w:hAnsiTheme="majorHAnsi" w:cs="B Nazanin"/>
          <w:color w:val="0D0D0D" w:themeColor="text1" w:themeTint="F2"/>
          <w:sz w:val="24"/>
          <w:szCs w:val="24"/>
          <w:rPrChange w:id="1467" w:author="غزاله عرفانیان" w:date="2025-07-01T07:37:00Z" w16du:dateUtc="2025-07-01T04:07:00Z">
            <w:rPr>
              <w:ins w:id="1468" w:author="غزاله عرفانیان" w:date="2025-07-01T07:37:00Z" w16du:dateUtc="2025-07-01T04:07:00Z"/>
            </w:rPr>
          </w:rPrChange>
        </w:rPr>
        <w:pPrChange w:id="1469" w:author="غزاله عرفانیان" w:date="2025-07-01T07:37:00Z" w16du:dateUtc="2025-07-01T04:07:00Z">
          <w:pPr>
            <w:pStyle w:val="ListParagraph"/>
            <w:numPr>
              <w:numId w:val="10"/>
            </w:numPr>
            <w:tabs>
              <w:tab w:val="num" w:pos="720"/>
            </w:tabs>
            <w:bidi/>
            <w:ind w:hanging="360"/>
          </w:pPr>
        </w:pPrChange>
      </w:pPr>
    </w:p>
    <w:p w14:paraId="62BDEF8B" w14:textId="130B2415" w:rsidR="007C41C6" w:rsidRPr="00EA65EA" w:rsidDel="00CA5120" w:rsidRDefault="007C41C6" w:rsidP="00E61291">
      <w:pPr>
        <w:pStyle w:val="ListParagraph"/>
        <w:bidi/>
        <w:rPr>
          <w:del w:id="1470" w:author="shole arastoopoor" w:date="2025-05-28T09:43:00Z"/>
          <w:rFonts w:asciiTheme="majorHAnsi" w:eastAsiaTheme="majorEastAsia" w:hAnsiTheme="majorHAnsi"/>
          <w:color w:val="0D0D0D" w:themeColor="text1" w:themeTint="F2"/>
        </w:rPr>
      </w:pPr>
      <w:del w:id="1471" w:author="shole arastoopoor" w:date="2025-05-28T09:43:00Z">
        <w:r w:rsidRPr="00EA65EA" w:rsidDel="00CA5120">
          <w:rPr>
            <w:rFonts w:asciiTheme="majorHAnsi" w:eastAsiaTheme="majorEastAsia" w:hAnsiTheme="majorHAnsi"/>
            <w:color w:val="0D0D0D" w:themeColor="text1" w:themeTint="F2"/>
            <w:rtl/>
          </w:rPr>
          <w:delText>چه میزان تنوع یا تمرکز موضوعی در میان اساتید مختلف مشاهده می‌شود؟</w:delText>
        </w:r>
      </w:del>
    </w:p>
    <w:p w14:paraId="2B9BA1B5" w14:textId="1FBEF3F1" w:rsidR="007C41C6" w:rsidRPr="00EA65EA" w:rsidDel="00A57517" w:rsidRDefault="007C41C6" w:rsidP="00E61291">
      <w:pPr>
        <w:pStyle w:val="ListParagraph"/>
        <w:bidi/>
        <w:rPr>
          <w:del w:id="1472" w:author="shole arastoopoor" w:date="2025-05-28T09:43:00Z"/>
          <w:rFonts w:asciiTheme="majorHAnsi" w:eastAsiaTheme="majorEastAsia" w:hAnsiTheme="majorHAnsi"/>
          <w:color w:val="0D0D0D" w:themeColor="text1" w:themeTint="F2"/>
        </w:rPr>
      </w:pPr>
      <w:del w:id="1473" w:author="shole arastoopoor" w:date="2025-05-28T09:43:00Z">
        <w:r w:rsidRPr="00EA65EA" w:rsidDel="00A57517">
          <w:rPr>
            <w:rFonts w:asciiTheme="majorHAnsi" w:eastAsiaTheme="majorEastAsia" w:hAnsiTheme="majorHAnsi"/>
            <w:color w:val="0D0D0D" w:themeColor="text1" w:themeTint="F2"/>
            <w:rtl/>
          </w:rPr>
          <w:delText>تحلیل ساختار کلیدواژه‌ها و هم‌پوشانی آن‌ها با خلاصه‌ها و عناوین</w:delText>
        </w:r>
      </w:del>
    </w:p>
    <w:p w14:paraId="0C975A0C" w14:textId="7B517F40" w:rsidR="007C41C6" w:rsidRPr="00EA65EA" w:rsidDel="00A57517" w:rsidRDefault="007C41C6" w:rsidP="00E61291">
      <w:pPr>
        <w:pStyle w:val="ListParagraph"/>
        <w:bidi/>
        <w:rPr>
          <w:del w:id="1474" w:author="shole arastoopoor" w:date="2025-05-28T09:43:00Z"/>
          <w:rFonts w:asciiTheme="majorHAnsi" w:eastAsiaTheme="majorEastAsia" w:hAnsiTheme="majorHAnsi"/>
          <w:color w:val="0D0D0D" w:themeColor="text1" w:themeTint="F2"/>
        </w:rPr>
      </w:pPr>
      <w:del w:id="1475" w:author="shole arastoopoor" w:date="2025-05-28T09:43:00Z">
        <w:r w:rsidRPr="00EA65EA" w:rsidDel="00A57517">
          <w:rPr>
            <w:rFonts w:asciiTheme="majorHAnsi" w:eastAsiaTheme="majorEastAsia" w:hAnsiTheme="majorHAnsi"/>
            <w:color w:val="0D0D0D" w:themeColor="text1" w:themeTint="F2"/>
            <w:rtl/>
          </w:rPr>
          <w:delText>کلیدواژه‌ها تا چه حد با عناوین و خلاصه پایان‌نامه‌ها هم‌راستا هستند؟</w:delText>
        </w:r>
      </w:del>
    </w:p>
    <w:p w14:paraId="2566482A" w14:textId="0C237E64" w:rsidR="007C41C6" w:rsidRPr="00EA65EA" w:rsidDel="00A57517" w:rsidRDefault="007C41C6" w:rsidP="00E61291">
      <w:pPr>
        <w:pStyle w:val="ListParagraph"/>
        <w:bidi/>
        <w:rPr>
          <w:del w:id="1476" w:author="shole arastoopoor" w:date="2025-05-28T09:43:00Z"/>
          <w:rFonts w:asciiTheme="majorHAnsi" w:eastAsiaTheme="majorEastAsia" w:hAnsiTheme="majorHAnsi"/>
          <w:color w:val="0D0D0D" w:themeColor="text1" w:themeTint="F2"/>
        </w:rPr>
      </w:pPr>
      <w:del w:id="1477" w:author="shole arastoopoor" w:date="2025-05-28T09:43:00Z">
        <w:r w:rsidRPr="00EA65EA" w:rsidDel="00A57517">
          <w:rPr>
            <w:rFonts w:asciiTheme="majorHAnsi" w:eastAsiaTheme="majorEastAsia" w:hAnsiTheme="majorHAnsi"/>
            <w:color w:val="0D0D0D" w:themeColor="text1" w:themeTint="F2"/>
            <w:rtl/>
          </w:rPr>
          <w:delText>آیا می‌توان از کلیدواژه‌ها به عنوان نماینده‌ای دقیق از محتوای پایان‌نامه استفاده کرد؟</w:delText>
        </w:r>
      </w:del>
    </w:p>
    <w:p w14:paraId="6CCC2047" w14:textId="77777777" w:rsidR="00444F14" w:rsidRPr="00EA65EA" w:rsidRDefault="00444F14" w:rsidP="00E61291">
      <w:pPr>
        <w:pStyle w:val="ListParagraph"/>
        <w:bidi/>
        <w:rPr>
          <w:b/>
          <w:bCs/>
          <w:sz w:val="28"/>
          <w:szCs w:val="28"/>
          <w:rtl/>
        </w:rPr>
      </w:pPr>
    </w:p>
    <w:p w14:paraId="33B7FB02" w14:textId="737BBB44" w:rsidR="005532BE" w:rsidRPr="00EA65EA" w:rsidRDefault="00B36653" w:rsidP="00EA65EA">
      <w:pPr>
        <w:bidi/>
        <w:jc w:val="both"/>
        <w:rPr>
          <w:rFonts w:cs="B Nazanin"/>
          <w:b/>
          <w:bCs/>
          <w:sz w:val="28"/>
          <w:szCs w:val="28"/>
          <w:rtl/>
        </w:rPr>
      </w:pPr>
      <w:r w:rsidRPr="00EA65EA">
        <w:rPr>
          <w:rFonts w:cs="B Nazanin" w:hint="cs"/>
          <w:b/>
          <w:bCs/>
          <w:sz w:val="28"/>
          <w:szCs w:val="28"/>
          <w:rtl/>
        </w:rPr>
        <w:t>تعاریف مفهومی و عملیاتی :</w:t>
      </w:r>
    </w:p>
    <w:p w14:paraId="65C8EB82" w14:textId="77777777" w:rsidR="00B36653" w:rsidRPr="00EA65EA" w:rsidRDefault="00B36653" w:rsidP="00EA65EA">
      <w:pPr>
        <w:bidi/>
        <w:jc w:val="both"/>
        <w:rPr>
          <w:rFonts w:cs="B Nazanin"/>
          <w:b/>
          <w:bCs/>
          <w:sz w:val="24"/>
          <w:szCs w:val="24"/>
          <w:rtl/>
          <w:lang w:bidi="fa-IR"/>
        </w:rPr>
      </w:pPr>
      <w:r w:rsidRPr="00EA65EA">
        <w:rPr>
          <w:rFonts w:cs="B Nazanin" w:hint="cs"/>
          <w:b/>
          <w:bCs/>
          <w:sz w:val="24"/>
          <w:szCs w:val="24"/>
          <w:rtl/>
          <w:lang w:bidi="fa-IR"/>
        </w:rPr>
        <w:t>پایان نامه :</w:t>
      </w:r>
    </w:p>
    <w:p w14:paraId="67FFCCDD" w14:textId="77777777" w:rsidR="00B36653" w:rsidRPr="00EA65EA" w:rsidRDefault="00B36653" w:rsidP="00EA65EA">
      <w:pPr>
        <w:bidi/>
        <w:jc w:val="both"/>
        <w:rPr>
          <w:rFonts w:cs="B Nazanin"/>
          <w:sz w:val="24"/>
          <w:szCs w:val="24"/>
          <w:rtl/>
          <w:lang w:bidi="fa-IR"/>
        </w:rPr>
      </w:pPr>
      <w:r w:rsidRPr="00EA65EA">
        <w:rPr>
          <w:rFonts w:cs="B Nazanin" w:hint="cs"/>
          <w:sz w:val="24"/>
          <w:szCs w:val="24"/>
          <w:rtl/>
          <w:lang w:bidi="fa-IR"/>
        </w:rPr>
        <w:t>پایان‌نامه</w:t>
      </w:r>
      <w:r w:rsidRPr="00EA65EA">
        <w:rPr>
          <w:rFonts w:cs="B Nazanin"/>
          <w:sz w:val="24"/>
          <w:szCs w:val="24"/>
          <w:rtl/>
          <w:lang w:bidi="fa-IR"/>
        </w:rPr>
        <w:t xml:space="preserve"> </w:t>
      </w:r>
      <w:r w:rsidRPr="00EA65EA">
        <w:rPr>
          <w:rFonts w:cs="B Nazanin" w:hint="cs"/>
          <w:sz w:val="24"/>
          <w:szCs w:val="24"/>
          <w:rtl/>
          <w:lang w:bidi="fa-IR"/>
        </w:rPr>
        <w:t>کارشناسی</w:t>
      </w:r>
      <w:r w:rsidRPr="00EA65EA">
        <w:rPr>
          <w:rFonts w:cs="B Nazanin"/>
          <w:sz w:val="24"/>
          <w:szCs w:val="24"/>
          <w:rtl/>
          <w:lang w:bidi="fa-IR"/>
        </w:rPr>
        <w:t xml:space="preserve"> </w:t>
      </w:r>
      <w:r w:rsidRPr="00EA65EA">
        <w:rPr>
          <w:rFonts w:cs="B Nazanin" w:hint="cs"/>
          <w:sz w:val="24"/>
          <w:szCs w:val="24"/>
          <w:rtl/>
          <w:lang w:bidi="fa-IR"/>
        </w:rPr>
        <w:t>ارشد</w:t>
      </w:r>
      <w:r w:rsidRPr="00EA65EA">
        <w:rPr>
          <w:rFonts w:cs="B Nazanin"/>
          <w:sz w:val="24"/>
          <w:szCs w:val="24"/>
          <w:rtl/>
          <w:lang w:bidi="fa-IR"/>
        </w:rPr>
        <w:t xml:space="preserve"> </w:t>
      </w:r>
      <w:r w:rsidRPr="00EA65EA">
        <w:rPr>
          <w:rFonts w:cs="B Nazanin" w:hint="cs"/>
          <w:sz w:val="24"/>
          <w:szCs w:val="24"/>
          <w:rtl/>
          <w:lang w:bidi="fa-IR"/>
        </w:rPr>
        <w:t>یک</w:t>
      </w:r>
      <w:r w:rsidRPr="00EA65EA">
        <w:rPr>
          <w:rFonts w:cs="B Nazanin"/>
          <w:sz w:val="24"/>
          <w:szCs w:val="24"/>
          <w:rtl/>
          <w:lang w:bidi="fa-IR"/>
        </w:rPr>
        <w:t xml:space="preserve"> </w:t>
      </w:r>
      <w:r w:rsidRPr="00EA65EA">
        <w:rPr>
          <w:rFonts w:cs="B Nazanin" w:hint="cs"/>
          <w:sz w:val="24"/>
          <w:szCs w:val="24"/>
          <w:rtl/>
          <w:lang w:bidi="fa-IR"/>
        </w:rPr>
        <w:t>سند</w:t>
      </w:r>
      <w:r w:rsidRPr="00EA65EA">
        <w:rPr>
          <w:rFonts w:cs="B Nazanin"/>
          <w:sz w:val="24"/>
          <w:szCs w:val="24"/>
          <w:rtl/>
          <w:lang w:bidi="fa-IR"/>
        </w:rPr>
        <w:t xml:space="preserve"> </w:t>
      </w:r>
      <w:r w:rsidRPr="00EA65EA">
        <w:rPr>
          <w:rFonts w:cs="B Nazanin" w:hint="cs"/>
          <w:sz w:val="24"/>
          <w:szCs w:val="24"/>
          <w:rtl/>
          <w:lang w:bidi="fa-IR"/>
        </w:rPr>
        <w:t>علمی</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که</w:t>
      </w:r>
      <w:r w:rsidRPr="00EA65EA">
        <w:rPr>
          <w:rFonts w:cs="B Nazanin"/>
          <w:sz w:val="24"/>
          <w:szCs w:val="24"/>
          <w:rtl/>
          <w:lang w:bidi="fa-IR"/>
        </w:rPr>
        <w:t xml:space="preserve"> </w:t>
      </w:r>
      <w:r w:rsidRPr="00EA65EA">
        <w:rPr>
          <w:rFonts w:cs="B Nazanin" w:hint="cs"/>
          <w:sz w:val="24"/>
          <w:szCs w:val="24"/>
          <w:rtl/>
          <w:lang w:bidi="fa-IR"/>
        </w:rPr>
        <w:t>دانشجو</w:t>
      </w:r>
      <w:r w:rsidRPr="00EA65EA">
        <w:rPr>
          <w:rFonts w:cs="B Nazanin"/>
          <w:sz w:val="24"/>
          <w:szCs w:val="24"/>
          <w:rtl/>
          <w:lang w:bidi="fa-IR"/>
        </w:rPr>
        <w:t xml:space="preserve"> </w:t>
      </w:r>
      <w:r w:rsidRPr="00EA65EA">
        <w:rPr>
          <w:rFonts w:cs="B Nazanin" w:hint="cs"/>
          <w:sz w:val="24"/>
          <w:szCs w:val="24"/>
          <w:rtl/>
          <w:lang w:bidi="fa-IR"/>
        </w:rPr>
        <w:t>بر</w:t>
      </w:r>
      <w:r w:rsidRPr="00EA65EA">
        <w:rPr>
          <w:rFonts w:cs="B Nazanin"/>
          <w:sz w:val="24"/>
          <w:szCs w:val="24"/>
          <w:rtl/>
          <w:lang w:bidi="fa-IR"/>
        </w:rPr>
        <w:t xml:space="preserve"> </w:t>
      </w:r>
      <w:r w:rsidRPr="00EA65EA">
        <w:rPr>
          <w:rFonts w:cs="B Nazanin" w:hint="cs"/>
          <w:sz w:val="24"/>
          <w:szCs w:val="24"/>
          <w:rtl/>
          <w:lang w:bidi="fa-IR"/>
        </w:rPr>
        <w:t>اساس</w:t>
      </w:r>
      <w:r w:rsidRPr="00EA65EA">
        <w:rPr>
          <w:rFonts w:cs="B Nazanin"/>
          <w:sz w:val="24"/>
          <w:szCs w:val="24"/>
          <w:rtl/>
          <w:lang w:bidi="fa-IR"/>
        </w:rPr>
        <w:t xml:space="preserve"> </w:t>
      </w:r>
      <w:r w:rsidRPr="00EA65EA">
        <w:rPr>
          <w:rFonts w:cs="B Nazanin" w:hint="cs"/>
          <w:sz w:val="24"/>
          <w:szCs w:val="24"/>
          <w:rtl/>
          <w:lang w:bidi="fa-IR"/>
        </w:rPr>
        <w:t>تحقیقات</w:t>
      </w:r>
      <w:r w:rsidRPr="00EA65EA">
        <w:rPr>
          <w:rFonts w:cs="B Nazanin"/>
          <w:sz w:val="24"/>
          <w:szCs w:val="24"/>
          <w:rtl/>
          <w:lang w:bidi="fa-IR"/>
        </w:rPr>
        <w:t xml:space="preserve"> </w:t>
      </w:r>
      <w:r w:rsidRPr="00EA65EA">
        <w:rPr>
          <w:rFonts w:cs="B Nazanin" w:hint="cs"/>
          <w:sz w:val="24"/>
          <w:szCs w:val="24"/>
          <w:rtl/>
          <w:lang w:bidi="fa-IR"/>
        </w:rPr>
        <w:t>مستقل</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با</w:t>
      </w:r>
      <w:r w:rsidRPr="00EA65EA">
        <w:rPr>
          <w:rFonts w:cs="B Nazanin"/>
          <w:sz w:val="24"/>
          <w:szCs w:val="24"/>
          <w:rtl/>
          <w:lang w:bidi="fa-IR"/>
        </w:rPr>
        <w:t xml:space="preserve"> </w:t>
      </w:r>
      <w:r w:rsidRPr="00EA65EA">
        <w:rPr>
          <w:rFonts w:cs="B Nazanin" w:hint="cs"/>
          <w:sz w:val="24"/>
          <w:szCs w:val="24"/>
          <w:rtl/>
          <w:lang w:bidi="fa-IR"/>
        </w:rPr>
        <w:t>هدایت</w:t>
      </w:r>
      <w:r w:rsidRPr="00EA65EA">
        <w:rPr>
          <w:rFonts w:cs="B Nazanin"/>
          <w:sz w:val="24"/>
          <w:szCs w:val="24"/>
          <w:rtl/>
          <w:lang w:bidi="fa-IR"/>
        </w:rPr>
        <w:t xml:space="preserve"> </w:t>
      </w:r>
      <w:r w:rsidRPr="00EA65EA">
        <w:rPr>
          <w:rFonts w:cs="B Nazanin" w:hint="cs"/>
          <w:sz w:val="24"/>
          <w:szCs w:val="24"/>
          <w:rtl/>
          <w:lang w:bidi="fa-IR"/>
        </w:rPr>
        <w:t>استاد</w:t>
      </w:r>
      <w:r w:rsidRPr="00EA65EA">
        <w:rPr>
          <w:rFonts w:cs="B Nazanin"/>
          <w:sz w:val="24"/>
          <w:szCs w:val="24"/>
          <w:rtl/>
          <w:lang w:bidi="fa-IR"/>
        </w:rPr>
        <w:t xml:space="preserve"> </w:t>
      </w:r>
      <w:r w:rsidRPr="00EA65EA">
        <w:rPr>
          <w:rFonts w:cs="B Nazanin" w:hint="cs"/>
          <w:sz w:val="24"/>
          <w:szCs w:val="24"/>
          <w:rtl/>
          <w:lang w:bidi="fa-IR"/>
        </w:rPr>
        <w:t>راهنما</w:t>
      </w:r>
      <w:r w:rsidRPr="00EA65EA">
        <w:rPr>
          <w:rFonts w:cs="B Nazanin"/>
          <w:sz w:val="24"/>
          <w:szCs w:val="24"/>
          <w:rtl/>
          <w:lang w:bidi="fa-IR"/>
        </w:rPr>
        <w:t xml:space="preserve"> </w:t>
      </w:r>
      <w:r w:rsidRPr="00EA65EA">
        <w:rPr>
          <w:rFonts w:cs="B Nazanin" w:hint="cs"/>
          <w:sz w:val="24"/>
          <w:szCs w:val="24"/>
          <w:rtl/>
          <w:lang w:bidi="fa-IR"/>
        </w:rPr>
        <w:t>تهیه</w:t>
      </w:r>
      <w:r w:rsidRPr="00EA65EA">
        <w:rPr>
          <w:rFonts w:cs="B Nazanin"/>
          <w:sz w:val="24"/>
          <w:szCs w:val="24"/>
          <w:rtl/>
          <w:lang w:bidi="fa-IR"/>
        </w:rPr>
        <w:t xml:space="preserve"> </w:t>
      </w:r>
      <w:r w:rsidRPr="00EA65EA">
        <w:rPr>
          <w:rFonts w:cs="B Nazanin" w:hint="cs"/>
          <w:sz w:val="24"/>
          <w:szCs w:val="24"/>
          <w:rtl/>
          <w:lang w:bidi="fa-IR"/>
        </w:rPr>
        <w:t>می‌کند</w:t>
      </w:r>
      <w:r w:rsidRPr="00EA65EA">
        <w:rPr>
          <w:rFonts w:cs="B Nazanin"/>
          <w:sz w:val="24"/>
          <w:szCs w:val="24"/>
          <w:rtl/>
          <w:lang w:bidi="fa-IR"/>
        </w:rPr>
        <w:t xml:space="preserve">. </w:t>
      </w:r>
      <w:r w:rsidRPr="00EA65EA">
        <w:rPr>
          <w:rFonts w:cs="B Nazanin" w:hint="cs"/>
          <w:sz w:val="24"/>
          <w:szCs w:val="24"/>
          <w:rtl/>
          <w:lang w:bidi="fa-IR"/>
        </w:rPr>
        <w:t>هدف</w:t>
      </w:r>
      <w:r w:rsidRPr="00EA65EA">
        <w:rPr>
          <w:rFonts w:cs="B Nazanin"/>
          <w:sz w:val="24"/>
          <w:szCs w:val="24"/>
          <w:rtl/>
          <w:lang w:bidi="fa-IR"/>
        </w:rPr>
        <w:t xml:space="preserve"> </w:t>
      </w:r>
      <w:r w:rsidRPr="00EA65EA">
        <w:rPr>
          <w:rFonts w:cs="B Nazanin" w:hint="cs"/>
          <w:sz w:val="24"/>
          <w:szCs w:val="24"/>
          <w:rtl/>
          <w:lang w:bidi="fa-IR"/>
        </w:rPr>
        <w:t>اصلی</w:t>
      </w:r>
      <w:r w:rsidRPr="00EA65EA">
        <w:rPr>
          <w:rFonts w:cs="B Nazanin"/>
          <w:sz w:val="24"/>
          <w:szCs w:val="24"/>
          <w:rtl/>
          <w:lang w:bidi="fa-IR"/>
        </w:rPr>
        <w:t xml:space="preserve"> </w:t>
      </w:r>
      <w:r w:rsidRPr="00EA65EA">
        <w:rPr>
          <w:rFonts w:cs="B Nazanin" w:hint="cs"/>
          <w:sz w:val="24"/>
          <w:szCs w:val="24"/>
          <w:rtl/>
          <w:lang w:bidi="fa-IR"/>
        </w:rPr>
        <w:t>آن</w:t>
      </w:r>
      <w:r w:rsidRPr="00EA65EA">
        <w:rPr>
          <w:rFonts w:cs="B Nazanin"/>
          <w:sz w:val="24"/>
          <w:szCs w:val="24"/>
          <w:rtl/>
          <w:lang w:bidi="fa-IR"/>
        </w:rPr>
        <w:t xml:space="preserve"> </w:t>
      </w:r>
      <w:r w:rsidRPr="00EA65EA">
        <w:rPr>
          <w:rFonts w:cs="B Nazanin" w:hint="cs"/>
          <w:sz w:val="24"/>
          <w:szCs w:val="24"/>
          <w:rtl/>
          <w:lang w:bidi="fa-IR"/>
        </w:rPr>
        <w:t>نشان</w:t>
      </w:r>
      <w:r w:rsidRPr="00EA65EA">
        <w:rPr>
          <w:rFonts w:cs="B Nazanin"/>
          <w:sz w:val="24"/>
          <w:szCs w:val="24"/>
          <w:rtl/>
          <w:lang w:bidi="fa-IR"/>
        </w:rPr>
        <w:t xml:space="preserve"> </w:t>
      </w:r>
      <w:r w:rsidRPr="00EA65EA">
        <w:rPr>
          <w:rFonts w:cs="B Nazanin" w:hint="cs"/>
          <w:sz w:val="24"/>
          <w:szCs w:val="24"/>
          <w:rtl/>
          <w:lang w:bidi="fa-IR"/>
        </w:rPr>
        <w:t>دادن</w:t>
      </w:r>
      <w:r w:rsidRPr="00EA65EA">
        <w:rPr>
          <w:rFonts w:cs="B Nazanin"/>
          <w:sz w:val="24"/>
          <w:szCs w:val="24"/>
          <w:rtl/>
          <w:lang w:bidi="fa-IR"/>
        </w:rPr>
        <w:t xml:space="preserve"> </w:t>
      </w:r>
      <w:r w:rsidRPr="00EA65EA">
        <w:rPr>
          <w:rFonts w:cs="B Nazanin" w:hint="cs"/>
          <w:sz w:val="24"/>
          <w:szCs w:val="24"/>
          <w:rtl/>
          <w:lang w:bidi="fa-IR"/>
        </w:rPr>
        <w:t>توانایی</w:t>
      </w:r>
      <w:r w:rsidRPr="00EA65EA">
        <w:rPr>
          <w:rFonts w:cs="B Nazanin"/>
          <w:sz w:val="24"/>
          <w:szCs w:val="24"/>
          <w:rtl/>
          <w:lang w:bidi="fa-IR"/>
        </w:rPr>
        <w:t xml:space="preserve"> </w:t>
      </w:r>
      <w:r w:rsidRPr="00EA65EA">
        <w:rPr>
          <w:rFonts w:cs="B Nazanin" w:hint="cs"/>
          <w:sz w:val="24"/>
          <w:szCs w:val="24"/>
          <w:rtl/>
          <w:lang w:bidi="fa-IR"/>
        </w:rPr>
        <w:t>دانشجو</w:t>
      </w:r>
      <w:r w:rsidRPr="00EA65EA">
        <w:rPr>
          <w:rFonts w:cs="B Nazanin"/>
          <w:sz w:val="24"/>
          <w:szCs w:val="24"/>
          <w:rtl/>
          <w:lang w:bidi="fa-IR"/>
        </w:rPr>
        <w:t xml:space="preserve"> </w:t>
      </w:r>
      <w:r w:rsidRPr="00EA65EA">
        <w:rPr>
          <w:rFonts w:cs="B Nazanin" w:hint="cs"/>
          <w:sz w:val="24"/>
          <w:szCs w:val="24"/>
          <w:rtl/>
          <w:lang w:bidi="fa-IR"/>
        </w:rPr>
        <w:t>در</w:t>
      </w:r>
      <w:r w:rsidRPr="00EA65EA">
        <w:rPr>
          <w:rFonts w:cs="B Nazanin"/>
          <w:sz w:val="24"/>
          <w:szCs w:val="24"/>
          <w:rtl/>
          <w:lang w:bidi="fa-IR"/>
        </w:rPr>
        <w:t xml:space="preserve"> </w:t>
      </w:r>
      <w:r w:rsidRPr="00EA65EA">
        <w:rPr>
          <w:rFonts w:cs="B Nazanin" w:hint="cs"/>
          <w:sz w:val="24"/>
          <w:szCs w:val="24"/>
          <w:rtl/>
          <w:lang w:bidi="fa-IR"/>
        </w:rPr>
        <w:t>انجام</w:t>
      </w:r>
      <w:r w:rsidRPr="00EA65EA">
        <w:rPr>
          <w:rFonts w:cs="B Nazanin"/>
          <w:sz w:val="24"/>
          <w:szCs w:val="24"/>
          <w:rtl/>
          <w:lang w:bidi="fa-IR"/>
        </w:rPr>
        <w:t xml:space="preserve"> </w:t>
      </w:r>
      <w:r w:rsidRPr="00EA65EA">
        <w:rPr>
          <w:rFonts w:cs="B Nazanin" w:hint="cs"/>
          <w:sz w:val="24"/>
          <w:szCs w:val="24"/>
          <w:rtl/>
          <w:lang w:bidi="fa-IR"/>
        </w:rPr>
        <w:t>پژوهش</w:t>
      </w:r>
      <w:r w:rsidRPr="00EA65EA">
        <w:rPr>
          <w:rFonts w:cs="B Nazanin"/>
          <w:sz w:val="24"/>
          <w:szCs w:val="24"/>
          <w:rtl/>
          <w:lang w:bidi="fa-IR"/>
        </w:rPr>
        <w:t xml:space="preserve"> </w:t>
      </w:r>
      <w:r w:rsidRPr="00EA65EA">
        <w:rPr>
          <w:rFonts w:cs="B Nazanin" w:hint="cs"/>
          <w:sz w:val="24"/>
          <w:szCs w:val="24"/>
          <w:rtl/>
          <w:lang w:bidi="fa-IR"/>
        </w:rPr>
        <w:t>علمی،</w:t>
      </w:r>
      <w:r w:rsidRPr="00EA65EA">
        <w:rPr>
          <w:rFonts w:cs="B Nazanin"/>
          <w:sz w:val="24"/>
          <w:szCs w:val="24"/>
          <w:rtl/>
          <w:lang w:bidi="fa-IR"/>
        </w:rPr>
        <w:t xml:space="preserve"> </w:t>
      </w:r>
      <w:r w:rsidRPr="00EA65EA">
        <w:rPr>
          <w:rFonts w:cs="B Nazanin" w:hint="cs"/>
          <w:sz w:val="24"/>
          <w:szCs w:val="24"/>
          <w:rtl/>
          <w:lang w:bidi="fa-IR"/>
        </w:rPr>
        <w:t>تحلیل</w:t>
      </w:r>
      <w:r w:rsidRPr="00EA65EA">
        <w:rPr>
          <w:rFonts w:cs="B Nazanin"/>
          <w:sz w:val="24"/>
          <w:szCs w:val="24"/>
          <w:rtl/>
          <w:lang w:bidi="fa-IR"/>
        </w:rPr>
        <w:t xml:space="preserve"> </w:t>
      </w:r>
      <w:r w:rsidRPr="00EA65EA">
        <w:rPr>
          <w:rFonts w:cs="B Nazanin" w:hint="cs"/>
          <w:sz w:val="24"/>
          <w:szCs w:val="24"/>
          <w:rtl/>
          <w:lang w:bidi="fa-IR"/>
        </w:rPr>
        <w:t>داده‌ها،</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ارائه</w:t>
      </w:r>
      <w:r w:rsidRPr="00EA65EA">
        <w:rPr>
          <w:rFonts w:cs="B Nazanin"/>
          <w:sz w:val="24"/>
          <w:szCs w:val="24"/>
          <w:rtl/>
          <w:lang w:bidi="fa-IR"/>
        </w:rPr>
        <w:t xml:space="preserve"> </w:t>
      </w:r>
      <w:r w:rsidRPr="00EA65EA">
        <w:rPr>
          <w:rFonts w:cs="B Nazanin" w:hint="cs"/>
          <w:sz w:val="24"/>
          <w:szCs w:val="24"/>
          <w:rtl/>
          <w:lang w:bidi="fa-IR"/>
        </w:rPr>
        <w:t>یافته‌ها</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روشی</w:t>
      </w:r>
      <w:r w:rsidRPr="00EA65EA">
        <w:rPr>
          <w:rFonts w:cs="B Nazanin"/>
          <w:sz w:val="24"/>
          <w:szCs w:val="24"/>
          <w:rtl/>
          <w:lang w:bidi="fa-IR"/>
        </w:rPr>
        <w:t xml:space="preserve"> </w:t>
      </w:r>
      <w:r w:rsidRPr="00EA65EA">
        <w:rPr>
          <w:rFonts w:cs="B Nazanin" w:hint="cs"/>
          <w:sz w:val="24"/>
          <w:szCs w:val="24"/>
          <w:rtl/>
          <w:lang w:bidi="fa-IR"/>
        </w:rPr>
        <w:t>ساختارمند</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قابل</w:t>
      </w:r>
      <w:r w:rsidRPr="00EA65EA">
        <w:rPr>
          <w:rFonts w:cs="B Nazanin"/>
          <w:sz w:val="24"/>
          <w:szCs w:val="24"/>
          <w:rtl/>
          <w:lang w:bidi="fa-IR"/>
        </w:rPr>
        <w:t xml:space="preserve"> </w:t>
      </w:r>
      <w:r w:rsidRPr="00EA65EA">
        <w:rPr>
          <w:rFonts w:cs="B Nazanin" w:hint="cs"/>
          <w:sz w:val="24"/>
          <w:szCs w:val="24"/>
          <w:rtl/>
          <w:lang w:bidi="fa-IR"/>
        </w:rPr>
        <w:t>استناد</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این</w:t>
      </w:r>
      <w:r w:rsidRPr="00EA65EA">
        <w:rPr>
          <w:rFonts w:cs="B Nazanin"/>
          <w:sz w:val="24"/>
          <w:szCs w:val="24"/>
          <w:rtl/>
          <w:lang w:bidi="fa-IR"/>
        </w:rPr>
        <w:t xml:space="preserve"> </w:t>
      </w:r>
      <w:r w:rsidRPr="00EA65EA">
        <w:rPr>
          <w:rFonts w:cs="B Nazanin" w:hint="cs"/>
          <w:sz w:val="24"/>
          <w:szCs w:val="24"/>
          <w:rtl/>
          <w:lang w:bidi="fa-IR"/>
        </w:rPr>
        <w:t>سند</w:t>
      </w:r>
      <w:r w:rsidRPr="00EA65EA">
        <w:rPr>
          <w:rFonts w:cs="B Nazanin"/>
          <w:sz w:val="24"/>
          <w:szCs w:val="24"/>
          <w:rtl/>
          <w:lang w:bidi="fa-IR"/>
        </w:rPr>
        <w:t xml:space="preserve"> </w:t>
      </w:r>
      <w:r w:rsidRPr="00EA65EA">
        <w:rPr>
          <w:rFonts w:cs="B Nazanin" w:hint="cs"/>
          <w:sz w:val="24"/>
          <w:szCs w:val="24"/>
          <w:rtl/>
          <w:lang w:bidi="fa-IR"/>
        </w:rPr>
        <w:t>معمولاً</w:t>
      </w:r>
      <w:r w:rsidRPr="00EA65EA">
        <w:rPr>
          <w:rFonts w:cs="B Nazanin"/>
          <w:sz w:val="24"/>
          <w:szCs w:val="24"/>
          <w:rtl/>
          <w:lang w:bidi="fa-IR"/>
        </w:rPr>
        <w:t xml:space="preserve"> </w:t>
      </w:r>
      <w:r w:rsidRPr="00EA65EA">
        <w:rPr>
          <w:rFonts w:cs="B Nazanin" w:hint="cs"/>
          <w:sz w:val="24"/>
          <w:szCs w:val="24"/>
          <w:rtl/>
          <w:lang w:bidi="fa-IR"/>
        </w:rPr>
        <w:t>در</w:t>
      </w:r>
      <w:r w:rsidRPr="00EA65EA">
        <w:rPr>
          <w:rFonts w:cs="B Nazanin"/>
          <w:sz w:val="24"/>
          <w:szCs w:val="24"/>
          <w:rtl/>
          <w:lang w:bidi="fa-IR"/>
        </w:rPr>
        <w:t xml:space="preserve"> </w:t>
      </w:r>
      <w:r w:rsidRPr="00EA65EA">
        <w:rPr>
          <w:rFonts w:cs="B Nazanin" w:hint="cs"/>
          <w:sz w:val="24"/>
          <w:szCs w:val="24"/>
          <w:rtl/>
          <w:lang w:bidi="fa-IR"/>
        </w:rPr>
        <w:t>پاسخ</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یک</w:t>
      </w:r>
      <w:r w:rsidRPr="00EA65EA">
        <w:rPr>
          <w:rFonts w:cs="B Nazanin"/>
          <w:sz w:val="24"/>
          <w:szCs w:val="24"/>
          <w:rtl/>
          <w:lang w:bidi="fa-IR"/>
        </w:rPr>
        <w:t xml:space="preserve"> </w:t>
      </w:r>
      <w:r w:rsidRPr="00EA65EA">
        <w:rPr>
          <w:rFonts w:cs="B Nazanin" w:hint="cs"/>
          <w:sz w:val="24"/>
          <w:szCs w:val="24"/>
          <w:rtl/>
          <w:lang w:bidi="fa-IR"/>
        </w:rPr>
        <w:t>سؤال</w:t>
      </w:r>
      <w:r w:rsidRPr="00EA65EA">
        <w:rPr>
          <w:rFonts w:cs="B Nazanin"/>
          <w:sz w:val="24"/>
          <w:szCs w:val="24"/>
          <w:rtl/>
          <w:lang w:bidi="fa-IR"/>
        </w:rPr>
        <w:t xml:space="preserve"> </w:t>
      </w:r>
      <w:r w:rsidRPr="00EA65EA">
        <w:rPr>
          <w:rFonts w:cs="B Nazanin" w:hint="cs"/>
          <w:sz w:val="24"/>
          <w:szCs w:val="24"/>
          <w:rtl/>
          <w:lang w:bidi="fa-IR"/>
        </w:rPr>
        <w:t>پژوهشی</w:t>
      </w:r>
      <w:r w:rsidRPr="00EA65EA">
        <w:rPr>
          <w:rFonts w:cs="B Nazanin"/>
          <w:sz w:val="24"/>
          <w:szCs w:val="24"/>
          <w:rtl/>
          <w:lang w:bidi="fa-IR"/>
        </w:rPr>
        <w:t xml:space="preserve"> </w:t>
      </w:r>
      <w:r w:rsidRPr="00EA65EA">
        <w:rPr>
          <w:rFonts w:cs="B Nazanin" w:hint="cs"/>
          <w:sz w:val="24"/>
          <w:szCs w:val="24"/>
          <w:rtl/>
          <w:lang w:bidi="fa-IR"/>
        </w:rPr>
        <w:t>یا</w:t>
      </w:r>
      <w:r w:rsidRPr="00EA65EA">
        <w:rPr>
          <w:rFonts w:cs="B Nazanin"/>
          <w:sz w:val="24"/>
          <w:szCs w:val="24"/>
          <w:rtl/>
          <w:lang w:bidi="fa-IR"/>
        </w:rPr>
        <w:t xml:space="preserve"> </w:t>
      </w:r>
      <w:r w:rsidRPr="00EA65EA">
        <w:rPr>
          <w:rFonts w:cs="B Nazanin" w:hint="cs"/>
          <w:sz w:val="24"/>
          <w:szCs w:val="24"/>
          <w:rtl/>
          <w:lang w:bidi="fa-IR"/>
        </w:rPr>
        <w:t>بررسی</w:t>
      </w:r>
      <w:r w:rsidRPr="00EA65EA">
        <w:rPr>
          <w:rFonts w:cs="B Nazanin"/>
          <w:sz w:val="24"/>
          <w:szCs w:val="24"/>
          <w:rtl/>
          <w:lang w:bidi="fa-IR"/>
        </w:rPr>
        <w:t xml:space="preserve"> </w:t>
      </w:r>
      <w:r w:rsidRPr="00EA65EA">
        <w:rPr>
          <w:rFonts w:cs="B Nazanin" w:hint="cs"/>
          <w:sz w:val="24"/>
          <w:szCs w:val="24"/>
          <w:rtl/>
          <w:lang w:bidi="fa-IR"/>
        </w:rPr>
        <w:t>یک</w:t>
      </w:r>
      <w:r w:rsidRPr="00EA65EA">
        <w:rPr>
          <w:rFonts w:cs="B Nazanin"/>
          <w:sz w:val="24"/>
          <w:szCs w:val="24"/>
          <w:rtl/>
          <w:lang w:bidi="fa-IR"/>
        </w:rPr>
        <w:t xml:space="preserve"> </w:t>
      </w:r>
      <w:r w:rsidRPr="00EA65EA">
        <w:rPr>
          <w:rFonts w:cs="B Nazanin" w:hint="cs"/>
          <w:sz w:val="24"/>
          <w:szCs w:val="24"/>
          <w:rtl/>
          <w:lang w:bidi="fa-IR"/>
        </w:rPr>
        <w:t>موضوع</w:t>
      </w:r>
      <w:r w:rsidRPr="00EA65EA">
        <w:rPr>
          <w:rFonts w:cs="B Nazanin"/>
          <w:sz w:val="24"/>
          <w:szCs w:val="24"/>
          <w:rtl/>
          <w:lang w:bidi="fa-IR"/>
        </w:rPr>
        <w:t xml:space="preserve"> </w:t>
      </w:r>
      <w:r w:rsidRPr="00EA65EA">
        <w:rPr>
          <w:rFonts w:cs="B Nazanin" w:hint="cs"/>
          <w:sz w:val="24"/>
          <w:szCs w:val="24"/>
          <w:rtl/>
          <w:lang w:bidi="fa-IR"/>
        </w:rPr>
        <w:t>خاص</w:t>
      </w:r>
      <w:r w:rsidRPr="00EA65EA">
        <w:rPr>
          <w:rFonts w:cs="B Nazanin"/>
          <w:sz w:val="24"/>
          <w:szCs w:val="24"/>
          <w:rtl/>
          <w:lang w:bidi="fa-IR"/>
        </w:rPr>
        <w:t xml:space="preserve"> </w:t>
      </w:r>
      <w:r w:rsidRPr="00EA65EA">
        <w:rPr>
          <w:rFonts w:cs="B Nazanin" w:hint="cs"/>
          <w:sz w:val="24"/>
          <w:szCs w:val="24"/>
          <w:rtl/>
          <w:lang w:bidi="fa-IR"/>
        </w:rPr>
        <w:t>تدوین</w:t>
      </w:r>
      <w:r w:rsidRPr="00EA65EA">
        <w:rPr>
          <w:rFonts w:cs="B Nazanin"/>
          <w:sz w:val="24"/>
          <w:szCs w:val="24"/>
          <w:rtl/>
          <w:lang w:bidi="fa-IR"/>
        </w:rPr>
        <w:t xml:space="preserve"> </w:t>
      </w:r>
      <w:r w:rsidRPr="00EA65EA">
        <w:rPr>
          <w:rFonts w:cs="B Nazanin" w:hint="cs"/>
          <w:sz w:val="24"/>
          <w:szCs w:val="24"/>
          <w:rtl/>
          <w:lang w:bidi="fa-IR"/>
        </w:rPr>
        <w:t>می‌شود</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دانشجو</w:t>
      </w:r>
      <w:r w:rsidRPr="00EA65EA">
        <w:rPr>
          <w:rFonts w:cs="B Nazanin"/>
          <w:sz w:val="24"/>
          <w:szCs w:val="24"/>
          <w:rtl/>
          <w:lang w:bidi="fa-IR"/>
        </w:rPr>
        <w:t xml:space="preserve"> </w:t>
      </w:r>
      <w:r w:rsidRPr="00EA65EA">
        <w:rPr>
          <w:rFonts w:cs="B Nazanin" w:hint="cs"/>
          <w:sz w:val="24"/>
          <w:szCs w:val="24"/>
          <w:rtl/>
          <w:lang w:bidi="fa-IR"/>
        </w:rPr>
        <w:t>با</w:t>
      </w:r>
      <w:r w:rsidRPr="00EA65EA">
        <w:rPr>
          <w:rFonts w:cs="B Nazanin"/>
          <w:sz w:val="24"/>
          <w:szCs w:val="24"/>
          <w:rtl/>
          <w:lang w:bidi="fa-IR"/>
        </w:rPr>
        <w:t xml:space="preserve"> </w:t>
      </w:r>
      <w:r w:rsidRPr="00EA65EA">
        <w:rPr>
          <w:rFonts w:cs="B Nazanin" w:hint="cs"/>
          <w:sz w:val="24"/>
          <w:szCs w:val="24"/>
          <w:rtl/>
          <w:lang w:bidi="fa-IR"/>
        </w:rPr>
        <w:t>دفاع</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آن،</w:t>
      </w:r>
      <w:r w:rsidRPr="00EA65EA">
        <w:rPr>
          <w:rFonts w:cs="B Nazanin"/>
          <w:sz w:val="24"/>
          <w:szCs w:val="24"/>
          <w:rtl/>
          <w:lang w:bidi="fa-IR"/>
        </w:rPr>
        <w:t xml:space="preserve"> </w:t>
      </w:r>
      <w:r w:rsidRPr="00EA65EA">
        <w:rPr>
          <w:rFonts w:cs="B Nazanin" w:hint="cs"/>
          <w:sz w:val="24"/>
          <w:szCs w:val="24"/>
          <w:rtl/>
          <w:lang w:bidi="fa-IR"/>
        </w:rPr>
        <w:t>توانایی</w:t>
      </w:r>
      <w:r w:rsidRPr="00EA65EA">
        <w:rPr>
          <w:rFonts w:cs="B Nazanin"/>
          <w:sz w:val="24"/>
          <w:szCs w:val="24"/>
          <w:rtl/>
          <w:lang w:bidi="fa-IR"/>
        </w:rPr>
        <w:t xml:space="preserve"> </w:t>
      </w:r>
      <w:r w:rsidRPr="00EA65EA">
        <w:rPr>
          <w:rFonts w:cs="B Nazanin" w:hint="cs"/>
          <w:sz w:val="24"/>
          <w:szCs w:val="24"/>
          <w:rtl/>
          <w:lang w:bidi="fa-IR"/>
        </w:rPr>
        <w:t>خود</w:t>
      </w:r>
      <w:r w:rsidRPr="00EA65EA">
        <w:rPr>
          <w:rFonts w:cs="B Nazanin"/>
          <w:sz w:val="24"/>
          <w:szCs w:val="24"/>
          <w:rtl/>
          <w:lang w:bidi="fa-IR"/>
        </w:rPr>
        <w:t xml:space="preserve"> </w:t>
      </w:r>
      <w:r w:rsidRPr="00EA65EA">
        <w:rPr>
          <w:rFonts w:cs="B Nazanin" w:hint="cs"/>
          <w:sz w:val="24"/>
          <w:szCs w:val="24"/>
          <w:rtl/>
          <w:lang w:bidi="fa-IR"/>
        </w:rPr>
        <w:t>در</w:t>
      </w:r>
      <w:r w:rsidRPr="00EA65EA">
        <w:rPr>
          <w:rFonts w:cs="B Nazanin"/>
          <w:sz w:val="24"/>
          <w:szCs w:val="24"/>
          <w:rtl/>
          <w:lang w:bidi="fa-IR"/>
        </w:rPr>
        <w:t xml:space="preserve"> </w:t>
      </w:r>
      <w:r w:rsidRPr="00EA65EA">
        <w:rPr>
          <w:rFonts w:cs="B Nazanin" w:hint="cs"/>
          <w:sz w:val="24"/>
          <w:szCs w:val="24"/>
          <w:rtl/>
          <w:lang w:bidi="fa-IR"/>
        </w:rPr>
        <w:t>فهم</w:t>
      </w:r>
      <w:r w:rsidRPr="00EA65EA">
        <w:rPr>
          <w:rFonts w:cs="B Nazanin"/>
          <w:sz w:val="24"/>
          <w:szCs w:val="24"/>
          <w:rtl/>
          <w:lang w:bidi="fa-IR"/>
        </w:rPr>
        <w:t xml:space="preserve"> </w:t>
      </w:r>
      <w:r w:rsidRPr="00EA65EA">
        <w:rPr>
          <w:rFonts w:cs="B Nazanin" w:hint="cs"/>
          <w:sz w:val="24"/>
          <w:szCs w:val="24"/>
          <w:rtl/>
          <w:lang w:bidi="fa-IR"/>
        </w:rPr>
        <w:t>عمیق</w:t>
      </w:r>
      <w:r w:rsidRPr="00EA65EA">
        <w:rPr>
          <w:rFonts w:cs="B Nazanin"/>
          <w:sz w:val="24"/>
          <w:szCs w:val="24"/>
          <w:rtl/>
          <w:lang w:bidi="fa-IR"/>
        </w:rPr>
        <w:t xml:space="preserve"> </w:t>
      </w:r>
      <w:r w:rsidRPr="00EA65EA">
        <w:rPr>
          <w:rFonts w:cs="B Nazanin" w:hint="cs"/>
          <w:sz w:val="24"/>
          <w:szCs w:val="24"/>
          <w:rtl/>
          <w:lang w:bidi="fa-IR"/>
        </w:rPr>
        <w:t>موضوع</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مهارت‌های</w:t>
      </w:r>
      <w:r w:rsidRPr="00EA65EA">
        <w:rPr>
          <w:rFonts w:cs="B Nazanin"/>
          <w:sz w:val="24"/>
          <w:szCs w:val="24"/>
          <w:rtl/>
          <w:lang w:bidi="fa-IR"/>
        </w:rPr>
        <w:t xml:space="preserve"> </w:t>
      </w:r>
      <w:r w:rsidRPr="00EA65EA">
        <w:rPr>
          <w:rFonts w:cs="B Nazanin" w:hint="cs"/>
          <w:sz w:val="24"/>
          <w:szCs w:val="24"/>
          <w:rtl/>
          <w:lang w:bidi="fa-IR"/>
        </w:rPr>
        <w:t>پژوهشی</w:t>
      </w:r>
      <w:r w:rsidRPr="00EA65EA">
        <w:rPr>
          <w:rFonts w:cs="B Nazanin"/>
          <w:sz w:val="24"/>
          <w:szCs w:val="24"/>
          <w:rtl/>
          <w:lang w:bidi="fa-IR"/>
        </w:rPr>
        <w:t xml:space="preserve"> </w:t>
      </w:r>
      <w:r w:rsidRPr="00EA65EA">
        <w:rPr>
          <w:rFonts w:cs="B Nazanin" w:hint="cs"/>
          <w:sz w:val="24"/>
          <w:szCs w:val="24"/>
          <w:rtl/>
          <w:lang w:bidi="fa-IR"/>
        </w:rPr>
        <w:t>را</w:t>
      </w:r>
      <w:r w:rsidRPr="00EA65EA">
        <w:rPr>
          <w:rFonts w:cs="B Nazanin"/>
          <w:sz w:val="24"/>
          <w:szCs w:val="24"/>
          <w:rtl/>
          <w:lang w:bidi="fa-IR"/>
        </w:rPr>
        <w:t xml:space="preserve"> </w:t>
      </w:r>
      <w:r w:rsidRPr="00EA65EA">
        <w:rPr>
          <w:rFonts w:cs="B Nazanin" w:hint="cs"/>
          <w:sz w:val="24"/>
          <w:szCs w:val="24"/>
          <w:rtl/>
          <w:lang w:bidi="fa-IR"/>
        </w:rPr>
        <w:t>اثبات</w:t>
      </w:r>
      <w:r w:rsidRPr="00EA65EA">
        <w:rPr>
          <w:rFonts w:cs="B Nazanin"/>
          <w:sz w:val="24"/>
          <w:szCs w:val="24"/>
          <w:rtl/>
          <w:lang w:bidi="fa-IR"/>
        </w:rPr>
        <w:t xml:space="preserve"> </w:t>
      </w:r>
      <w:r w:rsidRPr="00EA65EA">
        <w:rPr>
          <w:rFonts w:cs="B Nazanin" w:hint="cs"/>
          <w:sz w:val="24"/>
          <w:szCs w:val="24"/>
          <w:rtl/>
          <w:lang w:bidi="fa-IR"/>
        </w:rPr>
        <w:t xml:space="preserve">می‌کند(فیشر </w:t>
      </w:r>
      <w:r w:rsidRPr="00EA65EA">
        <w:rPr>
          <w:rStyle w:val="FootnoteReference"/>
          <w:rFonts w:cs="B Nazanin"/>
          <w:sz w:val="24"/>
          <w:szCs w:val="24"/>
          <w:rtl/>
          <w:lang w:bidi="fa-IR"/>
        </w:rPr>
        <w:footnoteReference w:id="19"/>
      </w:r>
      <w:r w:rsidRPr="00EA65EA">
        <w:rPr>
          <w:rFonts w:cs="B Nazanin" w:hint="cs"/>
          <w:sz w:val="24"/>
          <w:szCs w:val="24"/>
          <w:rtl/>
          <w:lang w:bidi="fa-IR"/>
        </w:rPr>
        <w:t>، 2010)</w:t>
      </w:r>
      <w:r w:rsidRPr="00EA65EA">
        <w:rPr>
          <w:rFonts w:cs="B Nazanin"/>
          <w:sz w:val="24"/>
          <w:szCs w:val="24"/>
          <w:rtl/>
          <w:lang w:bidi="fa-IR"/>
        </w:rPr>
        <w:t>.</w:t>
      </w:r>
    </w:p>
    <w:p w14:paraId="5FBADFF1" w14:textId="77777777" w:rsidR="003E4CFA" w:rsidRPr="00EA65EA" w:rsidRDefault="00B36653" w:rsidP="00EA65EA">
      <w:pPr>
        <w:bidi/>
        <w:jc w:val="both"/>
        <w:rPr>
          <w:rFonts w:cs="B Nazanin"/>
          <w:b/>
          <w:bCs/>
          <w:sz w:val="24"/>
          <w:szCs w:val="24"/>
          <w:rtl/>
          <w:lang w:bidi="fa-IR"/>
        </w:rPr>
      </w:pPr>
      <w:r w:rsidRPr="00EA65EA">
        <w:rPr>
          <w:rFonts w:cs="B Nazanin" w:hint="cs"/>
          <w:b/>
          <w:bCs/>
          <w:sz w:val="24"/>
          <w:szCs w:val="24"/>
          <w:rtl/>
          <w:lang w:bidi="fa-IR"/>
        </w:rPr>
        <w:t xml:space="preserve">رساله دکتری : </w:t>
      </w:r>
    </w:p>
    <w:p w14:paraId="104654CB" w14:textId="7B0864B9" w:rsidR="00B36653" w:rsidRPr="00EA65EA" w:rsidRDefault="00B36653" w:rsidP="00EA65EA">
      <w:pPr>
        <w:bidi/>
        <w:jc w:val="both"/>
        <w:rPr>
          <w:rFonts w:cs="B Nazanin"/>
          <w:sz w:val="24"/>
          <w:szCs w:val="24"/>
          <w:rtl/>
          <w:lang w:bidi="fa-IR"/>
        </w:rPr>
      </w:pPr>
      <w:r w:rsidRPr="00EA65EA">
        <w:rPr>
          <w:rFonts w:cs="B Nazanin"/>
          <w:sz w:val="24"/>
          <w:szCs w:val="24"/>
          <w:rtl/>
        </w:rPr>
        <w:t>رساله دکتری یک اثر پژوهشی بزرگ و اصیل است که توسط دانشجو انجام می‌شود و به طور معناداری به دانش در حوزه تخصصی خود کمک می‌کند. این رساله توانایی دانشجو در برنامه‌ریزی، اجرا و ارائه پژوهشی با استانداردهای بالای علمی را نشان می‌دهد</w:t>
      </w:r>
      <w:r w:rsidRPr="00EA65EA">
        <w:rPr>
          <w:rFonts w:cs="B Nazanin" w:hint="cs"/>
          <w:sz w:val="24"/>
          <w:szCs w:val="24"/>
          <w:rtl/>
          <w:lang w:bidi="fa-IR"/>
        </w:rPr>
        <w:t xml:space="preserve"> ( فیلیپس و پاغ </w:t>
      </w:r>
      <w:r w:rsidRPr="00EA65EA">
        <w:rPr>
          <w:rStyle w:val="FootnoteReference"/>
          <w:rFonts w:cs="B Nazanin"/>
          <w:sz w:val="24"/>
          <w:szCs w:val="24"/>
          <w:rtl/>
          <w:lang w:bidi="fa-IR"/>
        </w:rPr>
        <w:footnoteReference w:id="20"/>
      </w:r>
      <w:r w:rsidRPr="00EA65EA">
        <w:rPr>
          <w:rFonts w:cs="B Nazanin" w:hint="cs"/>
          <w:sz w:val="24"/>
          <w:szCs w:val="24"/>
          <w:rtl/>
          <w:lang w:bidi="fa-IR"/>
        </w:rPr>
        <w:t xml:space="preserve">، 2010). </w:t>
      </w:r>
    </w:p>
    <w:p w14:paraId="09E5012D" w14:textId="77777777" w:rsidR="00C56111" w:rsidRPr="00EA65EA" w:rsidRDefault="00C56111" w:rsidP="00EA65EA">
      <w:pPr>
        <w:bidi/>
        <w:jc w:val="both"/>
        <w:rPr>
          <w:rFonts w:cs="B Nazanin"/>
          <w:sz w:val="24"/>
          <w:szCs w:val="24"/>
        </w:rPr>
      </w:pPr>
      <w:r w:rsidRPr="00EA65EA">
        <w:rPr>
          <w:rFonts w:cs="B Nazanin"/>
          <w:b/>
          <w:bCs/>
          <w:sz w:val="24"/>
          <w:szCs w:val="24"/>
          <w:rtl/>
        </w:rPr>
        <w:lastRenderedPageBreak/>
        <w:t>مدل‌سازی موضوعی</w:t>
      </w:r>
      <w:r w:rsidRPr="00EA65EA">
        <w:rPr>
          <w:rFonts w:cs="B Nazanin"/>
          <w:sz w:val="24"/>
          <w:szCs w:val="24"/>
        </w:rPr>
        <w:t>:</w:t>
      </w:r>
    </w:p>
    <w:p w14:paraId="6BC94C96" w14:textId="04CDE11E" w:rsidR="00C56111" w:rsidRPr="00EA65EA" w:rsidRDefault="00C56111" w:rsidP="00EA65EA">
      <w:pPr>
        <w:bidi/>
        <w:ind w:left="360"/>
        <w:jc w:val="both"/>
        <w:rPr>
          <w:rFonts w:cs="B Nazanin"/>
          <w:sz w:val="24"/>
          <w:szCs w:val="24"/>
        </w:rPr>
      </w:pPr>
      <w:r w:rsidRPr="00EA65EA">
        <w:rPr>
          <w:rFonts w:cs="B Nazanin"/>
          <w:sz w:val="24"/>
          <w:szCs w:val="24"/>
          <w:rtl/>
        </w:rPr>
        <w:t>فرآیند شناسایی و استخراج موضوعات اصلی موجود در متن پایان‌نامه‌ها و رساله‌ها با استفاده از روش‌های داده‌محور و پردازش زبان طبیعی</w:t>
      </w:r>
      <w:r w:rsidRPr="00EA65EA">
        <w:rPr>
          <w:rFonts w:cs="B Nazanin"/>
          <w:sz w:val="24"/>
          <w:szCs w:val="24"/>
        </w:rPr>
        <w:t>.</w:t>
      </w:r>
      <w:r w:rsidRPr="00EA65EA">
        <w:rPr>
          <w:rFonts w:cs="B Nazanin"/>
          <w:sz w:val="24"/>
          <w:szCs w:val="24"/>
          <w:rtl/>
        </w:rPr>
        <w:t>در این پژوهش، مدل‌سازی موضوعی با استفاده از تکنیک‌های یادگیری ماشین، پردازش متن و الگوریتم‌های تحلیل داده انجام می‌شود</w:t>
      </w:r>
      <w:r w:rsidRPr="00EA65EA">
        <w:rPr>
          <w:rFonts w:cs="B Nazanin"/>
          <w:sz w:val="24"/>
          <w:szCs w:val="24"/>
        </w:rPr>
        <w:t>.</w:t>
      </w:r>
    </w:p>
    <w:p w14:paraId="248C07C9" w14:textId="77777777" w:rsidR="00C56111" w:rsidRPr="00EA65EA" w:rsidRDefault="00C56111" w:rsidP="00EA65EA">
      <w:pPr>
        <w:bidi/>
        <w:jc w:val="both"/>
        <w:rPr>
          <w:rFonts w:cs="B Nazanin"/>
          <w:sz w:val="24"/>
          <w:szCs w:val="24"/>
        </w:rPr>
      </w:pPr>
      <w:r w:rsidRPr="00EA65EA">
        <w:rPr>
          <w:rFonts w:cs="B Nazanin"/>
          <w:b/>
          <w:bCs/>
          <w:sz w:val="24"/>
          <w:szCs w:val="24"/>
          <w:rtl/>
        </w:rPr>
        <w:t>تحلیل متون علمی</w:t>
      </w:r>
      <w:r w:rsidRPr="00EA65EA">
        <w:rPr>
          <w:rFonts w:cs="B Nazanin"/>
          <w:sz w:val="24"/>
          <w:szCs w:val="24"/>
        </w:rPr>
        <w:t>:</w:t>
      </w:r>
    </w:p>
    <w:p w14:paraId="188A70E7" w14:textId="77777777" w:rsidR="00CB5203" w:rsidRPr="00EA65EA" w:rsidRDefault="00C56111" w:rsidP="00EA65EA">
      <w:pPr>
        <w:bidi/>
        <w:ind w:left="360"/>
        <w:jc w:val="both"/>
        <w:rPr>
          <w:rFonts w:cs="B Nazanin"/>
          <w:sz w:val="24"/>
          <w:szCs w:val="24"/>
          <w:rtl/>
        </w:rPr>
      </w:pPr>
      <w:r w:rsidRPr="00EA65EA">
        <w:rPr>
          <w:rFonts w:cs="B Nazanin"/>
          <w:sz w:val="24"/>
          <w:szCs w:val="24"/>
          <w:rtl/>
        </w:rPr>
        <w:t>استخراج و بررسی مفاهیم، الگوها و روابط معنایی میان عبارات و واژگان در اسناد علمی</w:t>
      </w:r>
      <w:r w:rsidRPr="00EA65EA">
        <w:rPr>
          <w:rFonts w:cs="B Nazanin"/>
          <w:sz w:val="24"/>
          <w:szCs w:val="24"/>
        </w:rPr>
        <w:t>.</w:t>
      </w:r>
      <w:r w:rsidRPr="00EA65EA">
        <w:rPr>
          <w:rFonts w:cs="B Nazanin"/>
          <w:sz w:val="24"/>
          <w:szCs w:val="24"/>
          <w:rtl/>
        </w:rPr>
        <w:t xml:space="preserve">این تحلیل با روش‌های </w:t>
      </w:r>
      <w:r w:rsidRPr="00EA65EA">
        <w:rPr>
          <w:rFonts w:cs="B Nazanin"/>
          <w:b/>
          <w:bCs/>
          <w:sz w:val="24"/>
          <w:szCs w:val="24"/>
          <w:rtl/>
        </w:rPr>
        <w:t>متن‌کاوی</w:t>
      </w:r>
      <w:r w:rsidRPr="00EA65EA">
        <w:rPr>
          <w:rFonts w:cs="B Nazanin"/>
          <w:sz w:val="24"/>
          <w:szCs w:val="24"/>
          <w:rtl/>
        </w:rPr>
        <w:t xml:space="preserve"> و </w:t>
      </w:r>
      <w:r w:rsidRPr="00EA65EA">
        <w:rPr>
          <w:rFonts w:cs="B Nazanin"/>
          <w:b/>
          <w:bCs/>
          <w:sz w:val="24"/>
          <w:szCs w:val="24"/>
          <w:rtl/>
        </w:rPr>
        <w:t>مدل‌سازی موضوعی</w:t>
      </w:r>
      <w:r w:rsidRPr="00EA65EA">
        <w:rPr>
          <w:rFonts w:cs="B Nazanin"/>
          <w:sz w:val="24"/>
          <w:szCs w:val="24"/>
          <w:rtl/>
        </w:rPr>
        <w:t xml:space="preserve"> انجام می‌شود</w:t>
      </w:r>
      <w:r w:rsidRPr="00EA65EA">
        <w:rPr>
          <w:rFonts w:cs="B Nazanin"/>
          <w:sz w:val="24"/>
          <w:szCs w:val="24"/>
        </w:rPr>
        <w:t>.</w:t>
      </w:r>
    </w:p>
    <w:p w14:paraId="4703E13D" w14:textId="77777777" w:rsidR="007B418B" w:rsidRPr="00EA65EA" w:rsidRDefault="007B418B" w:rsidP="00EA65EA">
      <w:pPr>
        <w:bidi/>
        <w:jc w:val="both"/>
        <w:rPr>
          <w:rFonts w:cs="B Nazanin"/>
          <w:b/>
          <w:bCs/>
          <w:sz w:val="24"/>
          <w:szCs w:val="24"/>
          <w:lang w:bidi="fa-IR"/>
        </w:rPr>
      </w:pPr>
      <w:r w:rsidRPr="00EA65EA">
        <w:rPr>
          <w:rFonts w:cs="B Nazanin"/>
          <w:sz w:val="24"/>
          <w:szCs w:val="24"/>
          <w:lang w:bidi="fa-IR"/>
        </w:rPr>
        <w:t xml:space="preserve">  </w:t>
      </w:r>
      <w:r w:rsidRPr="00EA65EA">
        <w:rPr>
          <w:rFonts w:cs="B Nazanin" w:hint="cs"/>
          <w:b/>
          <w:bCs/>
          <w:sz w:val="24"/>
          <w:szCs w:val="24"/>
          <w:rtl/>
          <w:lang w:bidi="fa-IR"/>
        </w:rPr>
        <w:t>دسته‌بندی</w:t>
      </w:r>
      <w:r w:rsidRPr="00EA65EA">
        <w:rPr>
          <w:rFonts w:cs="B Nazanin"/>
          <w:b/>
          <w:bCs/>
          <w:sz w:val="24"/>
          <w:szCs w:val="24"/>
          <w:rtl/>
          <w:lang w:bidi="fa-IR"/>
        </w:rPr>
        <w:t xml:space="preserve"> </w:t>
      </w:r>
      <w:r w:rsidRPr="00EA65EA">
        <w:rPr>
          <w:rFonts w:cs="B Nazanin"/>
          <w:b/>
          <w:bCs/>
          <w:sz w:val="24"/>
          <w:szCs w:val="24"/>
          <w:rtl/>
        </w:rPr>
        <w:t>موضوعی</w:t>
      </w:r>
      <w:r w:rsidRPr="00EA65EA">
        <w:rPr>
          <w:rFonts w:cs="B Nazanin"/>
          <w:sz w:val="24"/>
          <w:szCs w:val="24"/>
          <w:rtl/>
        </w:rPr>
        <w:t xml:space="preserve"> </w:t>
      </w:r>
      <w:r w:rsidRPr="00EA65EA">
        <w:rPr>
          <w:rStyle w:val="FootnoteReference"/>
          <w:rFonts w:cs="B Nazanin"/>
          <w:b/>
          <w:bCs/>
          <w:sz w:val="24"/>
          <w:szCs w:val="24"/>
          <w:lang w:bidi="fa-IR"/>
        </w:rPr>
        <w:footnoteReference w:id="21"/>
      </w:r>
    </w:p>
    <w:p w14:paraId="7AE4C543" w14:textId="77777777" w:rsidR="007B418B" w:rsidRPr="00EA65EA" w:rsidRDefault="007B418B" w:rsidP="00EA65EA">
      <w:pPr>
        <w:bidi/>
        <w:jc w:val="both"/>
        <w:rPr>
          <w:rFonts w:cs="B Nazanin"/>
          <w:sz w:val="24"/>
          <w:szCs w:val="24"/>
          <w:lang w:bidi="fa-IR"/>
        </w:rPr>
      </w:pPr>
      <w:r w:rsidRPr="00EA65EA">
        <w:rPr>
          <w:rFonts w:cs="B Nazanin"/>
          <w:b/>
          <w:bCs/>
          <w:sz w:val="24"/>
          <w:szCs w:val="24"/>
          <w:rtl/>
        </w:rPr>
        <w:t>دسته‌بندی موضوعی</w:t>
      </w:r>
      <w:r w:rsidRPr="00EA65EA">
        <w:rPr>
          <w:rFonts w:cs="B Nazanin"/>
          <w:sz w:val="24"/>
          <w:szCs w:val="24"/>
          <w:rtl/>
        </w:rPr>
        <w:t xml:space="preserve"> به فرآیند اختصاص دادن برچسب‌های موضوعی به مستندات متنی بر اساس محتوای آن‌ها گفته می‌شود. این فرآیند معمولاً با استفاده از الگوریتم‌های یادگیری ماشین و مدل‌های آماری انجام می‌شود تا مستندات مشابه را گروه‌بندی کرده و ساختارهای پنهان در داده‌های متنی را شناسایی کند</w:t>
      </w:r>
      <w:r w:rsidRPr="00EA65EA">
        <w:rPr>
          <w:rFonts w:cs="B Nazanin"/>
          <w:sz w:val="24"/>
          <w:szCs w:val="24"/>
          <w:lang w:bidi="fa-IR"/>
        </w:rPr>
        <w:t>.</w:t>
      </w:r>
      <w:r w:rsidRPr="00EA65EA">
        <w:rPr>
          <w:rFonts w:cs="B Nazanin" w:hint="cs"/>
          <w:sz w:val="24"/>
          <w:szCs w:val="24"/>
          <w:rtl/>
          <w:lang w:bidi="fa-IR"/>
        </w:rPr>
        <w:t xml:space="preserve">(بارد و بینباد </w:t>
      </w:r>
      <w:r w:rsidRPr="00EA65EA">
        <w:rPr>
          <w:rStyle w:val="FootnoteReference"/>
          <w:rFonts w:cs="B Nazanin"/>
          <w:sz w:val="24"/>
          <w:szCs w:val="24"/>
          <w:rtl/>
          <w:lang w:bidi="fa-IR"/>
        </w:rPr>
        <w:footnoteReference w:id="22"/>
      </w:r>
      <w:r w:rsidRPr="00EA65EA">
        <w:rPr>
          <w:rFonts w:cs="B Nazanin" w:hint="cs"/>
          <w:sz w:val="24"/>
          <w:szCs w:val="24"/>
          <w:rtl/>
          <w:lang w:bidi="fa-IR"/>
        </w:rPr>
        <w:t>، 2017).</w:t>
      </w:r>
    </w:p>
    <w:p w14:paraId="35708EF5" w14:textId="77777777" w:rsidR="007B418B" w:rsidRPr="00EA65EA" w:rsidRDefault="007B418B" w:rsidP="00EA65EA">
      <w:pPr>
        <w:bidi/>
        <w:jc w:val="both"/>
        <w:rPr>
          <w:rFonts w:cs="B Nazanin"/>
          <w:b/>
          <w:bCs/>
          <w:sz w:val="24"/>
          <w:szCs w:val="24"/>
          <w:lang w:bidi="fa-IR"/>
        </w:rPr>
      </w:pPr>
      <w:r w:rsidRPr="00EA65EA">
        <w:rPr>
          <w:rFonts w:cs="B Nazanin" w:hint="cs"/>
          <w:b/>
          <w:bCs/>
          <w:sz w:val="24"/>
          <w:szCs w:val="24"/>
          <w:rtl/>
          <w:lang w:bidi="fa-IR"/>
        </w:rPr>
        <w:t>یادگیری</w:t>
      </w:r>
      <w:r w:rsidRPr="00EA65EA">
        <w:rPr>
          <w:rFonts w:cs="B Nazanin"/>
          <w:b/>
          <w:bCs/>
          <w:sz w:val="24"/>
          <w:szCs w:val="24"/>
          <w:rtl/>
          <w:lang w:bidi="fa-IR"/>
        </w:rPr>
        <w:t xml:space="preserve"> </w:t>
      </w:r>
      <w:r w:rsidRPr="00EA65EA">
        <w:rPr>
          <w:rFonts w:cs="B Nazanin" w:hint="cs"/>
          <w:b/>
          <w:bCs/>
          <w:sz w:val="24"/>
          <w:szCs w:val="24"/>
          <w:rtl/>
          <w:lang w:bidi="fa-IR"/>
        </w:rPr>
        <w:t>ماشین</w:t>
      </w:r>
      <w:r w:rsidRPr="00EA65EA">
        <w:rPr>
          <w:rFonts w:cs="B Nazanin"/>
          <w:b/>
          <w:bCs/>
          <w:sz w:val="24"/>
          <w:szCs w:val="24"/>
          <w:rtl/>
          <w:lang w:bidi="fa-IR"/>
        </w:rPr>
        <w:t xml:space="preserve"> </w:t>
      </w:r>
      <w:r w:rsidRPr="00EA65EA">
        <w:rPr>
          <w:rStyle w:val="FootnoteReference"/>
          <w:rFonts w:cs="B Nazanin"/>
          <w:b/>
          <w:bCs/>
          <w:sz w:val="24"/>
          <w:szCs w:val="24"/>
          <w:rtl/>
          <w:lang w:bidi="fa-IR"/>
        </w:rPr>
        <w:footnoteReference w:id="23"/>
      </w:r>
    </w:p>
    <w:p w14:paraId="3A290AF8" w14:textId="360AA0CE" w:rsidR="007B418B" w:rsidRPr="00EA65EA" w:rsidRDefault="007B418B" w:rsidP="00EA65EA">
      <w:pPr>
        <w:bidi/>
        <w:jc w:val="both"/>
        <w:rPr>
          <w:rFonts w:cs="B Nazanin"/>
          <w:sz w:val="24"/>
          <w:szCs w:val="24"/>
          <w:rtl/>
          <w:lang w:bidi="fa-IR"/>
        </w:rPr>
      </w:pPr>
      <w:r w:rsidRPr="00EA65EA">
        <w:rPr>
          <w:rFonts w:cs="B Nazanin" w:hint="cs"/>
          <w:sz w:val="24"/>
          <w:szCs w:val="24"/>
          <w:rtl/>
          <w:lang w:bidi="fa-IR"/>
        </w:rPr>
        <w:t>یادگیری</w:t>
      </w:r>
      <w:r w:rsidRPr="00EA65EA">
        <w:rPr>
          <w:rFonts w:cs="B Nazanin"/>
          <w:sz w:val="24"/>
          <w:szCs w:val="24"/>
          <w:rtl/>
          <w:lang w:bidi="fa-IR"/>
        </w:rPr>
        <w:t xml:space="preserve"> </w:t>
      </w:r>
      <w:r w:rsidRPr="00EA65EA">
        <w:rPr>
          <w:rFonts w:cs="B Nazanin" w:hint="cs"/>
          <w:sz w:val="24"/>
          <w:szCs w:val="24"/>
          <w:rtl/>
          <w:lang w:bidi="fa-IR"/>
        </w:rPr>
        <w:t>ماشین</w:t>
      </w:r>
      <w:r w:rsidRPr="00EA65EA">
        <w:rPr>
          <w:rFonts w:cs="B Nazanin"/>
          <w:sz w:val="24"/>
          <w:szCs w:val="24"/>
          <w:rtl/>
          <w:lang w:bidi="fa-IR"/>
        </w:rPr>
        <w:t xml:space="preserve"> </w:t>
      </w:r>
      <w:r w:rsidRPr="00EA65EA">
        <w:rPr>
          <w:rFonts w:cs="B Nazanin" w:hint="cs"/>
          <w:sz w:val="24"/>
          <w:szCs w:val="24"/>
          <w:rtl/>
          <w:lang w:bidi="fa-IR"/>
        </w:rPr>
        <w:t>شاخه‌ای</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علم</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فناوری</w:t>
      </w:r>
      <w:r w:rsidRPr="00EA65EA">
        <w:rPr>
          <w:rFonts w:cs="B Nazanin"/>
          <w:sz w:val="24"/>
          <w:szCs w:val="24"/>
          <w:rtl/>
          <w:lang w:bidi="fa-IR"/>
        </w:rPr>
        <w:t xml:space="preserve"> </w:t>
      </w:r>
      <w:r w:rsidRPr="00EA65EA">
        <w:rPr>
          <w:rFonts w:cs="B Nazanin" w:hint="cs"/>
          <w:sz w:val="24"/>
          <w:szCs w:val="24"/>
          <w:rtl/>
          <w:lang w:bidi="fa-IR"/>
        </w:rPr>
        <w:t>است</w:t>
      </w:r>
      <w:r w:rsidRPr="00EA65EA">
        <w:rPr>
          <w:rFonts w:cs="B Nazanin"/>
          <w:sz w:val="24"/>
          <w:szCs w:val="24"/>
          <w:rtl/>
          <w:lang w:bidi="fa-IR"/>
        </w:rPr>
        <w:t xml:space="preserve"> </w:t>
      </w:r>
      <w:r w:rsidRPr="00EA65EA">
        <w:rPr>
          <w:rFonts w:cs="B Nazanin" w:hint="cs"/>
          <w:sz w:val="24"/>
          <w:szCs w:val="24"/>
          <w:rtl/>
          <w:lang w:bidi="fa-IR"/>
        </w:rPr>
        <w:t>که</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مطالعه</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طراحی</w:t>
      </w:r>
      <w:r w:rsidRPr="00EA65EA">
        <w:rPr>
          <w:rFonts w:cs="B Nazanin"/>
          <w:sz w:val="24"/>
          <w:szCs w:val="24"/>
          <w:rtl/>
          <w:lang w:bidi="fa-IR"/>
        </w:rPr>
        <w:t xml:space="preserve"> </w:t>
      </w:r>
      <w:r w:rsidRPr="00EA65EA">
        <w:rPr>
          <w:rFonts w:cs="B Nazanin" w:hint="cs"/>
          <w:sz w:val="24"/>
          <w:szCs w:val="24"/>
          <w:rtl/>
          <w:lang w:bidi="fa-IR"/>
        </w:rPr>
        <w:t>الگوریتم‌ها</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مدل‌های</w:t>
      </w:r>
      <w:r w:rsidRPr="00EA65EA">
        <w:rPr>
          <w:rFonts w:cs="B Nazanin"/>
          <w:sz w:val="24"/>
          <w:szCs w:val="24"/>
          <w:rtl/>
          <w:lang w:bidi="fa-IR"/>
        </w:rPr>
        <w:t xml:space="preserve"> </w:t>
      </w:r>
      <w:r w:rsidRPr="00EA65EA">
        <w:rPr>
          <w:rFonts w:cs="B Nazanin" w:hint="cs"/>
          <w:sz w:val="24"/>
          <w:szCs w:val="24"/>
          <w:rtl/>
          <w:lang w:bidi="fa-IR"/>
        </w:rPr>
        <w:t>آماری</w:t>
      </w:r>
      <w:r w:rsidRPr="00EA65EA">
        <w:rPr>
          <w:rFonts w:cs="B Nazanin"/>
          <w:sz w:val="24"/>
          <w:szCs w:val="24"/>
          <w:rtl/>
          <w:lang w:bidi="fa-IR"/>
        </w:rPr>
        <w:t xml:space="preserve"> </w:t>
      </w:r>
      <w:r w:rsidRPr="00EA65EA">
        <w:rPr>
          <w:rFonts w:cs="B Nazanin" w:hint="cs"/>
          <w:sz w:val="24"/>
          <w:szCs w:val="24"/>
          <w:rtl/>
          <w:lang w:bidi="fa-IR"/>
        </w:rPr>
        <w:t>می‌پردازد</w:t>
      </w:r>
      <w:r w:rsidRPr="00EA65EA">
        <w:rPr>
          <w:rFonts w:cs="B Nazanin"/>
          <w:sz w:val="24"/>
          <w:szCs w:val="24"/>
          <w:rtl/>
          <w:lang w:bidi="fa-IR"/>
        </w:rPr>
        <w:t xml:space="preserve">. </w:t>
      </w:r>
      <w:r w:rsidRPr="00EA65EA">
        <w:rPr>
          <w:rFonts w:cs="B Nazanin" w:hint="cs"/>
          <w:sz w:val="24"/>
          <w:szCs w:val="24"/>
          <w:rtl/>
          <w:lang w:bidi="fa-IR"/>
        </w:rPr>
        <w:t>این</w:t>
      </w:r>
      <w:r w:rsidRPr="00EA65EA">
        <w:rPr>
          <w:rFonts w:cs="B Nazanin"/>
          <w:sz w:val="24"/>
          <w:szCs w:val="24"/>
          <w:rtl/>
          <w:lang w:bidi="fa-IR"/>
        </w:rPr>
        <w:t xml:space="preserve"> </w:t>
      </w:r>
      <w:r w:rsidRPr="00EA65EA">
        <w:rPr>
          <w:rFonts w:cs="B Nazanin" w:hint="cs"/>
          <w:sz w:val="24"/>
          <w:szCs w:val="24"/>
          <w:rtl/>
          <w:lang w:bidi="fa-IR"/>
        </w:rPr>
        <w:t>الگوریتم‌ها</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مدل‌ها</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سیستم‌های</w:t>
      </w:r>
      <w:r w:rsidRPr="00EA65EA">
        <w:rPr>
          <w:rFonts w:cs="B Nazanin"/>
          <w:sz w:val="24"/>
          <w:szCs w:val="24"/>
          <w:rtl/>
          <w:lang w:bidi="fa-IR"/>
        </w:rPr>
        <w:t xml:space="preserve"> </w:t>
      </w:r>
      <w:r w:rsidRPr="00EA65EA">
        <w:rPr>
          <w:rFonts w:cs="B Nazanin" w:hint="cs"/>
          <w:sz w:val="24"/>
          <w:szCs w:val="24"/>
          <w:rtl/>
          <w:lang w:bidi="fa-IR"/>
        </w:rPr>
        <w:t>کامپیوتری</w:t>
      </w:r>
      <w:r w:rsidRPr="00EA65EA">
        <w:rPr>
          <w:rFonts w:cs="B Nazanin"/>
          <w:sz w:val="24"/>
          <w:szCs w:val="24"/>
          <w:rtl/>
          <w:lang w:bidi="fa-IR"/>
        </w:rPr>
        <w:t xml:space="preserve"> </w:t>
      </w:r>
      <w:r w:rsidRPr="00EA65EA">
        <w:rPr>
          <w:rFonts w:cs="B Nazanin" w:hint="cs"/>
          <w:sz w:val="24"/>
          <w:szCs w:val="24"/>
          <w:rtl/>
          <w:lang w:bidi="fa-IR"/>
        </w:rPr>
        <w:t>اجازه</w:t>
      </w:r>
      <w:r w:rsidRPr="00EA65EA">
        <w:rPr>
          <w:rFonts w:cs="B Nazanin"/>
          <w:sz w:val="24"/>
          <w:szCs w:val="24"/>
          <w:rtl/>
          <w:lang w:bidi="fa-IR"/>
        </w:rPr>
        <w:t xml:space="preserve"> </w:t>
      </w:r>
      <w:r w:rsidRPr="00EA65EA">
        <w:rPr>
          <w:rFonts w:cs="B Nazanin" w:hint="cs"/>
          <w:sz w:val="24"/>
          <w:szCs w:val="24"/>
          <w:rtl/>
          <w:lang w:bidi="fa-IR"/>
        </w:rPr>
        <w:t>می‌دهند</w:t>
      </w:r>
      <w:r w:rsidRPr="00EA65EA">
        <w:rPr>
          <w:rFonts w:cs="B Nazanin"/>
          <w:sz w:val="24"/>
          <w:szCs w:val="24"/>
          <w:rtl/>
          <w:lang w:bidi="fa-IR"/>
        </w:rPr>
        <w:t xml:space="preserve"> </w:t>
      </w:r>
      <w:r w:rsidRPr="00EA65EA">
        <w:rPr>
          <w:rFonts w:cs="B Nazanin" w:hint="cs"/>
          <w:sz w:val="24"/>
          <w:szCs w:val="24"/>
          <w:rtl/>
          <w:lang w:bidi="fa-IR"/>
        </w:rPr>
        <w:t>تا</w:t>
      </w:r>
      <w:r w:rsidRPr="00EA65EA">
        <w:rPr>
          <w:rFonts w:cs="B Nazanin"/>
          <w:sz w:val="24"/>
          <w:szCs w:val="24"/>
          <w:rtl/>
          <w:lang w:bidi="fa-IR"/>
        </w:rPr>
        <w:t xml:space="preserve"> </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جای</w:t>
      </w:r>
      <w:r w:rsidRPr="00EA65EA">
        <w:rPr>
          <w:rFonts w:cs="B Nazanin"/>
          <w:sz w:val="24"/>
          <w:szCs w:val="24"/>
          <w:rtl/>
          <w:lang w:bidi="fa-IR"/>
        </w:rPr>
        <w:t xml:space="preserve"> </w:t>
      </w:r>
      <w:r w:rsidRPr="00EA65EA">
        <w:rPr>
          <w:rFonts w:cs="B Nazanin" w:hint="cs"/>
          <w:sz w:val="24"/>
          <w:szCs w:val="24"/>
          <w:rtl/>
          <w:lang w:bidi="fa-IR"/>
        </w:rPr>
        <w:t>پیروی</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دستورالعمل‌های</w:t>
      </w:r>
      <w:r w:rsidRPr="00EA65EA">
        <w:rPr>
          <w:rFonts w:cs="B Nazanin"/>
          <w:sz w:val="24"/>
          <w:szCs w:val="24"/>
          <w:rtl/>
          <w:lang w:bidi="fa-IR"/>
        </w:rPr>
        <w:t xml:space="preserve"> </w:t>
      </w:r>
      <w:r w:rsidRPr="00EA65EA">
        <w:rPr>
          <w:rFonts w:cs="B Nazanin" w:hint="cs"/>
          <w:sz w:val="24"/>
          <w:szCs w:val="24"/>
          <w:rtl/>
          <w:lang w:bidi="fa-IR"/>
        </w:rPr>
        <w:t>صریح،</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طریق</w:t>
      </w:r>
      <w:r w:rsidRPr="00EA65EA">
        <w:rPr>
          <w:rFonts w:cs="B Nazanin"/>
          <w:sz w:val="24"/>
          <w:szCs w:val="24"/>
          <w:rtl/>
          <w:lang w:bidi="fa-IR"/>
        </w:rPr>
        <w:t xml:space="preserve"> </w:t>
      </w:r>
      <w:r w:rsidRPr="00EA65EA">
        <w:rPr>
          <w:rFonts w:cs="B Nazanin" w:hint="cs"/>
          <w:sz w:val="24"/>
          <w:szCs w:val="24"/>
          <w:rtl/>
          <w:lang w:bidi="fa-IR"/>
        </w:rPr>
        <w:t>تحلیل</w:t>
      </w:r>
      <w:r w:rsidRPr="00EA65EA">
        <w:rPr>
          <w:rFonts w:cs="B Nazanin"/>
          <w:sz w:val="24"/>
          <w:szCs w:val="24"/>
          <w:rtl/>
          <w:lang w:bidi="fa-IR"/>
        </w:rPr>
        <w:t xml:space="preserve"> </w:t>
      </w:r>
      <w:r w:rsidRPr="00EA65EA">
        <w:rPr>
          <w:rFonts w:cs="B Nazanin" w:hint="cs"/>
          <w:sz w:val="24"/>
          <w:szCs w:val="24"/>
          <w:rtl/>
          <w:lang w:bidi="fa-IR"/>
        </w:rPr>
        <w:t>الگوها</w:t>
      </w:r>
      <w:r w:rsidRPr="00EA65EA">
        <w:rPr>
          <w:rFonts w:cs="B Nazanin"/>
          <w:sz w:val="24"/>
          <w:szCs w:val="24"/>
          <w:rtl/>
          <w:lang w:bidi="fa-IR"/>
        </w:rPr>
        <w:t xml:space="preserve"> </w:t>
      </w:r>
      <w:r w:rsidRPr="00EA65EA">
        <w:rPr>
          <w:rFonts w:cs="B Nazanin" w:hint="cs"/>
          <w:sz w:val="24"/>
          <w:szCs w:val="24"/>
          <w:rtl/>
          <w:lang w:bidi="fa-IR"/>
        </w:rPr>
        <w:t>و</w:t>
      </w:r>
      <w:r w:rsidRPr="00EA65EA">
        <w:rPr>
          <w:rFonts w:cs="B Nazanin"/>
          <w:sz w:val="24"/>
          <w:szCs w:val="24"/>
          <w:rtl/>
          <w:lang w:bidi="fa-IR"/>
        </w:rPr>
        <w:t xml:space="preserve"> </w:t>
      </w:r>
      <w:r w:rsidRPr="00EA65EA">
        <w:rPr>
          <w:rFonts w:cs="B Nazanin" w:hint="cs"/>
          <w:sz w:val="24"/>
          <w:szCs w:val="24"/>
          <w:rtl/>
          <w:lang w:bidi="fa-IR"/>
        </w:rPr>
        <w:t>استنباط‌ها</w:t>
      </w:r>
      <w:r w:rsidRPr="00EA65EA">
        <w:rPr>
          <w:rFonts w:cs="B Nazanin"/>
          <w:sz w:val="24"/>
          <w:szCs w:val="24"/>
          <w:rtl/>
          <w:lang w:bidi="fa-IR"/>
        </w:rPr>
        <w:t xml:space="preserve"> </w:t>
      </w:r>
      <w:r w:rsidRPr="00EA65EA">
        <w:rPr>
          <w:rFonts w:cs="B Nazanin" w:hint="cs"/>
          <w:sz w:val="24"/>
          <w:szCs w:val="24"/>
          <w:rtl/>
          <w:lang w:bidi="fa-IR"/>
        </w:rPr>
        <w:t>وظایف</w:t>
      </w:r>
      <w:r w:rsidRPr="00EA65EA">
        <w:rPr>
          <w:rFonts w:cs="B Nazanin"/>
          <w:sz w:val="24"/>
          <w:szCs w:val="24"/>
          <w:rtl/>
          <w:lang w:bidi="fa-IR"/>
        </w:rPr>
        <w:t xml:space="preserve"> </w:t>
      </w:r>
      <w:r w:rsidRPr="00EA65EA">
        <w:rPr>
          <w:rFonts w:cs="B Nazanin" w:hint="cs"/>
          <w:sz w:val="24"/>
          <w:szCs w:val="24"/>
          <w:rtl/>
          <w:lang w:bidi="fa-IR"/>
        </w:rPr>
        <w:t>مختلفی</w:t>
      </w:r>
      <w:r w:rsidRPr="00EA65EA">
        <w:rPr>
          <w:rFonts w:cs="B Nazanin"/>
          <w:sz w:val="24"/>
          <w:szCs w:val="24"/>
          <w:rtl/>
          <w:lang w:bidi="fa-IR"/>
        </w:rPr>
        <w:t xml:space="preserve"> </w:t>
      </w:r>
      <w:r w:rsidRPr="00EA65EA">
        <w:rPr>
          <w:rFonts w:cs="B Nazanin" w:hint="cs"/>
          <w:sz w:val="24"/>
          <w:szCs w:val="24"/>
          <w:rtl/>
          <w:lang w:bidi="fa-IR"/>
        </w:rPr>
        <w:t>را</w:t>
      </w:r>
      <w:r w:rsidRPr="00EA65EA">
        <w:rPr>
          <w:rFonts w:cs="B Nazanin"/>
          <w:sz w:val="24"/>
          <w:szCs w:val="24"/>
          <w:rtl/>
          <w:lang w:bidi="fa-IR"/>
        </w:rPr>
        <w:t xml:space="preserve"> </w:t>
      </w:r>
      <w:r w:rsidRPr="00EA65EA">
        <w:rPr>
          <w:rFonts w:cs="B Nazanin" w:hint="cs"/>
          <w:sz w:val="24"/>
          <w:szCs w:val="24"/>
          <w:rtl/>
          <w:lang w:bidi="fa-IR"/>
        </w:rPr>
        <w:t>انجام</w:t>
      </w:r>
      <w:r w:rsidRPr="00EA65EA">
        <w:rPr>
          <w:rFonts w:cs="B Nazanin"/>
          <w:sz w:val="24"/>
          <w:szCs w:val="24"/>
          <w:rtl/>
          <w:lang w:bidi="fa-IR"/>
        </w:rPr>
        <w:t xml:space="preserve"> </w:t>
      </w:r>
      <w:r w:rsidRPr="00EA65EA">
        <w:rPr>
          <w:rFonts w:cs="B Nazanin" w:hint="cs"/>
          <w:sz w:val="24"/>
          <w:szCs w:val="24"/>
          <w:rtl/>
          <w:lang w:bidi="fa-IR"/>
        </w:rPr>
        <w:t>دهند</w:t>
      </w:r>
      <w:r w:rsidRPr="00EA65EA">
        <w:rPr>
          <w:rFonts w:cs="B Nazanin"/>
          <w:sz w:val="24"/>
          <w:szCs w:val="24"/>
          <w:rtl/>
          <w:lang w:bidi="fa-IR"/>
        </w:rPr>
        <w:t>.</w:t>
      </w:r>
      <w:r w:rsidRPr="00EA65EA">
        <w:rPr>
          <w:rFonts w:cs="B Nazanin" w:hint="cs"/>
          <w:sz w:val="24"/>
          <w:szCs w:val="24"/>
          <w:rtl/>
          <w:lang w:bidi="fa-IR"/>
        </w:rPr>
        <w:t>به</w:t>
      </w:r>
      <w:r w:rsidRPr="00EA65EA">
        <w:rPr>
          <w:rFonts w:cs="B Nazanin"/>
          <w:sz w:val="24"/>
          <w:szCs w:val="24"/>
          <w:rtl/>
          <w:lang w:bidi="fa-IR"/>
        </w:rPr>
        <w:t xml:space="preserve"> </w:t>
      </w:r>
      <w:r w:rsidRPr="00EA65EA">
        <w:rPr>
          <w:rFonts w:cs="B Nazanin" w:hint="cs"/>
          <w:sz w:val="24"/>
          <w:szCs w:val="24"/>
          <w:rtl/>
          <w:lang w:bidi="fa-IR"/>
        </w:rPr>
        <w:t>عنوان</w:t>
      </w:r>
      <w:r w:rsidRPr="00EA65EA">
        <w:rPr>
          <w:rFonts w:cs="B Nazanin"/>
          <w:sz w:val="24"/>
          <w:szCs w:val="24"/>
          <w:rtl/>
          <w:lang w:bidi="fa-IR"/>
        </w:rPr>
        <w:t xml:space="preserve"> </w:t>
      </w:r>
      <w:r w:rsidRPr="00EA65EA">
        <w:rPr>
          <w:rFonts w:cs="B Nazanin" w:hint="cs"/>
          <w:sz w:val="24"/>
          <w:szCs w:val="24"/>
          <w:rtl/>
          <w:lang w:bidi="fa-IR"/>
        </w:rPr>
        <w:t>بخشی</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هوش</w:t>
      </w:r>
      <w:r w:rsidRPr="00EA65EA">
        <w:rPr>
          <w:rFonts w:cs="B Nazanin"/>
          <w:sz w:val="24"/>
          <w:szCs w:val="24"/>
          <w:rtl/>
          <w:lang w:bidi="fa-IR"/>
        </w:rPr>
        <w:t xml:space="preserve"> </w:t>
      </w:r>
      <w:r w:rsidRPr="00EA65EA">
        <w:rPr>
          <w:rFonts w:cs="B Nazanin" w:hint="cs"/>
          <w:sz w:val="24"/>
          <w:szCs w:val="24"/>
          <w:rtl/>
          <w:lang w:bidi="fa-IR"/>
        </w:rPr>
        <w:t>مصنوعی،</w:t>
      </w:r>
      <w:r w:rsidRPr="00EA65EA">
        <w:rPr>
          <w:rFonts w:cs="B Nazanin"/>
          <w:sz w:val="24"/>
          <w:szCs w:val="24"/>
          <w:rtl/>
          <w:lang w:bidi="fa-IR"/>
        </w:rPr>
        <w:t xml:space="preserve"> </w:t>
      </w:r>
      <w:r w:rsidRPr="00EA65EA">
        <w:rPr>
          <w:rFonts w:cs="B Nazanin" w:hint="cs"/>
          <w:sz w:val="24"/>
          <w:szCs w:val="24"/>
          <w:rtl/>
          <w:lang w:bidi="fa-IR"/>
        </w:rPr>
        <w:t>الگوریتم‌های</w:t>
      </w:r>
      <w:r w:rsidRPr="00EA65EA">
        <w:rPr>
          <w:rFonts w:cs="B Nazanin"/>
          <w:sz w:val="24"/>
          <w:szCs w:val="24"/>
          <w:rtl/>
          <w:lang w:bidi="fa-IR"/>
        </w:rPr>
        <w:t xml:space="preserve"> </w:t>
      </w:r>
      <w:r w:rsidRPr="00EA65EA">
        <w:rPr>
          <w:rFonts w:cs="B Nazanin" w:hint="cs"/>
          <w:sz w:val="24"/>
          <w:szCs w:val="24"/>
          <w:rtl/>
          <w:lang w:bidi="fa-IR"/>
        </w:rPr>
        <w:t>یادگیری</w:t>
      </w:r>
      <w:r w:rsidRPr="00EA65EA">
        <w:rPr>
          <w:rFonts w:cs="B Nazanin"/>
          <w:sz w:val="24"/>
          <w:szCs w:val="24"/>
          <w:rtl/>
          <w:lang w:bidi="fa-IR"/>
        </w:rPr>
        <w:t xml:space="preserve"> </w:t>
      </w:r>
      <w:r w:rsidRPr="00EA65EA">
        <w:rPr>
          <w:rFonts w:cs="B Nazanin" w:hint="cs"/>
          <w:sz w:val="24"/>
          <w:szCs w:val="24"/>
          <w:rtl/>
          <w:lang w:bidi="fa-IR"/>
        </w:rPr>
        <w:t>ماشین</w:t>
      </w:r>
      <w:r w:rsidRPr="00EA65EA">
        <w:rPr>
          <w:rFonts w:cs="B Nazanin"/>
          <w:sz w:val="24"/>
          <w:szCs w:val="24"/>
          <w:rtl/>
          <w:lang w:bidi="fa-IR"/>
        </w:rPr>
        <w:t xml:space="preserve"> </w:t>
      </w:r>
      <w:r w:rsidRPr="00EA65EA">
        <w:rPr>
          <w:rFonts w:cs="B Nazanin" w:hint="cs"/>
          <w:sz w:val="24"/>
          <w:szCs w:val="24"/>
          <w:rtl/>
          <w:lang w:bidi="fa-IR"/>
        </w:rPr>
        <w:t>با</w:t>
      </w:r>
      <w:r w:rsidRPr="00EA65EA">
        <w:rPr>
          <w:rFonts w:cs="B Nazanin"/>
          <w:sz w:val="24"/>
          <w:szCs w:val="24"/>
          <w:rtl/>
          <w:lang w:bidi="fa-IR"/>
        </w:rPr>
        <w:t xml:space="preserve"> </w:t>
      </w:r>
      <w:r w:rsidRPr="00EA65EA">
        <w:rPr>
          <w:rFonts w:cs="B Nazanin" w:hint="cs"/>
          <w:sz w:val="24"/>
          <w:szCs w:val="24"/>
          <w:rtl/>
          <w:lang w:bidi="fa-IR"/>
        </w:rPr>
        <w:t>استفاده</w:t>
      </w:r>
      <w:r w:rsidRPr="00EA65EA">
        <w:rPr>
          <w:rFonts w:cs="B Nazanin"/>
          <w:sz w:val="24"/>
          <w:szCs w:val="24"/>
          <w:rtl/>
          <w:lang w:bidi="fa-IR"/>
        </w:rPr>
        <w:t xml:space="preserve"> </w:t>
      </w:r>
      <w:r w:rsidRPr="00EA65EA">
        <w:rPr>
          <w:rFonts w:cs="B Nazanin" w:hint="cs"/>
          <w:sz w:val="24"/>
          <w:szCs w:val="24"/>
          <w:rtl/>
          <w:lang w:bidi="fa-IR"/>
        </w:rPr>
        <w:t>از</w:t>
      </w:r>
      <w:r w:rsidRPr="00EA65EA">
        <w:rPr>
          <w:rFonts w:cs="B Nazanin"/>
          <w:sz w:val="24"/>
          <w:szCs w:val="24"/>
          <w:rtl/>
          <w:lang w:bidi="fa-IR"/>
        </w:rPr>
        <w:t xml:space="preserve"> "</w:t>
      </w:r>
      <w:r w:rsidRPr="00EA65EA">
        <w:rPr>
          <w:rFonts w:cs="B Nazanin" w:hint="cs"/>
          <w:sz w:val="24"/>
          <w:szCs w:val="24"/>
          <w:rtl/>
          <w:lang w:bidi="fa-IR"/>
        </w:rPr>
        <w:t>داده‌های</w:t>
      </w:r>
      <w:r w:rsidRPr="00EA65EA">
        <w:rPr>
          <w:rFonts w:cs="B Nazanin"/>
          <w:sz w:val="24"/>
          <w:szCs w:val="24"/>
          <w:rtl/>
          <w:lang w:bidi="fa-IR"/>
        </w:rPr>
        <w:t xml:space="preserve"> </w:t>
      </w:r>
      <w:r w:rsidRPr="00EA65EA">
        <w:rPr>
          <w:rFonts w:cs="B Nazanin" w:hint="cs"/>
          <w:sz w:val="24"/>
          <w:szCs w:val="24"/>
          <w:rtl/>
          <w:lang w:bidi="fa-IR"/>
        </w:rPr>
        <w:t>آموزشی</w:t>
      </w:r>
      <w:r w:rsidRPr="00EA65EA">
        <w:rPr>
          <w:rStyle w:val="FootnoteReference"/>
          <w:rFonts w:cs="B Nazanin"/>
          <w:sz w:val="24"/>
          <w:szCs w:val="24"/>
          <w:rtl/>
          <w:lang w:bidi="fa-IR"/>
        </w:rPr>
        <w:footnoteReference w:id="24"/>
      </w:r>
      <w:r w:rsidRPr="00EA65EA">
        <w:rPr>
          <w:rFonts w:cs="B Nazanin"/>
          <w:sz w:val="24"/>
          <w:szCs w:val="24"/>
          <w:rtl/>
          <w:lang w:bidi="fa-IR"/>
        </w:rPr>
        <w:t xml:space="preserve">" </w:t>
      </w:r>
      <w:r w:rsidRPr="00EA65EA">
        <w:rPr>
          <w:rFonts w:cs="B Nazanin" w:hint="cs"/>
          <w:sz w:val="24"/>
          <w:szCs w:val="24"/>
          <w:rtl/>
          <w:lang w:bidi="fa-IR"/>
        </w:rPr>
        <w:t>یک</w:t>
      </w:r>
      <w:r w:rsidRPr="00EA65EA">
        <w:rPr>
          <w:rFonts w:cs="B Nazanin"/>
          <w:sz w:val="24"/>
          <w:szCs w:val="24"/>
          <w:rtl/>
          <w:lang w:bidi="fa-IR"/>
        </w:rPr>
        <w:t xml:space="preserve"> </w:t>
      </w:r>
      <w:r w:rsidRPr="00EA65EA">
        <w:rPr>
          <w:rFonts w:cs="B Nazanin" w:hint="cs"/>
          <w:sz w:val="24"/>
          <w:szCs w:val="24"/>
          <w:rtl/>
          <w:lang w:bidi="fa-IR"/>
        </w:rPr>
        <w:t>مدل</w:t>
      </w:r>
      <w:r w:rsidRPr="00EA65EA">
        <w:rPr>
          <w:rFonts w:cs="B Nazanin"/>
          <w:sz w:val="24"/>
          <w:szCs w:val="24"/>
          <w:rtl/>
          <w:lang w:bidi="fa-IR"/>
        </w:rPr>
        <w:t xml:space="preserve"> </w:t>
      </w:r>
      <w:r w:rsidRPr="00EA65EA">
        <w:rPr>
          <w:rFonts w:cs="B Nazanin" w:hint="cs"/>
          <w:sz w:val="24"/>
          <w:szCs w:val="24"/>
          <w:rtl/>
          <w:lang w:bidi="fa-IR"/>
        </w:rPr>
        <w:t>ریاضی</w:t>
      </w:r>
      <w:r w:rsidRPr="00EA65EA">
        <w:rPr>
          <w:rFonts w:cs="B Nazanin"/>
          <w:sz w:val="24"/>
          <w:szCs w:val="24"/>
          <w:rtl/>
          <w:lang w:bidi="fa-IR"/>
        </w:rPr>
        <w:t xml:space="preserve"> </w:t>
      </w:r>
      <w:r w:rsidRPr="00EA65EA">
        <w:rPr>
          <w:rFonts w:cs="B Nazanin" w:hint="cs"/>
          <w:sz w:val="24"/>
          <w:szCs w:val="24"/>
          <w:rtl/>
          <w:lang w:bidi="fa-IR"/>
        </w:rPr>
        <w:t>ایجاد</w:t>
      </w:r>
      <w:r w:rsidRPr="00EA65EA">
        <w:rPr>
          <w:rFonts w:cs="B Nazanin"/>
          <w:sz w:val="24"/>
          <w:szCs w:val="24"/>
          <w:rtl/>
          <w:lang w:bidi="fa-IR"/>
        </w:rPr>
        <w:t xml:space="preserve"> </w:t>
      </w:r>
      <w:r w:rsidRPr="00EA65EA">
        <w:rPr>
          <w:rFonts w:cs="B Nazanin" w:hint="cs"/>
          <w:sz w:val="24"/>
          <w:szCs w:val="24"/>
          <w:rtl/>
          <w:lang w:bidi="fa-IR"/>
        </w:rPr>
        <w:t>می‌کنند</w:t>
      </w:r>
      <w:r w:rsidRPr="00EA65EA">
        <w:rPr>
          <w:rFonts w:cs="B Nazanin"/>
          <w:sz w:val="24"/>
          <w:szCs w:val="24"/>
          <w:rtl/>
          <w:lang w:bidi="fa-IR"/>
        </w:rPr>
        <w:t xml:space="preserve"> </w:t>
      </w:r>
      <w:r w:rsidRPr="00EA65EA">
        <w:rPr>
          <w:rFonts w:cs="B Nazanin" w:hint="cs"/>
          <w:sz w:val="24"/>
          <w:szCs w:val="24"/>
          <w:rtl/>
          <w:lang w:bidi="fa-IR"/>
        </w:rPr>
        <w:t>که</w:t>
      </w:r>
      <w:r w:rsidRPr="00EA65EA">
        <w:rPr>
          <w:rFonts w:cs="B Nazanin"/>
          <w:sz w:val="24"/>
          <w:szCs w:val="24"/>
          <w:rtl/>
          <w:lang w:bidi="fa-IR"/>
        </w:rPr>
        <w:t xml:space="preserve"> </w:t>
      </w:r>
      <w:r w:rsidRPr="00EA65EA">
        <w:rPr>
          <w:rFonts w:cs="B Nazanin" w:hint="cs"/>
          <w:sz w:val="24"/>
          <w:szCs w:val="24"/>
          <w:rtl/>
          <w:lang w:bidi="fa-IR"/>
        </w:rPr>
        <w:t>می‌تواند</w:t>
      </w:r>
      <w:r w:rsidRPr="00EA65EA">
        <w:rPr>
          <w:rFonts w:cs="B Nazanin"/>
          <w:sz w:val="24"/>
          <w:szCs w:val="24"/>
          <w:rtl/>
          <w:lang w:bidi="fa-IR"/>
        </w:rPr>
        <w:t xml:space="preserve"> </w:t>
      </w:r>
      <w:r w:rsidRPr="00EA65EA">
        <w:rPr>
          <w:rFonts w:cs="B Nazanin" w:hint="cs"/>
          <w:sz w:val="24"/>
          <w:szCs w:val="24"/>
          <w:rtl/>
          <w:lang w:bidi="fa-IR"/>
        </w:rPr>
        <w:t>پیش‌بینی‌ها</w:t>
      </w:r>
      <w:r w:rsidRPr="00EA65EA">
        <w:rPr>
          <w:rFonts w:cs="B Nazanin"/>
          <w:sz w:val="24"/>
          <w:szCs w:val="24"/>
          <w:rtl/>
          <w:lang w:bidi="fa-IR"/>
        </w:rPr>
        <w:t xml:space="preserve"> </w:t>
      </w:r>
      <w:r w:rsidRPr="00EA65EA">
        <w:rPr>
          <w:rFonts w:cs="B Nazanin" w:hint="cs"/>
          <w:sz w:val="24"/>
          <w:szCs w:val="24"/>
          <w:rtl/>
          <w:lang w:bidi="fa-IR"/>
        </w:rPr>
        <w:t xml:space="preserve">کند و به تصمیم‌گیری‌ها بر اساس داده ها کمک کند.(نقا ، مورفی </w:t>
      </w:r>
      <w:r w:rsidRPr="00EA65EA">
        <w:rPr>
          <w:rStyle w:val="FootnoteReference"/>
          <w:rFonts w:cs="B Nazanin"/>
          <w:sz w:val="24"/>
          <w:szCs w:val="24"/>
          <w:rtl/>
          <w:lang w:bidi="fa-IR"/>
        </w:rPr>
        <w:footnoteReference w:id="25"/>
      </w:r>
      <w:r w:rsidRPr="00EA65EA">
        <w:rPr>
          <w:rFonts w:cs="B Nazanin" w:hint="cs"/>
          <w:sz w:val="24"/>
          <w:szCs w:val="24"/>
          <w:rtl/>
          <w:lang w:bidi="fa-IR"/>
        </w:rPr>
        <w:t>، 2015 )</w:t>
      </w:r>
      <w:del w:id="1478" w:author="غزاله عرفانیان" w:date="2025-07-01T07:34:00Z" w16du:dateUtc="2025-07-01T04:04:00Z">
        <w:r w:rsidRPr="00EA65EA" w:rsidDel="005B79BD">
          <w:rPr>
            <w:rFonts w:cs="B Nazanin"/>
            <w:sz w:val="24"/>
            <w:szCs w:val="24"/>
            <w:rtl/>
            <w:lang w:bidi="fa-IR"/>
          </w:rPr>
          <w:delText>{</w:delText>
        </w:r>
        <w:r w:rsidRPr="00EA65EA" w:rsidDel="005B79BD">
          <w:rPr>
            <w:rFonts w:cs="B Nazanin"/>
            <w:sz w:val="24"/>
            <w:szCs w:val="24"/>
            <w:lang w:bidi="fa-IR"/>
          </w:rPr>
          <w:delText xml:space="preserve">El </w:delText>
        </w:r>
        <w:commentRangeStart w:id="1479"/>
        <w:r w:rsidRPr="00EA65EA" w:rsidDel="005B79BD">
          <w:rPr>
            <w:rFonts w:cs="B Nazanin"/>
            <w:sz w:val="24"/>
            <w:szCs w:val="24"/>
            <w:lang w:bidi="fa-IR"/>
          </w:rPr>
          <w:delText xml:space="preserve">Naqa, </w:delText>
        </w:r>
        <w:commentRangeEnd w:id="1479"/>
        <w:r w:rsidR="00A81A01" w:rsidDel="005B79BD">
          <w:rPr>
            <w:rStyle w:val="CommentReference"/>
            <w:rtl/>
          </w:rPr>
          <w:commentReference w:id="1479"/>
        </w:r>
        <w:r w:rsidRPr="00EA65EA" w:rsidDel="005B79BD">
          <w:rPr>
            <w:rFonts w:cs="B Nazanin"/>
            <w:sz w:val="24"/>
            <w:szCs w:val="24"/>
            <w:lang w:bidi="fa-IR"/>
          </w:rPr>
          <w:delText>2015 #75</w:delText>
        </w:r>
        <w:r w:rsidRPr="00EA65EA" w:rsidDel="005B79BD">
          <w:rPr>
            <w:rFonts w:cs="B Nazanin"/>
            <w:sz w:val="24"/>
            <w:szCs w:val="24"/>
            <w:rtl/>
            <w:lang w:bidi="fa-IR"/>
          </w:rPr>
          <w:delText>}</w:delText>
        </w:r>
      </w:del>
    </w:p>
    <w:p w14:paraId="30571672" w14:textId="7F87F487" w:rsidR="007B418B" w:rsidRPr="00EA65EA" w:rsidDel="005B79BD" w:rsidRDefault="007B418B" w:rsidP="00EA65EA">
      <w:pPr>
        <w:bidi/>
        <w:jc w:val="both"/>
        <w:rPr>
          <w:moveFrom w:id="1480" w:author="غزاله عرفانیان" w:date="2025-07-01T07:35:00Z" w16du:dateUtc="2025-07-01T04:05:00Z"/>
          <w:rFonts w:cs="B Nazanin"/>
          <w:b/>
          <w:bCs/>
          <w:color w:val="0D0D0D" w:themeColor="text1" w:themeTint="F2"/>
          <w:sz w:val="28"/>
          <w:szCs w:val="28"/>
          <w:rtl/>
          <w:lang w:bidi="fa-IR"/>
        </w:rPr>
      </w:pPr>
      <w:moveFromRangeStart w:id="1481" w:author="غزاله عرفانیان" w:date="2025-07-01T07:35:00Z" w:name="move202247753"/>
      <w:moveFrom w:id="1482" w:author="غزاله عرفانیان" w:date="2025-07-01T07:35:00Z" w16du:dateUtc="2025-07-01T04:05:00Z">
        <w:r w:rsidRPr="00EA65EA" w:rsidDel="005B79BD">
          <w:rPr>
            <w:rFonts w:cs="B Nazanin" w:hint="cs"/>
            <w:b/>
            <w:bCs/>
            <w:color w:val="0D0D0D" w:themeColor="text1" w:themeTint="F2"/>
            <w:sz w:val="28"/>
            <w:szCs w:val="28"/>
            <w:rtl/>
            <w:lang w:bidi="fa-IR"/>
          </w:rPr>
          <w:t xml:space="preserve">مبانی </w:t>
        </w:r>
        <w:commentRangeStart w:id="1483"/>
        <w:r w:rsidRPr="00EA65EA" w:rsidDel="005B79BD">
          <w:rPr>
            <w:rFonts w:cs="B Nazanin" w:hint="cs"/>
            <w:b/>
            <w:bCs/>
            <w:color w:val="0D0D0D" w:themeColor="text1" w:themeTint="F2"/>
            <w:sz w:val="28"/>
            <w:szCs w:val="28"/>
            <w:rtl/>
            <w:lang w:bidi="fa-IR"/>
          </w:rPr>
          <w:t>نظری</w:t>
        </w:r>
        <w:commentRangeEnd w:id="1483"/>
        <w:r w:rsidR="00A81A01" w:rsidDel="005B79BD">
          <w:rPr>
            <w:rStyle w:val="CommentReference"/>
            <w:rtl/>
          </w:rPr>
          <w:commentReference w:id="1483"/>
        </w:r>
        <w:r w:rsidRPr="00EA65EA" w:rsidDel="005B79BD">
          <w:rPr>
            <w:rFonts w:cs="B Nazanin" w:hint="cs"/>
            <w:b/>
            <w:bCs/>
            <w:color w:val="0D0D0D" w:themeColor="text1" w:themeTint="F2"/>
            <w:sz w:val="28"/>
            <w:szCs w:val="28"/>
            <w:rtl/>
            <w:lang w:bidi="fa-IR"/>
          </w:rPr>
          <w:t xml:space="preserve"> پژوهش:</w:t>
        </w:r>
      </w:moveFrom>
    </w:p>
    <w:p w14:paraId="77019554" w14:textId="30F5849C" w:rsidR="00C94CD8" w:rsidRPr="00EA65EA" w:rsidDel="005B79BD" w:rsidRDefault="00C94CD8" w:rsidP="00EA65EA">
      <w:pPr>
        <w:bidi/>
        <w:spacing w:before="100" w:beforeAutospacing="1" w:after="100" w:afterAutospacing="1" w:line="240" w:lineRule="auto"/>
        <w:jc w:val="both"/>
        <w:outlineLvl w:val="3"/>
        <w:rPr>
          <w:moveFrom w:id="1484" w:author="غزاله عرفانیان" w:date="2025-07-01T07:35:00Z" w16du:dateUtc="2025-07-01T04:05:00Z"/>
          <w:rFonts w:ascii="Times New Roman" w:eastAsia="Times New Roman" w:hAnsi="Times New Roman" w:cs="B Nazanin"/>
          <w:b/>
          <w:bCs/>
          <w:kern w:val="0"/>
          <w:sz w:val="24"/>
          <w:szCs w:val="24"/>
          <w14:ligatures w14:val="none"/>
        </w:rPr>
      </w:pPr>
      <w:moveFrom w:id="1485" w:author="غزاله عرفانیان" w:date="2025-07-01T07:35:00Z" w16du:dateUtc="2025-07-01T04:05:00Z">
        <w:r w:rsidRPr="00EA65EA" w:rsidDel="005B79BD">
          <w:rPr>
            <w:rFonts w:ascii="Times New Roman" w:eastAsia="Times New Roman" w:hAnsi="Times New Roman" w:cs="B Nazanin"/>
            <w:b/>
            <w:bCs/>
            <w:kern w:val="0"/>
            <w:sz w:val="24"/>
            <w:szCs w:val="24"/>
            <w:rtl/>
            <w:lang w:bidi="fa-IR"/>
            <w14:ligatures w14:val="none"/>
          </w:rPr>
          <w:t>۱</w:t>
        </w:r>
        <w:r w:rsidRPr="00EA65EA" w:rsidDel="005B79BD">
          <w:rPr>
            <w:rFonts w:ascii="Times New Roman" w:eastAsia="Times New Roman" w:hAnsi="Times New Roman" w:cs="B Nazanin"/>
            <w:b/>
            <w:bCs/>
            <w:kern w:val="0"/>
            <w:sz w:val="24"/>
            <w:szCs w:val="24"/>
            <w14:ligatures w14:val="none"/>
          </w:rPr>
          <w:t xml:space="preserve">. </w:t>
        </w:r>
        <w:r w:rsidRPr="00EA65EA" w:rsidDel="005B79BD">
          <w:rPr>
            <w:rFonts w:ascii="Times New Roman" w:eastAsia="Times New Roman" w:hAnsi="Times New Roman" w:cs="B Nazanin"/>
            <w:b/>
            <w:bCs/>
            <w:kern w:val="0"/>
            <w:sz w:val="24"/>
            <w:szCs w:val="24"/>
            <w:rtl/>
            <w14:ligatures w14:val="none"/>
          </w:rPr>
          <w:t>علم اطلاعات و دانش‌شناسی و اهمیت تحلیل محتوا</w:t>
        </w:r>
      </w:moveFrom>
    </w:p>
    <w:p w14:paraId="12CAB79C" w14:textId="577712C4" w:rsidR="00C94CD8" w:rsidRPr="00EA65EA" w:rsidDel="005B79BD" w:rsidRDefault="00C94CD8" w:rsidP="00EA65EA">
      <w:pPr>
        <w:bidi/>
        <w:spacing w:before="100" w:beforeAutospacing="1" w:after="100" w:afterAutospacing="1" w:line="240" w:lineRule="auto"/>
        <w:jc w:val="both"/>
        <w:rPr>
          <w:moveFrom w:id="1486" w:author="غزاله عرفانیان" w:date="2025-07-01T07:35:00Z" w16du:dateUtc="2025-07-01T04:05:00Z"/>
          <w:rFonts w:ascii="Times New Roman" w:eastAsia="Times New Roman" w:hAnsi="Times New Roman" w:cs="B Nazanin"/>
          <w:kern w:val="0"/>
          <w:sz w:val="24"/>
          <w:szCs w:val="24"/>
          <w14:ligatures w14:val="none"/>
        </w:rPr>
      </w:pPr>
      <w:moveFrom w:id="1487" w:author="غزاله عرفانیان" w:date="2025-07-01T07:35:00Z" w16du:dateUtc="2025-07-01T04:05:00Z">
        <w:r w:rsidRPr="00EA65EA" w:rsidDel="005B79BD">
          <w:rPr>
            <w:rFonts w:ascii="Times New Roman" w:eastAsia="Times New Roman" w:hAnsi="Times New Roman" w:cs="B Nazanin"/>
            <w:kern w:val="0"/>
            <w:sz w:val="24"/>
            <w:szCs w:val="24"/>
            <w:rtl/>
            <w14:ligatures w14:val="none"/>
          </w:rPr>
          <w:t>علم اطلاعات و دانش‌شناسی رشته‌ای میان‌رشته‌ای است که به مطالعه تولید، سازماندهی، بازیابی و استفاده از اطلاعات می‌پردازد. پایان‌نامه‌ها به‌عنوان یکی از مهم‌ترین منابع تولید دانش در این حوزه، بازتابی از روندهای پژوهشی، گرایش‌ها و اولویت‌های علمی در طول زمان محسوب می‌شوند. تحلیل محتوای این پایان‌نامه‌ها می‌تواند به شناسایی خلأهای پژوهشی، روندهای علمی و زمینه‌های پرکاربرد کمک کند. در این زمینه، دسته‌بندی موضوعی پایان‌نامه‌ها به‌صورت نظام‌مند، ابزاری مؤثر در جهت بازیابی بهتر اطلاعات و تصمیم‌گیری‌های آگاهانه علمی به شمار می‌رود</w:t>
        </w:r>
        <w:r w:rsidR="009009B8" w:rsidRPr="00EA65EA" w:rsidDel="005B79BD">
          <w:rPr>
            <w:rFonts w:ascii="Times New Roman" w:eastAsia="Times New Roman" w:hAnsi="Times New Roman" w:cs="B Nazanin" w:hint="cs"/>
            <w:kern w:val="0"/>
            <w:sz w:val="24"/>
            <w:szCs w:val="24"/>
            <w:rtl/>
            <w14:ligatures w14:val="none"/>
          </w:rPr>
          <w:t xml:space="preserve"> ( </w:t>
        </w:r>
        <w:r w:rsidR="00160A46" w:rsidRPr="00EA65EA" w:rsidDel="005B79BD">
          <w:rPr>
            <w:rFonts w:ascii="Times New Roman" w:eastAsia="Times New Roman" w:hAnsi="Times New Roman" w:cs="B Nazanin" w:hint="cs"/>
            <w:kern w:val="0"/>
            <w:sz w:val="24"/>
            <w:szCs w:val="24"/>
            <w:rtl/>
            <w14:ligatures w14:val="none"/>
          </w:rPr>
          <w:t xml:space="preserve">رولی و هارتلی </w:t>
        </w:r>
        <w:r w:rsidR="00160A46" w:rsidRPr="00EA65EA" w:rsidDel="005B79BD">
          <w:rPr>
            <w:rStyle w:val="FootnoteReference"/>
            <w:rFonts w:ascii="Times New Roman" w:eastAsia="Times New Roman" w:hAnsi="Times New Roman" w:cs="B Nazanin"/>
            <w:kern w:val="0"/>
            <w:sz w:val="24"/>
            <w:szCs w:val="24"/>
            <w:rtl/>
            <w14:ligatures w14:val="none"/>
          </w:rPr>
          <w:footnoteReference w:id="26"/>
        </w:r>
        <w:r w:rsidR="00160A46" w:rsidRPr="00EA65EA" w:rsidDel="005B79BD">
          <w:rPr>
            <w:rFonts w:ascii="Times New Roman" w:eastAsia="Times New Roman" w:hAnsi="Times New Roman" w:cs="B Nazanin" w:hint="cs"/>
            <w:kern w:val="0"/>
            <w:sz w:val="24"/>
            <w:szCs w:val="24"/>
            <w:rtl/>
            <w14:ligatures w14:val="none"/>
          </w:rPr>
          <w:t>، 2017)</w:t>
        </w:r>
      </w:moveFrom>
    </w:p>
    <w:p w14:paraId="45817571" w14:textId="0E17DE2B" w:rsidR="00C94CD8" w:rsidRPr="00EA65EA" w:rsidDel="005B79BD" w:rsidRDefault="00C94CD8" w:rsidP="00EA65EA">
      <w:pPr>
        <w:bidi/>
        <w:spacing w:after="0" w:line="240" w:lineRule="auto"/>
        <w:jc w:val="both"/>
        <w:rPr>
          <w:moveFrom w:id="1490" w:author="غزاله عرفانیان" w:date="2025-07-01T07:35:00Z" w16du:dateUtc="2025-07-01T04:05:00Z"/>
          <w:rFonts w:ascii="Times New Roman" w:eastAsia="Times New Roman" w:hAnsi="Times New Roman" w:cs="B Nazanin"/>
          <w:kern w:val="0"/>
          <w:sz w:val="24"/>
          <w:szCs w:val="24"/>
          <w14:ligatures w14:val="none"/>
        </w:rPr>
      </w:pPr>
    </w:p>
    <w:p w14:paraId="12834ED7" w14:textId="7EACBC3B" w:rsidR="00C94CD8" w:rsidRPr="00EA65EA" w:rsidDel="005B79BD" w:rsidRDefault="00C94CD8" w:rsidP="00EA65EA">
      <w:pPr>
        <w:bidi/>
        <w:jc w:val="both"/>
        <w:rPr>
          <w:moveFrom w:id="1491" w:author="غزاله عرفانیان" w:date="2025-07-01T07:35:00Z" w16du:dateUtc="2025-07-01T04:05:00Z"/>
          <w:rFonts w:cs="B Nazanin"/>
          <w:b/>
          <w:bCs/>
        </w:rPr>
      </w:pPr>
      <w:moveFrom w:id="1492" w:author="غزاله عرفانیان" w:date="2025-07-01T07:35:00Z" w16du:dateUtc="2025-07-01T04:05:00Z">
        <w:r w:rsidRPr="00EA65EA" w:rsidDel="005B79BD">
          <w:rPr>
            <w:rFonts w:cs="B Nazanin"/>
            <w:b/>
            <w:bCs/>
            <w:rtl/>
            <w:lang w:bidi="fa-IR"/>
          </w:rPr>
          <w:t>۲</w:t>
        </w:r>
        <w:r w:rsidRPr="00EA65EA" w:rsidDel="005B79BD">
          <w:rPr>
            <w:rFonts w:cs="B Nazanin"/>
            <w:b/>
            <w:bCs/>
          </w:rPr>
          <w:t xml:space="preserve">. </w:t>
        </w:r>
        <w:r w:rsidRPr="00EA65EA" w:rsidDel="005B79BD">
          <w:rPr>
            <w:rFonts w:cs="B Nazanin"/>
            <w:b/>
            <w:bCs/>
            <w:rtl/>
          </w:rPr>
          <w:t>متن‌کاوی</w:t>
        </w:r>
        <w:r w:rsidRPr="00EA65EA" w:rsidDel="005B79BD">
          <w:rPr>
            <w:rFonts w:cs="B Nazanin"/>
            <w:b/>
            <w:bCs/>
          </w:rPr>
          <w:t xml:space="preserve"> (Text Mining) </w:t>
        </w:r>
        <w:r w:rsidRPr="00EA65EA" w:rsidDel="005B79BD">
          <w:rPr>
            <w:rFonts w:cs="B Nazanin"/>
            <w:b/>
            <w:bCs/>
            <w:rtl/>
          </w:rPr>
          <w:t>و کاربرد آن در علوم انسانی و اجتماعی</w:t>
        </w:r>
      </w:moveFrom>
    </w:p>
    <w:p w14:paraId="35107A70" w14:textId="27C70204" w:rsidR="00C94CD8" w:rsidRPr="00EA65EA" w:rsidDel="005B79BD" w:rsidRDefault="00C94CD8" w:rsidP="00EA65EA">
      <w:pPr>
        <w:bidi/>
        <w:spacing w:before="100" w:beforeAutospacing="1" w:after="100" w:afterAutospacing="1" w:line="240" w:lineRule="auto"/>
        <w:jc w:val="both"/>
        <w:rPr>
          <w:moveFrom w:id="1493" w:author="غزاله عرفانیان" w:date="2025-07-01T07:35:00Z" w16du:dateUtc="2025-07-01T04:05:00Z"/>
          <w:rFonts w:ascii="Times New Roman" w:eastAsia="Times New Roman" w:hAnsi="Times New Roman" w:cs="B Nazanin"/>
          <w:kern w:val="0"/>
          <w:sz w:val="24"/>
          <w:szCs w:val="24"/>
          <w14:ligatures w14:val="none"/>
        </w:rPr>
      </w:pPr>
      <w:moveFrom w:id="1494" w:author="غزاله عرفانیان" w:date="2025-07-01T07:35:00Z" w16du:dateUtc="2025-07-01T04:05:00Z">
        <w:r w:rsidRPr="00EA65EA" w:rsidDel="005B79BD">
          <w:rPr>
            <w:rFonts w:ascii="Times New Roman" w:eastAsia="Times New Roman" w:hAnsi="Times New Roman" w:cs="B Nazanin"/>
            <w:kern w:val="0"/>
            <w:sz w:val="24"/>
            <w:szCs w:val="24"/>
            <w:rtl/>
            <w14:ligatures w14:val="none"/>
          </w:rPr>
          <w:t>متن‌کاوی یکی از شاخه‌های علم داده و هوش مصنوعی است که با استفاده از روش‌های آماری، یادگیری ماشین و زبان‌شناسی محاسباتی، به کشف الگوها، روندها و روابط پنهان در متون غیرساخت‌یافته می‌پردازد. در حوزه علوم انسانی و اجتماعی، متن‌کاوی امکان تحلیل انبوهی از اسناد متنی از جمله پایان‌نامه‌ها را فراهم می‌کند و می‌تواند برای دسته‌بندی خودکار، تحلیل موضوعی، شناسایی کلیدواژه‌ها و بصری‌سازی داده‌ها به‌کار رود</w:t>
        </w:r>
        <w:r w:rsidR="0086363B" w:rsidRPr="00EA65EA" w:rsidDel="005B79BD">
          <w:rPr>
            <w:rFonts w:ascii="Times New Roman" w:eastAsia="Times New Roman" w:hAnsi="Times New Roman" w:cs="B Nazanin" w:hint="cs"/>
            <w:kern w:val="0"/>
            <w:sz w:val="24"/>
            <w:szCs w:val="24"/>
            <w:rtl/>
            <w14:ligatures w14:val="none"/>
          </w:rPr>
          <w:t xml:space="preserve"> ( فلدمن و سنگر </w:t>
        </w:r>
        <w:r w:rsidR="0086363B" w:rsidRPr="00EA65EA" w:rsidDel="005B79BD">
          <w:rPr>
            <w:rStyle w:val="FootnoteReference"/>
            <w:rFonts w:ascii="Times New Roman" w:eastAsia="Times New Roman" w:hAnsi="Times New Roman" w:cs="B Nazanin"/>
            <w:kern w:val="0"/>
            <w:sz w:val="24"/>
            <w:szCs w:val="24"/>
            <w:rtl/>
            <w14:ligatures w14:val="none"/>
          </w:rPr>
          <w:footnoteReference w:id="27"/>
        </w:r>
        <w:r w:rsidR="0086363B" w:rsidRPr="00EA65EA" w:rsidDel="005B79BD">
          <w:rPr>
            <w:rFonts w:ascii="Times New Roman" w:eastAsia="Times New Roman" w:hAnsi="Times New Roman" w:cs="B Nazanin" w:hint="cs"/>
            <w:kern w:val="0"/>
            <w:sz w:val="24"/>
            <w:szCs w:val="24"/>
            <w:rtl/>
            <w14:ligatures w14:val="none"/>
          </w:rPr>
          <w:t>، 2007).</w:t>
        </w:r>
      </w:moveFrom>
    </w:p>
    <w:p w14:paraId="5435E431" w14:textId="16D6AD17" w:rsidR="00C94CD8" w:rsidRPr="008A5D86" w:rsidDel="005B79BD" w:rsidRDefault="00C94CD8" w:rsidP="00EA65EA">
      <w:pPr>
        <w:bidi/>
        <w:jc w:val="both"/>
        <w:rPr>
          <w:moveFrom w:id="1497" w:author="غزاله عرفانیان" w:date="2025-07-01T07:35:00Z" w16du:dateUtc="2025-07-01T04:05:00Z"/>
          <w:rFonts w:cs="B Nazanin"/>
          <w:b/>
          <w:bCs/>
          <w:sz w:val="24"/>
          <w:szCs w:val="24"/>
        </w:rPr>
      </w:pPr>
      <w:moveFrom w:id="1498" w:author="غزاله عرفانیان" w:date="2025-07-01T07:35:00Z" w16du:dateUtc="2025-07-01T04:05:00Z">
        <w:r w:rsidRPr="008A5D86" w:rsidDel="005B79BD">
          <w:rPr>
            <w:rFonts w:cs="B Nazanin"/>
            <w:b/>
            <w:bCs/>
            <w:sz w:val="24"/>
            <w:szCs w:val="24"/>
            <w:rtl/>
            <w:lang w:bidi="fa-IR"/>
          </w:rPr>
          <w:t>۳</w:t>
        </w:r>
        <w:r w:rsidRPr="008A5D86" w:rsidDel="005B79BD">
          <w:rPr>
            <w:rFonts w:cs="B Nazanin"/>
            <w:b/>
            <w:bCs/>
            <w:sz w:val="24"/>
            <w:szCs w:val="24"/>
          </w:rPr>
          <w:t xml:space="preserve">. </w:t>
        </w:r>
        <w:r w:rsidRPr="008A5D86" w:rsidDel="005B79BD">
          <w:rPr>
            <w:rFonts w:cs="B Nazanin"/>
            <w:b/>
            <w:bCs/>
            <w:sz w:val="24"/>
            <w:szCs w:val="24"/>
            <w:rtl/>
          </w:rPr>
          <w:t>دسته‌بندی موضوعی متون و روش‌های آن</w:t>
        </w:r>
      </w:moveFrom>
    </w:p>
    <w:p w14:paraId="6D8FF583" w14:textId="233521CF" w:rsidR="00DC3F93" w:rsidRPr="00EA65EA" w:rsidDel="005B79BD" w:rsidRDefault="00C94CD8" w:rsidP="00EA65EA">
      <w:pPr>
        <w:bidi/>
        <w:spacing w:before="100" w:beforeAutospacing="1" w:after="100" w:afterAutospacing="1" w:line="240" w:lineRule="auto"/>
        <w:jc w:val="both"/>
        <w:rPr>
          <w:moveFrom w:id="1499" w:author="غزاله عرفانیان" w:date="2025-07-01T07:35:00Z" w16du:dateUtc="2025-07-01T04:05:00Z"/>
          <w:rFonts w:ascii="Times New Roman" w:eastAsia="Times New Roman" w:hAnsi="Times New Roman" w:cs="B Nazanin"/>
          <w:kern w:val="0"/>
          <w:sz w:val="24"/>
          <w:szCs w:val="24"/>
          <w:rtl/>
          <w14:ligatures w14:val="none"/>
        </w:rPr>
      </w:pPr>
      <w:moveFrom w:id="1500" w:author="غزاله عرفانیان" w:date="2025-07-01T07:35:00Z" w16du:dateUtc="2025-07-01T04:05:00Z">
        <w:r w:rsidRPr="00EA65EA" w:rsidDel="005B79BD">
          <w:rPr>
            <w:rFonts w:ascii="Times New Roman" w:eastAsia="Times New Roman" w:hAnsi="Times New Roman" w:cs="B Nazanin"/>
            <w:kern w:val="0"/>
            <w:sz w:val="24"/>
            <w:szCs w:val="24"/>
            <w:rtl/>
            <w14:ligatures w14:val="none"/>
          </w:rPr>
          <w:t>دسته‌بندی موضوعی، فرایندی است که در آن متون بر اساس محتوای آن‌ها به گروه‌های مشخص و از پیش تعیین‌شده (یا بدون برچسب اولیه) تقسیم می‌شوند. این فرایند به دو صورت نظارت‌شده</w:t>
        </w:r>
        <w:r w:rsidRPr="00EA65EA" w:rsidDel="005B79BD">
          <w:rPr>
            <w:rFonts w:ascii="Times New Roman" w:eastAsia="Times New Roman" w:hAnsi="Times New Roman" w:cs="B Nazanin"/>
            <w:kern w:val="0"/>
            <w:sz w:val="24"/>
            <w:szCs w:val="24"/>
            <w14:ligatures w14:val="none"/>
          </w:rPr>
          <w:t xml:space="preserve"> (Supervised) </w:t>
        </w:r>
        <w:r w:rsidRPr="00EA65EA" w:rsidDel="005B79BD">
          <w:rPr>
            <w:rFonts w:ascii="Times New Roman" w:eastAsia="Times New Roman" w:hAnsi="Times New Roman" w:cs="B Nazanin"/>
            <w:kern w:val="0"/>
            <w:sz w:val="24"/>
            <w:szCs w:val="24"/>
            <w:rtl/>
            <w14:ligatures w14:val="none"/>
          </w:rPr>
          <w:t>و بدون نظارت</w:t>
        </w:r>
        <w:r w:rsidRPr="00EA65EA" w:rsidDel="005B79BD">
          <w:rPr>
            <w:rFonts w:ascii="Times New Roman" w:eastAsia="Times New Roman" w:hAnsi="Times New Roman" w:cs="B Nazanin"/>
            <w:kern w:val="0"/>
            <w:sz w:val="24"/>
            <w:szCs w:val="24"/>
            <w14:ligatures w14:val="none"/>
          </w:rPr>
          <w:t xml:space="preserve"> (Unsupervised) </w:t>
        </w:r>
        <w:r w:rsidRPr="00EA65EA" w:rsidDel="005B79BD">
          <w:rPr>
            <w:rFonts w:ascii="Times New Roman" w:eastAsia="Times New Roman" w:hAnsi="Times New Roman" w:cs="B Nazanin"/>
            <w:kern w:val="0"/>
            <w:sz w:val="24"/>
            <w:szCs w:val="24"/>
            <w:rtl/>
            <w14:ligatures w14:val="none"/>
          </w:rPr>
          <w:t>انجام می‌شود. در روش‌های نظارت‌شده، از الگوریتم‌هایی مانند</w:t>
        </w:r>
        <w:r w:rsidRPr="00EA65EA" w:rsidDel="005B79BD">
          <w:rPr>
            <w:rFonts w:ascii="Times New Roman" w:eastAsia="Times New Roman" w:hAnsi="Times New Roman" w:cs="B Nazanin"/>
            <w:kern w:val="0"/>
            <w:sz w:val="24"/>
            <w:szCs w:val="24"/>
            <w14:ligatures w14:val="none"/>
          </w:rPr>
          <w:t xml:space="preserve"> Naive Bayes</w:t>
        </w:r>
        <w:r w:rsidRPr="00EA65EA" w:rsidDel="005B79BD">
          <w:rPr>
            <w:rFonts w:ascii="Times New Roman" w:eastAsia="Times New Roman" w:hAnsi="Times New Roman" w:cs="B Nazanin"/>
            <w:kern w:val="0"/>
            <w:sz w:val="24"/>
            <w:szCs w:val="24"/>
            <w:rtl/>
            <w14:ligatures w14:val="none"/>
          </w:rPr>
          <w:t xml:space="preserve">، </w:t>
        </w:r>
        <w:r w:rsidRPr="00EA65EA" w:rsidDel="005B79BD">
          <w:rPr>
            <w:rFonts w:ascii="Times New Roman" w:eastAsia="Times New Roman" w:hAnsi="Times New Roman" w:cs="B Nazanin"/>
            <w:kern w:val="0"/>
            <w:sz w:val="24"/>
            <w:szCs w:val="24"/>
            <w14:ligatures w14:val="none"/>
          </w:rPr>
          <w:t xml:space="preserve">SVM </w:t>
        </w:r>
        <w:r w:rsidRPr="00EA65EA" w:rsidDel="005B79BD">
          <w:rPr>
            <w:rFonts w:ascii="Times New Roman" w:eastAsia="Times New Roman" w:hAnsi="Times New Roman" w:cs="B Nazanin"/>
            <w:kern w:val="0"/>
            <w:sz w:val="24"/>
            <w:szCs w:val="24"/>
            <w:rtl/>
            <w14:ligatures w14:val="none"/>
          </w:rPr>
          <w:t>و</w:t>
        </w:r>
        <w:r w:rsidRPr="00EA65EA" w:rsidDel="005B79BD">
          <w:rPr>
            <w:rFonts w:ascii="Times New Roman" w:eastAsia="Times New Roman" w:hAnsi="Times New Roman" w:cs="B Nazanin"/>
            <w:kern w:val="0"/>
            <w:sz w:val="24"/>
            <w:szCs w:val="24"/>
            <w14:ligatures w14:val="none"/>
          </w:rPr>
          <w:t xml:space="preserve"> Random Forest </w:t>
        </w:r>
        <w:r w:rsidRPr="00EA65EA" w:rsidDel="005B79BD">
          <w:rPr>
            <w:rFonts w:ascii="Times New Roman" w:eastAsia="Times New Roman" w:hAnsi="Times New Roman" w:cs="B Nazanin"/>
            <w:kern w:val="0"/>
            <w:sz w:val="24"/>
            <w:szCs w:val="24"/>
            <w:rtl/>
            <w14:ligatures w14:val="none"/>
          </w:rPr>
          <w:t>استفاده می‌شود، در حالی که روش‌های بدون نظارت مانند خوشه‌بندی</w:t>
        </w:r>
        <w:r w:rsidRPr="00EA65EA" w:rsidDel="005B79BD">
          <w:rPr>
            <w:rFonts w:ascii="Times New Roman" w:eastAsia="Times New Roman" w:hAnsi="Times New Roman" w:cs="B Nazanin"/>
            <w:kern w:val="0"/>
            <w:sz w:val="24"/>
            <w:szCs w:val="24"/>
            <w14:ligatures w14:val="none"/>
          </w:rPr>
          <w:t xml:space="preserve"> K-Means </w:t>
        </w:r>
        <w:r w:rsidRPr="00EA65EA" w:rsidDel="005B79BD">
          <w:rPr>
            <w:rFonts w:ascii="Times New Roman" w:eastAsia="Times New Roman" w:hAnsi="Times New Roman" w:cs="B Nazanin"/>
            <w:kern w:val="0"/>
            <w:sz w:val="24"/>
            <w:szCs w:val="24"/>
            <w:rtl/>
            <w14:ligatures w14:val="none"/>
          </w:rPr>
          <w:t>و</w:t>
        </w:r>
        <w:r w:rsidRPr="00EA65EA" w:rsidDel="005B79BD">
          <w:rPr>
            <w:rFonts w:ascii="Times New Roman" w:eastAsia="Times New Roman" w:hAnsi="Times New Roman" w:cs="B Nazanin"/>
            <w:kern w:val="0"/>
            <w:sz w:val="24"/>
            <w:szCs w:val="24"/>
            <w14:ligatures w14:val="none"/>
          </w:rPr>
          <w:t xml:space="preserve"> LDA</w:t>
        </w:r>
        <w:r w:rsidRPr="00EA65EA" w:rsidDel="005B79BD">
          <w:rPr>
            <w:rFonts w:ascii="Times New Roman" w:eastAsia="Times New Roman" w:hAnsi="Times New Roman" w:cs="B Nazanin"/>
            <w:kern w:val="0"/>
            <w:sz w:val="24"/>
            <w:szCs w:val="24"/>
            <w:rtl/>
            <w14:ligatures w14:val="none"/>
          </w:rPr>
          <w:t>، برای کشف خودکار الگوها در داده‌های متنی کاربرد دارند</w:t>
        </w:r>
        <w:r w:rsidR="00DC3F93" w:rsidRPr="00EA65EA" w:rsidDel="005B79BD">
          <w:rPr>
            <w:rFonts w:ascii="Times New Roman" w:eastAsia="Times New Roman" w:hAnsi="Times New Roman" w:cs="B Nazanin" w:hint="cs"/>
            <w:kern w:val="0"/>
            <w:sz w:val="24"/>
            <w:szCs w:val="24"/>
            <w:rtl/>
            <w14:ligatures w14:val="none"/>
          </w:rPr>
          <w:t xml:space="preserve"> ( سباستینی </w:t>
        </w:r>
        <w:r w:rsidR="00DC3F93" w:rsidRPr="00EA65EA" w:rsidDel="005B79BD">
          <w:rPr>
            <w:rStyle w:val="FootnoteReference"/>
            <w:rFonts w:ascii="Times New Roman" w:eastAsia="Times New Roman" w:hAnsi="Times New Roman" w:cs="B Nazanin"/>
            <w:kern w:val="0"/>
            <w:sz w:val="24"/>
            <w:szCs w:val="24"/>
            <w:rtl/>
            <w14:ligatures w14:val="none"/>
          </w:rPr>
          <w:footnoteReference w:id="28"/>
        </w:r>
        <w:r w:rsidR="00DC3F93" w:rsidRPr="00EA65EA" w:rsidDel="005B79BD">
          <w:rPr>
            <w:rFonts w:ascii="Times New Roman" w:eastAsia="Times New Roman" w:hAnsi="Times New Roman" w:cs="B Nazanin" w:hint="cs"/>
            <w:kern w:val="0"/>
            <w:sz w:val="24"/>
            <w:szCs w:val="24"/>
            <w:rtl/>
            <w14:ligatures w14:val="none"/>
          </w:rPr>
          <w:t>، 2002)</w:t>
        </w:r>
      </w:moveFrom>
    </w:p>
    <w:p w14:paraId="0A42B65A" w14:textId="485EBEF7" w:rsidR="00DC3F93" w:rsidRPr="00EA65EA" w:rsidDel="005B79BD" w:rsidRDefault="00DC3F93" w:rsidP="00EA65EA">
      <w:pPr>
        <w:bidi/>
        <w:spacing w:before="100" w:beforeAutospacing="1" w:after="100" w:afterAutospacing="1" w:line="240" w:lineRule="auto"/>
        <w:jc w:val="both"/>
        <w:rPr>
          <w:moveFrom w:id="1503" w:author="غزاله عرفانیان" w:date="2025-07-01T07:35:00Z" w16du:dateUtc="2025-07-01T04:05:00Z"/>
          <w:rFonts w:ascii="Times New Roman" w:eastAsia="Times New Roman" w:hAnsi="Times New Roman" w:cs="B Nazanin"/>
          <w:kern w:val="0"/>
          <w:sz w:val="24"/>
          <w:szCs w:val="24"/>
          <w14:ligatures w14:val="none"/>
        </w:rPr>
      </w:pPr>
    </w:p>
    <w:p w14:paraId="6D2BDB9E" w14:textId="4ACA6DA3" w:rsidR="00C94CD8" w:rsidRPr="008A5D86" w:rsidDel="005B79BD" w:rsidRDefault="00C94CD8" w:rsidP="00EA65EA">
      <w:pPr>
        <w:bidi/>
        <w:rPr>
          <w:moveFrom w:id="1504" w:author="غزاله عرفانیان" w:date="2025-07-01T07:35:00Z" w16du:dateUtc="2025-07-01T04:05:00Z"/>
          <w:rFonts w:cs="B Nazanin"/>
          <w:b/>
          <w:bCs/>
          <w:sz w:val="24"/>
          <w:szCs w:val="24"/>
        </w:rPr>
      </w:pPr>
      <w:moveFrom w:id="1505" w:author="غزاله عرفانیان" w:date="2025-07-01T07:35:00Z" w16du:dateUtc="2025-07-01T04:05:00Z">
        <w:r w:rsidRPr="008A5D86" w:rsidDel="005B79BD">
          <w:rPr>
            <w:rFonts w:cs="B Nazanin"/>
            <w:b/>
            <w:bCs/>
            <w:sz w:val="24"/>
            <w:szCs w:val="24"/>
            <w:rtl/>
            <w:lang w:bidi="fa-IR"/>
          </w:rPr>
          <w:t>۴</w:t>
        </w:r>
        <w:r w:rsidRPr="008A5D86" w:rsidDel="005B79BD">
          <w:rPr>
            <w:rFonts w:cs="B Nazanin"/>
            <w:b/>
            <w:bCs/>
            <w:sz w:val="24"/>
            <w:szCs w:val="24"/>
          </w:rPr>
          <w:t xml:space="preserve">. </w:t>
        </w:r>
        <w:r w:rsidRPr="008A5D86" w:rsidDel="005B79BD">
          <w:rPr>
            <w:rFonts w:cs="B Nazanin"/>
            <w:b/>
            <w:bCs/>
            <w:sz w:val="24"/>
            <w:szCs w:val="24"/>
            <w:rtl/>
          </w:rPr>
          <w:t>پایگاه اطلاعات علمی ایران (گنج) و نقش آن در تحلیل پژوهش‌ها</w:t>
        </w:r>
      </w:moveFrom>
    </w:p>
    <w:p w14:paraId="66980463" w14:textId="74CA61A2" w:rsidR="00C94CD8" w:rsidRPr="00EA65EA" w:rsidDel="005B79BD" w:rsidRDefault="00C94CD8" w:rsidP="00EA65EA">
      <w:pPr>
        <w:bidi/>
        <w:spacing w:before="100" w:beforeAutospacing="1" w:after="100" w:afterAutospacing="1" w:line="240" w:lineRule="auto"/>
        <w:jc w:val="both"/>
        <w:rPr>
          <w:moveFrom w:id="1506" w:author="غزاله عرفانیان" w:date="2025-07-01T07:35:00Z" w16du:dateUtc="2025-07-01T04:05:00Z"/>
          <w:rFonts w:ascii="Times New Roman" w:eastAsia="Times New Roman" w:hAnsi="Times New Roman" w:cs="B Nazanin"/>
          <w:kern w:val="0"/>
          <w:sz w:val="24"/>
          <w:szCs w:val="24"/>
          <w14:ligatures w14:val="none"/>
        </w:rPr>
      </w:pPr>
      <w:moveFrom w:id="1507" w:author="غزاله عرفانیان" w:date="2025-07-01T07:35:00Z" w16du:dateUtc="2025-07-01T04:05:00Z">
        <w:r w:rsidRPr="00EA65EA" w:rsidDel="005B79BD">
          <w:rPr>
            <w:rFonts w:ascii="Times New Roman" w:eastAsia="Times New Roman" w:hAnsi="Times New Roman" w:cs="B Nazanin"/>
            <w:kern w:val="0"/>
            <w:sz w:val="24"/>
            <w:szCs w:val="24"/>
            <w:rtl/>
            <w14:ligatures w14:val="none"/>
          </w:rPr>
          <w:t>پایگاه اطلاعات علمی ایران (گنج) یکی از غنی‌ترین منابع دیجیتال پایان‌نامه‌های دانشگاهی در کشور است که اطلاعات ساختاریافته و غیرساخت‌یافته درباره هزاران پایان‌نامه را در اختیار کاربران قرار می‌دهد. تحلیل پایان‌نامه‌های موجود در این پایگاه با استفاده از تکنیک‌های متن‌کاوی می‌تواند منجر به شناخت بهتری از تحولات علمی در رشته علم اطلاعات و دانش‌شناسی شود و کاربردهای عملی در سیاست‌گذاری آموزشی، توسعه پایگاه‌های اطلاعاتی و بهینه‌سازی فرآیند بازیابی اطلاعات داشته باشد (نوروزی و همکاران، 1399)</w:t>
        </w:r>
        <w:r w:rsidRPr="00EA65EA" w:rsidDel="005B79BD">
          <w:rPr>
            <w:rFonts w:ascii="Times New Roman" w:eastAsia="Times New Roman" w:hAnsi="Times New Roman" w:cs="B Nazanin"/>
            <w:kern w:val="0"/>
            <w:sz w:val="24"/>
            <w:szCs w:val="24"/>
            <w14:ligatures w14:val="none"/>
          </w:rPr>
          <w:t>.</w:t>
        </w:r>
      </w:moveFrom>
    </w:p>
    <w:p w14:paraId="70ED47EB" w14:textId="25341CDD" w:rsidR="00C94CD8" w:rsidRPr="008A5D86" w:rsidDel="005B79BD" w:rsidRDefault="00C94CD8" w:rsidP="008A5D86">
      <w:pPr>
        <w:bidi/>
        <w:rPr>
          <w:moveFrom w:id="1508" w:author="غزاله عرفانیان" w:date="2025-07-01T07:35:00Z" w16du:dateUtc="2025-07-01T04:05:00Z"/>
          <w:rFonts w:cs="B Nazanin"/>
          <w:b/>
          <w:bCs/>
          <w:sz w:val="24"/>
          <w:szCs w:val="24"/>
        </w:rPr>
      </w:pPr>
      <w:moveFrom w:id="1509" w:author="غزاله عرفانیان" w:date="2025-07-01T07:35:00Z" w16du:dateUtc="2025-07-01T04:05:00Z">
        <w:r w:rsidRPr="008A5D86" w:rsidDel="005B79BD">
          <w:rPr>
            <w:rFonts w:cs="B Nazanin"/>
            <w:b/>
            <w:bCs/>
            <w:sz w:val="24"/>
            <w:szCs w:val="24"/>
            <w:rtl/>
            <w:lang w:bidi="fa-IR"/>
          </w:rPr>
          <w:t>۵</w:t>
        </w:r>
        <w:r w:rsidRPr="008A5D86" w:rsidDel="005B79BD">
          <w:rPr>
            <w:rFonts w:cs="B Nazanin"/>
            <w:b/>
            <w:bCs/>
            <w:sz w:val="24"/>
            <w:szCs w:val="24"/>
          </w:rPr>
          <w:t xml:space="preserve">. </w:t>
        </w:r>
        <w:r w:rsidRPr="008A5D86" w:rsidDel="005B79BD">
          <w:rPr>
            <w:rFonts w:cs="B Nazanin"/>
            <w:b/>
            <w:bCs/>
            <w:sz w:val="24"/>
            <w:szCs w:val="24"/>
            <w:rtl/>
          </w:rPr>
          <w:t>کاربرد یادگیری ماشین و هوش مصنوعی در تحلیل متون علمی</w:t>
        </w:r>
      </w:moveFrom>
    </w:p>
    <w:p w14:paraId="59ECE92C" w14:textId="4FD5C691" w:rsidR="00C94CD8" w:rsidRPr="00EA65EA" w:rsidDel="005B79BD" w:rsidRDefault="00C94CD8" w:rsidP="00EA65EA">
      <w:pPr>
        <w:bidi/>
        <w:spacing w:before="100" w:beforeAutospacing="1" w:after="100" w:afterAutospacing="1" w:line="240" w:lineRule="auto"/>
        <w:jc w:val="both"/>
        <w:rPr>
          <w:moveFrom w:id="1510" w:author="غزاله عرفانیان" w:date="2025-07-01T07:35:00Z" w16du:dateUtc="2025-07-01T04:05:00Z"/>
          <w:rFonts w:ascii="Times New Roman" w:eastAsia="Times New Roman" w:hAnsi="Times New Roman" w:cs="B Nazanin"/>
          <w:kern w:val="0"/>
          <w:sz w:val="24"/>
          <w:szCs w:val="24"/>
          <w14:ligatures w14:val="none"/>
        </w:rPr>
      </w:pPr>
      <w:moveFrom w:id="1511" w:author="غزاله عرفانیان" w:date="2025-07-01T07:35:00Z" w16du:dateUtc="2025-07-01T04:05:00Z">
        <w:r w:rsidRPr="00EA65EA" w:rsidDel="005B79BD">
          <w:rPr>
            <w:rFonts w:ascii="Times New Roman" w:eastAsia="Times New Roman" w:hAnsi="Times New Roman" w:cs="B Nazanin"/>
            <w:kern w:val="0"/>
            <w:sz w:val="24"/>
            <w:szCs w:val="24"/>
            <w:rtl/>
            <w14:ligatures w14:val="none"/>
          </w:rPr>
          <w:t>در سال‌های اخیر، استفاده از الگوریتم‌های یادگیری ماشین در تحلیل متون علمی با استقبال گسترده‌ای مواجه شده است. این الگوریتم‌ها قادرند با یادگیری از داده‌های آموزشی، به‌صورت خودکار اسناد جدید را تحلیل و طبقه‌بندی کنند. ترکیب این روش‌ها با پیش‌پردازش زبان طبیعی</w:t>
        </w:r>
        <w:r w:rsidRPr="00EA65EA" w:rsidDel="005B79BD">
          <w:rPr>
            <w:rFonts w:ascii="Times New Roman" w:eastAsia="Times New Roman" w:hAnsi="Times New Roman" w:cs="B Nazanin"/>
            <w:kern w:val="0"/>
            <w:sz w:val="24"/>
            <w:szCs w:val="24"/>
            <w14:ligatures w14:val="none"/>
          </w:rPr>
          <w:t xml:space="preserve"> (NLP) </w:t>
        </w:r>
        <w:r w:rsidRPr="00EA65EA" w:rsidDel="005B79BD">
          <w:rPr>
            <w:rFonts w:ascii="Times New Roman" w:eastAsia="Times New Roman" w:hAnsi="Times New Roman" w:cs="B Nazanin"/>
            <w:kern w:val="0"/>
            <w:sz w:val="24"/>
            <w:szCs w:val="24"/>
            <w:rtl/>
            <w14:ligatures w14:val="none"/>
          </w:rPr>
          <w:t>باعث بهبود چشم‌گیر دقت تحلیل‌ها شده است. استفاده از این تکنولوژی‌ها در دسته‌بندی پایان‌نامه‌ها، به‌ویژه در حوزه‌هایی مانند علم اطلاعات و دانش‌شناسی، ابزاری قدرتمند برای پردازش حجم بالای اطلاعات فراهم می‌کند</w:t>
        </w:r>
        <w:r w:rsidR="00462FD6" w:rsidRPr="00EA65EA" w:rsidDel="005B79BD">
          <w:rPr>
            <w:rFonts w:ascii="Times New Roman" w:eastAsia="Times New Roman" w:hAnsi="Times New Roman" w:cs="B Nazanin" w:hint="cs"/>
            <w:kern w:val="0"/>
            <w:sz w:val="24"/>
            <w:szCs w:val="24"/>
            <w:rtl/>
            <w14:ligatures w14:val="none"/>
          </w:rPr>
          <w:t xml:space="preserve"> ( </w:t>
        </w:r>
        <w:r w:rsidR="002B30D3" w:rsidRPr="00EA65EA" w:rsidDel="005B79BD">
          <w:rPr>
            <w:rFonts w:ascii="Times New Roman" w:eastAsia="Times New Roman" w:hAnsi="Times New Roman" w:cs="B Nazanin" w:hint="cs"/>
            <w:kern w:val="0"/>
            <w:sz w:val="24"/>
            <w:szCs w:val="24"/>
            <w:rtl/>
            <w14:ligatures w14:val="none"/>
          </w:rPr>
          <w:t>کوثری و همکاران ، 2019)</w:t>
        </w:r>
        <w:r w:rsidR="00A356B7" w:rsidRPr="00EA65EA" w:rsidDel="005B79BD">
          <w:rPr>
            <w:rFonts w:ascii="Times New Roman" w:eastAsia="Times New Roman" w:hAnsi="Times New Roman" w:cs="B Nazanin" w:hint="cs"/>
            <w:kern w:val="0"/>
            <w:sz w:val="24"/>
            <w:szCs w:val="24"/>
            <w:rtl/>
            <w14:ligatures w14:val="none"/>
          </w:rPr>
          <w:t>.</w:t>
        </w:r>
      </w:moveFrom>
    </w:p>
    <w:p w14:paraId="06329F99" w14:textId="1271AA9D" w:rsidR="009009B8" w:rsidRPr="00EA65EA" w:rsidDel="005B79BD" w:rsidRDefault="009009B8" w:rsidP="00EA65EA">
      <w:pPr>
        <w:bidi/>
        <w:jc w:val="both"/>
        <w:rPr>
          <w:moveFrom w:id="1512" w:author="غزاله عرفانیان" w:date="2025-07-01T07:35:00Z" w16du:dateUtc="2025-07-01T04:05:00Z"/>
          <w:rFonts w:cs="B Nazanin"/>
          <w:b/>
          <w:bCs/>
          <w:sz w:val="24"/>
          <w:szCs w:val="24"/>
        </w:rPr>
      </w:pPr>
      <w:moveFrom w:id="1513" w:author="غزاله عرفانیان" w:date="2025-07-01T07:35:00Z" w16du:dateUtc="2025-07-01T04:05:00Z">
        <w:r w:rsidRPr="00EA65EA" w:rsidDel="005B79BD">
          <w:rPr>
            <w:rFonts w:cs="B Nazanin"/>
            <w:b/>
            <w:bCs/>
            <w:sz w:val="24"/>
            <w:szCs w:val="24"/>
            <w:rtl/>
            <w:lang w:bidi="fa-IR"/>
          </w:rPr>
          <w:t>۶</w:t>
        </w:r>
        <w:r w:rsidRPr="00EA65EA" w:rsidDel="005B79BD">
          <w:rPr>
            <w:rFonts w:cs="B Nazanin"/>
            <w:b/>
            <w:bCs/>
            <w:sz w:val="24"/>
            <w:szCs w:val="24"/>
          </w:rPr>
          <w:t xml:space="preserve">. </w:t>
        </w:r>
        <w:r w:rsidRPr="00EA65EA" w:rsidDel="005B79BD">
          <w:rPr>
            <w:rFonts w:cs="B Nazanin"/>
            <w:b/>
            <w:bCs/>
            <w:sz w:val="24"/>
            <w:szCs w:val="24"/>
            <w:rtl/>
          </w:rPr>
          <w:t>مراحل فرایند متن‌کاوی</w:t>
        </w:r>
      </w:moveFrom>
    </w:p>
    <w:p w14:paraId="4C88D71F" w14:textId="5AF904A5" w:rsidR="00A356B7" w:rsidRPr="00EA65EA" w:rsidDel="005B79BD" w:rsidRDefault="009009B8" w:rsidP="00EA65EA">
      <w:pPr>
        <w:bidi/>
        <w:jc w:val="both"/>
        <w:rPr>
          <w:moveFrom w:id="1514" w:author="غزاله عرفانیان" w:date="2025-07-01T07:35:00Z" w16du:dateUtc="2025-07-01T04:05:00Z"/>
          <w:rFonts w:cs="B Nazanin"/>
          <w:sz w:val="24"/>
          <w:szCs w:val="24"/>
          <w:rtl/>
        </w:rPr>
      </w:pPr>
      <w:moveFrom w:id="1515" w:author="غزاله عرفانیان" w:date="2025-07-01T07:35:00Z" w16du:dateUtc="2025-07-01T04:05:00Z">
        <w:r w:rsidRPr="00EA65EA" w:rsidDel="005B79BD">
          <w:rPr>
            <w:rFonts w:cs="B Nazanin"/>
            <w:sz w:val="24"/>
            <w:szCs w:val="24"/>
            <w:rtl/>
          </w:rPr>
          <w:t xml:space="preserve">فرایند متن‌کاوی به طور کلی شامل مراحل اصلی زیر است: </w:t>
        </w:r>
        <w:r w:rsidRPr="00EA65EA" w:rsidDel="005B79BD">
          <w:rPr>
            <w:rFonts w:cs="B Nazanin"/>
            <w:sz w:val="24"/>
            <w:szCs w:val="24"/>
            <w:rtl/>
            <w:lang w:bidi="fa-IR"/>
          </w:rPr>
          <w:t>۱</w:t>
        </w:r>
        <w:r w:rsidRPr="00EA65EA" w:rsidDel="005B79BD">
          <w:rPr>
            <w:rFonts w:cs="B Nazanin"/>
            <w:sz w:val="24"/>
            <w:szCs w:val="24"/>
          </w:rPr>
          <w:t xml:space="preserve">) </w:t>
        </w:r>
        <w:r w:rsidRPr="00EA65EA" w:rsidDel="005B79BD">
          <w:rPr>
            <w:rFonts w:cs="B Nazanin"/>
            <w:b/>
            <w:bCs/>
            <w:sz w:val="24"/>
            <w:szCs w:val="24"/>
            <w:rtl/>
          </w:rPr>
          <w:t>جمع‌آوری داده</w:t>
        </w:r>
        <w:r w:rsidRPr="00EA65EA" w:rsidDel="005B79BD">
          <w:rPr>
            <w:rFonts w:cs="B Nazanin"/>
            <w:sz w:val="24"/>
            <w:szCs w:val="24"/>
            <w:rtl/>
          </w:rPr>
          <w:t xml:space="preserve">، </w:t>
        </w:r>
        <w:r w:rsidRPr="00EA65EA" w:rsidDel="005B79BD">
          <w:rPr>
            <w:rFonts w:cs="B Nazanin"/>
            <w:sz w:val="24"/>
            <w:szCs w:val="24"/>
            <w:rtl/>
            <w:lang w:bidi="fa-IR"/>
          </w:rPr>
          <w:t>۲</w:t>
        </w:r>
        <w:r w:rsidRPr="00EA65EA" w:rsidDel="005B79BD">
          <w:rPr>
            <w:rFonts w:cs="B Nazanin"/>
            <w:sz w:val="24"/>
            <w:szCs w:val="24"/>
          </w:rPr>
          <w:t xml:space="preserve">) </w:t>
        </w:r>
        <w:r w:rsidRPr="00EA65EA" w:rsidDel="005B79BD">
          <w:rPr>
            <w:rFonts w:cs="B Nazanin"/>
            <w:b/>
            <w:bCs/>
            <w:sz w:val="24"/>
            <w:szCs w:val="24"/>
            <w:rtl/>
          </w:rPr>
          <w:t>پیش‌پردازش داده متنی</w:t>
        </w:r>
        <w:r w:rsidRPr="00EA65EA" w:rsidDel="005B79BD">
          <w:rPr>
            <w:rFonts w:cs="B Nazanin"/>
            <w:sz w:val="24"/>
            <w:szCs w:val="24"/>
            <w:rtl/>
          </w:rPr>
          <w:t xml:space="preserve">، </w:t>
        </w:r>
        <w:r w:rsidRPr="00EA65EA" w:rsidDel="005B79BD">
          <w:rPr>
            <w:rFonts w:cs="B Nazanin"/>
            <w:sz w:val="24"/>
            <w:szCs w:val="24"/>
            <w:rtl/>
            <w:lang w:bidi="fa-IR"/>
          </w:rPr>
          <w:t>۳</w:t>
        </w:r>
        <w:r w:rsidRPr="00EA65EA" w:rsidDel="005B79BD">
          <w:rPr>
            <w:rFonts w:cs="B Nazanin"/>
            <w:sz w:val="24"/>
            <w:szCs w:val="24"/>
          </w:rPr>
          <w:t xml:space="preserve">) </w:t>
        </w:r>
        <w:r w:rsidR="006166A8" w:rsidRPr="00EA65EA" w:rsidDel="005B79BD">
          <w:rPr>
            <w:rFonts w:cs="B Nazanin" w:hint="cs"/>
            <w:b/>
            <w:bCs/>
            <w:sz w:val="24"/>
            <w:szCs w:val="24"/>
            <w:rtl/>
          </w:rPr>
          <w:t>استخراج</w:t>
        </w:r>
        <w:r w:rsidRPr="00EA65EA" w:rsidDel="005B79BD">
          <w:rPr>
            <w:rFonts w:cs="B Nazanin"/>
            <w:b/>
            <w:bCs/>
            <w:sz w:val="24"/>
            <w:szCs w:val="24"/>
            <w:rtl/>
          </w:rPr>
          <w:t xml:space="preserve"> ویژگی‌ها</w:t>
        </w:r>
        <w:r w:rsidRPr="00EA65EA" w:rsidDel="005B79BD">
          <w:rPr>
            <w:rFonts w:cs="B Nazanin"/>
            <w:b/>
            <w:bCs/>
            <w:sz w:val="24"/>
            <w:szCs w:val="24"/>
          </w:rPr>
          <w:t xml:space="preserve"> (Feature Extraction)</w:t>
        </w:r>
        <w:r w:rsidRPr="00EA65EA" w:rsidDel="005B79BD">
          <w:rPr>
            <w:rFonts w:cs="B Nazanin"/>
            <w:sz w:val="24"/>
            <w:szCs w:val="24"/>
            <w:rtl/>
          </w:rPr>
          <w:t xml:space="preserve">، </w:t>
        </w:r>
        <w:r w:rsidRPr="00EA65EA" w:rsidDel="005B79BD">
          <w:rPr>
            <w:rFonts w:cs="B Nazanin"/>
            <w:sz w:val="24"/>
            <w:szCs w:val="24"/>
            <w:rtl/>
            <w:lang w:bidi="fa-IR"/>
          </w:rPr>
          <w:t>۴</w:t>
        </w:r>
        <w:r w:rsidRPr="00EA65EA" w:rsidDel="005B79BD">
          <w:rPr>
            <w:rFonts w:cs="B Nazanin"/>
            <w:sz w:val="24"/>
            <w:szCs w:val="24"/>
          </w:rPr>
          <w:t xml:space="preserve">) </w:t>
        </w:r>
        <w:r w:rsidRPr="00EA65EA" w:rsidDel="005B79BD">
          <w:rPr>
            <w:rFonts w:cs="B Nazanin"/>
            <w:b/>
            <w:bCs/>
            <w:sz w:val="24"/>
            <w:szCs w:val="24"/>
            <w:rtl/>
          </w:rPr>
          <w:t>مدل‌سازی و تحلیل</w:t>
        </w:r>
        <w:r w:rsidRPr="00EA65EA" w:rsidDel="005B79BD">
          <w:rPr>
            <w:rFonts w:cs="B Nazanin"/>
            <w:sz w:val="24"/>
            <w:szCs w:val="24"/>
            <w:rtl/>
          </w:rPr>
          <w:t xml:space="preserve">، و </w:t>
        </w:r>
        <w:r w:rsidRPr="00EA65EA" w:rsidDel="005B79BD">
          <w:rPr>
            <w:rFonts w:cs="B Nazanin"/>
            <w:sz w:val="24"/>
            <w:szCs w:val="24"/>
            <w:rtl/>
            <w:lang w:bidi="fa-IR"/>
          </w:rPr>
          <w:t>۵</w:t>
        </w:r>
        <w:r w:rsidRPr="00EA65EA" w:rsidDel="005B79BD">
          <w:rPr>
            <w:rFonts w:cs="B Nazanin"/>
            <w:sz w:val="24"/>
            <w:szCs w:val="24"/>
          </w:rPr>
          <w:t xml:space="preserve">) </w:t>
        </w:r>
        <w:r w:rsidRPr="00EA65EA" w:rsidDel="005B79BD">
          <w:rPr>
            <w:rFonts w:cs="B Nazanin"/>
            <w:b/>
            <w:bCs/>
            <w:sz w:val="24"/>
            <w:szCs w:val="24"/>
            <w:rtl/>
          </w:rPr>
          <w:t>ارزیابی نتایج</w:t>
        </w:r>
        <w:r w:rsidRPr="00EA65EA" w:rsidDel="005B79BD">
          <w:rPr>
            <w:rFonts w:cs="B Nazanin"/>
            <w:sz w:val="24"/>
            <w:szCs w:val="24"/>
          </w:rPr>
          <w:t xml:space="preserve">. </w:t>
        </w:r>
        <w:r w:rsidRPr="00EA65EA" w:rsidDel="005B79BD">
          <w:rPr>
            <w:rFonts w:cs="B Nazanin"/>
            <w:sz w:val="24"/>
            <w:szCs w:val="24"/>
            <w:rtl/>
          </w:rPr>
          <w:t>در مرحله پیش‌پردازش، فرایندهایی مانند حذف توقف‌واژه‌ها، ریشه‌یابی، نرمال‌سازی واژگان، و حذف علائم نگارشی انجام می‌شود. سپس داده‌ها به فرم قابل تحلیل برای الگوریتم‌های داده‌کاوی تبدیل می‌شوند. این مراحل نقش حیاتی در کیفیت نهایی مدل دارند</w:t>
        </w:r>
        <w:r w:rsidR="00A356B7" w:rsidRPr="00EA65EA" w:rsidDel="005B79BD">
          <w:rPr>
            <w:rFonts w:cs="B Nazanin" w:hint="cs"/>
            <w:sz w:val="24"/>
            <w:szCs w:val="24"/>
            <w:rtl/>
          </w:rPr>
          <w:t xml:space="preserve"> (آگاروال و شای </w:t>
        </w:r>
        <w:r w:rsidR="00A356B7" w:rsidRPr="00EA65EA" w:rsidDel="005B79BD">
          <w:rPr>
            <w:rStyle w:val="FootnoteReference"/>
            <w:rFonts w:cs="B Nazanin"/>
            <w:sz w:val="24"/>
            <w:szCs w:val="24"/>
            <w:rtl/>
          </w:rPr>
          <w:footnoteReference w:id="29"/>
        </w:r>
        <w:r w:rsidR="00A356B7" w:rsidRPr="00EA65EA" w:rsidDel="005B79BD">
          <w:rPr>
            <w:rFonts w:cs="B Nazanin" w:hint="cs"/>
            <w:sz w:val="24"/>
            <w:szCs w:val="24"/>
            <w:rtl/>
          </w:rPr>
          <w:t>، 2012).</w:t>
        </w:r>
      </w:moveFrom>
    </w:p>
    <w:p w14:paraId="6313E64E" w14:textId="5C8F9F5D" w:rsidR="009009B8" w:rsidRPr="00EA65EA" w:rsidDel="005B79BD" w:rsidRDefault="009009B8" w:rsidP="00EA65EA">
      <w:pPr>
        <w:bidi/>
        <w:jc w:val="both"/>
        <w:rPr>
          <w:moveFrom w:id="1518" w:author="غزاله عرفانیان" w:date="2025-07-01T07:35:00Z" w16du:dateUtc="2025-07-01T04:05:00Z"/>
          <w:rFonts w:cs="B Nazanin"/>
          <w:b/>
          <w:bCs/>
          <w:sz w:val="24"/>
          <w:szCs w:val="24"/>
        </w:rPr>
      </w:pPr>
      <w:moveFrom w:id="1519" w:author="غزاله عرفانیان" w:date="2025-07-01T07:35:00Z" w16du:dateUtc="2025-07-01T04:05:00Z">
        <w:r w:rsidRPr="00EA65EA" w:rsidDel="005B79BD">
          <w:rPr>
            <w:rFonts w:cs="B Nazanin"/>
            <w:b/>
            <w:bCs/>
            <w:sz w:val="24"/>
            <w:szCs w:val="24"/>
            <w:rtl/>
            <w:lang w:bidi="fa-IR"/>
          </w:rPr>
          <w:t>۷</w:t>
        </w:r>
        <w:r w:rsidRPr="00EA65EA" w:rsidDel="005B79BD">
          <w:rPr>
            <w:rFonts w:cs="B Nazanin"/>
            <w:b/>
            <w:bCs/>
            <w:sz w:val="24"/>
            <w:szCs w:val="24"/>
          </w:rPr>
          <w:t xml:space="preserve">. </w:t>
        </w:r>
        <w:r w:rsidRPr="00EA65EA" w:rsidDel="005B79BD">
          <w:rPr>
            <w:rFonts w:cs="B Nazanin"/>
            <w:b/>
            <w:bCs/>
            <w:sz w:val="24"/>
            <w:szCs w:val="24"/>
            <w:rtl/>
          </w:rPr>
          <w:t>پیش‌پردازش زبان طبیعی</w:t>
        </w:r>
        <w:r w:rsidRPr="00EA65EA" w:rsidDel="005B79BD">
          <w:rPr>
            <w:rFonts w:cs="B Nazanin"/>
            <w:b/>
            <w:bCs/>
            <w:sz w:val="24"/>
            <w:szCs w:val="24"/>
          </w:rPr>
          <w:t xml:space="preserve"> (NLP) </w:t>
        </w:r>
        <w:r w:rsidRPr="00EA65EA" w:rsidDel="005B79BD">
          <w:rPr>
            <w:rFonts w:cs="B Nazanin"/>
            <w:b/>
            <w:bCs/>
            <w:sz w:val="24"/>
            <w:szCs w:val="24"/>
            <w:rtl/>
          </w:rPr>
          <w:t>در متن‌کاوی</w:t>
        </w:r>
      </w:moveFrom>
    </w:p>
    <w:p w14:paraId="3B1B8CD0" w14:textId="21813CC5" w:rsidR="00F243ED" w:rsidRPr="00EA65EA" w:rsidDel="005B79BD" w:rsidRDefault="009009B8" w:rsidP="00EA65EA">
      <w:pPr>
        <w:bidi/>
        <w:jc w:val="both"/>
        <w:rPr>
          <w:moveFrom w:id="1520" w:author="غزاله عرفانیان" w:date="2025-07-01T07:35:00Z" w16du:dateUtc="2025-07-01T04:05:00Z"/>
          <w:rFonts w:cs="B Nazanin"/>
          <w:sz w:val="24"/>
          <w:szCs w:val="24"/>
          <w:rtl/>
        </w:rPr>
      </w:pPr>
      <w:moveFrom w:id="1521" w:author="غزاله عرفانیان" w:date="2025-07-01T07:35:00Z" w16du:dateUtc="2025-07-01T04:05:00Z">
        <w:r w:rsidRPr="00EA65EA" w:rsidDel="005B79BD">
          <w:rPr>
            <w:rFonts w:cs="B Nazanin"/>
            <w:sz w:val="24"/>
            <w:szCs w:val="24"/>
            <w:rtl/>
          </w:rPr>
          <w:t>پیش‌پردازش زبان طبیعی یکی از ارکان اساسی موفقیت در متن‌کاوی محسوب می‌شود. در زبان فارسی، چالش‌هایی مانند تنوع واژگانی، عدم وجود فرهنگ لغت جامع، و ساختار پیچیده نحوی، فرآیند پیش‌پردازش را دشوارتر می‌کند. ابزارهایی مانند</w:t>
        </w:r>
        <w:r w:rsidRPr="00EA65EA" w:rsidDel="005B79BD">
          <w:rPr>
            <w:rFonts w:cs="B Nazanin"/>
            <w:sz w:val="24"/>
            <w:szCs w:val="24"/>
          </w:rPr>
          <w:t xml:space="preserve"> Hazm </w:t>
        </w:r>
        <w:r w:rsidRPr="00EA65EA" w:rsidDel="005B79BD">
          <w:rPr>
            <w:rFonts w:cs="B Nazanin"/>
            <w:sz w:val="24"/>
            <w:szCs w:val="24"/>
            <w:rtl/>
          </w:rPr>
          <w:t>و</w:t>
        </w:r>
        <w:r w:rsidRPr="00EA65EA" w:rsidDel="005B79BD">
          <w:rPr>
            <w:rFonts w:cs="B Nazanin"/>
            <w:sz w:val="24"/>
            <w:szCs w:val="24"/>
          </w:rPr>
          <w:t xml:space="preserve"> Parsivar </w:t>
        </w:r>
        <w:r w:rsidRPr="00EA65EA" w:rsidDel="005B79BD">
          <w:rPr>
            <w:rFonts w:cs="B Nazanin"/>
            <w:sz w:val="24"/>
            <w:szCs w:val="24"/>
            <w:rtl/>
          </w:rPr>
          <w:t>برای این منظور توسعه یافته‌اند تا وظایفی مانند توکن‌سازی، برچسب‌گذاری نقش کلمات، و ریشه‌یابی واژه‌ها را انجام دهند. بدون اجرای صحیح این مرحله، کارایی الگوریتم‌های متن‌کاوی به شدت کاهش می‌یابد</w:t>
        </w:r>
        <w:r w:rsidR="00F243ED" w:rsidRPr="00EA65EA" w:rsidDel="005B79BD">
          <w:rPr>
            <w:rFonts w:cs="B Nazanin" w:hint="cs"/>
            <w:sz w:val="24"/>
            <w:szCs w:val="24"/>
            <w:rtl/>
          </w:rPr>
          <w:t xml:space="preserve"> ( سهامی و شهشهانی ، 2020).</w:t>
        </w:r>
      </w:moveFrom>
    </w:p>
    <w:p w14:paraId="5F3D561A" w14:textId="116ABA0E" w:rsidR="009009B8" w:rsidRPr="00EA65EA" w:rsidDel="005B79BD" w:rsidRDefault="009009B8" w:rsidP="00EA65EA">
      <w:pPr>
        <w:bidi/>
        <w:jc w:val="both"/>
        <w:rPr>
          <w:moveFrom w:id="1522" w:author="غزاله عرفانیان" w:date="2025-07-01T07:35:00Z" w16du:dateUtc="2025-07-01T04:05:00Z"/>
          <w:rFonts w:cs="B Nazanin"/>
          <w:b/>
          <w:bCs/>
          <w:sz w:val="24"/>
          <w:szCs w:val="24"/>
        </w:rPr>
      </w:pPr>
      <w:moveFrom w:id="1523" w:author="غزاله عرفانیان" w:date="2025-07-01T07:35:00Z" w16du:dateUtc="2025-07-01T04:05:00Z">
        <w:r w:rsidRPr="00EA65EA" w:rsidDel="005B79BD">
          <w:rPr>
            <w:rFonts w:cs="B Nazanin"/>
            <w:b/>
            <w:bCs/>
            <w:sz w:val="24"/>
            <w:szCs w:val="24"/>
            <w:rtl/>
            <w:lang w:bidi="fa-IR"/>
          </w:rPr>
          <w:t>۸</w:t>
        </w:r>
        <w:r w:rsidRPr="00EA65EA" w:rsidDel="005B79BD">
          <w:rPr>
            <w:rFonts w:cs="B Nazanin"/>
            <w:b/>
            <w:bCs/>
            <w:sz w:val="24"/>
            <w:szCs w:val="24"/>
          </w:rPr>
          <w:t xml:space="preserve">. </w:t>
        </w:r>
        <w:r w:rsidRPr="00EA65EA" w:rsidDel="005B79BD">
          <w:rPr>
            <w:rFonts w:cs="B Nazanin"/>
            <w:b/>
            <w:bCs/>
            <w:sz w:val="24"/>
            <w:szCs w:val="24"/>
            <w:rtl/>
          </w:rPr>
          <w:t>نمایه‌سازی و استخراج ویژگی‌ها در متن‌کاوی</w:t>
        </w:r>
      </w:moveFrom>
    </w:p>
    <w:p w14:paraId="02BE424E" w14:textId="07C4D94E" w:rsidR="002A510F" w:rsidRPr="00EA65EA" w:rsidDel="005B79BD" w:rsidRDefault="009009B8" w:rsidP="00EA65EA">
      <w:pPr>
        <w:bidi/>
        <w:jc w:val="both"/>
        <w:rPr>
          <w:moveFrom w:id="1524" w:author="غزاله عرفانیان" w:date="2025-07-01T07:35:00Z" w16du:dateUtc="2025-07-01T04:05:00Z"/>
          <w:rFonts w:cs="B Nazanin"/>
          <w:sz w:val="24"/>
          <w:szCs w:val="24"/>
          <w:rtl/>
        </w:rPr>
      </w:pPr>
      <w:moveFrom w:id="1525" w:author="غزاله عرفانیان" w:date="2025-07-01T07:35:00Z" w16du:dateUtc="2025-07-01T04:05:00Z">
        <w:r w:rsidRPr="00EA65EA" w:rsidDel="005B79BD">
          <w:rPr>
            <w:rFonts w:cs="B Nazanin"/>
            <w:sz w:val="24"/>
            <w:szCs w:val="24"/>
            <w:rtl/>
          </w:rPr>
          <w:t>نمایه‌سازی متون، مرحله‌ای است که در آن اسناد متنی به بردارهای عددی قابل پردازش تبدیل می‌شوند. مدل‌هایی مانند</w:t>
        </w:r>
        <w:r w:rsidRPr="00EA65EA" w:rsidDel="005B79BD">
          <w:rPr>
            <w:rFonts w:cs="B Nazanin"/>
            <w:sz w:val="24"/>
            <w:szCs w:val="24"/>
          </w:rPr>
          <w:t xml:space="preserve"> Bag of Words (BoW)</w:t>
        </w:r>
        <w:r w:rsidRPr="00EA65EA" w:rsidDel="005B79BD">
          <w:rPr>
            <w:rFonts w:cs="B Nazanin"/>
            <w:sz w:val="24"/>
            <w:szCs w:val="24"/>
            <w:rtl/>
          </w:rPr>
          <w:t xml:space="preserve">، </w:t>
        </w:r>
        <w:r w:rsidRPr="00EA65EA" w:rsidDel="005B79BD">
          <w:rPr>
            <w:rFonts w:cs="B Nazanin"/>
            <w:sz w:val="24"/>
            <w:szCs w:val="24"/>
          </w:rPr>
          <w:t xml:space="preserve">TF-IDF </w:t>
        </w:r>
        <w:r w:rsidRPr="00EA65EA" w:rsidDel="005B79BD">
          <w:rPr>
            <w:rFonts w:cs="B Nazanin"/>
            <w:sz w:val="24"/>
            <w:szCs w:val="24"/>
            <w:rtl/>
          </w:rPr>
          <w:t>و</w:t>
        </w:r>
        <w:r w:rsidRPr="00EA65EA" w:rsidDel="005B79BD">
          <w:rPr>
            <w:rFonts w:cs="B Nazanin"/>
            <w:sz w:val="24"/>
            <w:szCs w:val="24"/>
          </w:rPr>
          <w:t xml:space="preserve"> Word Embedding (</w:t>
        </w:r>
        <w:r w:rsidRPr="00EA65EA" w:rsidDel="005B79BD">
          <w:rPr>
            <w:rFonts w:cs="B Nazanin"/>
            <w:sz w:val="24"/>
            <w:szCs w:val="24"/>
            <w:rtl/>
          </w:rPr>
          <w:t>مانند</w:t>
        </w:r>
        <w:r w:rsidRPr="00EA65EA" w:rsidDel="005B79BD">
          <w:rPr>
            <w:rFonts w:cs="B Nazanin"/>
            <w:sz w:val="24"/>
            <w:szCs w:val="24"/>
          </w:rPr>
          <w:t xml:space="preserve"> Word2Vec </w:t>
        </w:r>
        <w:r w:rsidRPr="00EA65EA" w:rsidDel="005B79BD">
          <w:rPr>
            <w:rFonts w:cs="B Nazanin"/>
            <w:sz w:val="24"/>
            <w:szCs w:val="24"/>
            <w:rtl/>
          </w:rPr>
          <w:t>و</w:t>
        </w:r>
        <w:r w:rsidRPr="00EA65EA" w:rsidDel="005B79BD">
          <w:rPr>
            <w:rFonts w:cs="B Nazanin"/>
            <w:sz w:val="24"/>
            <w:szCs w:val="24"/>
          </w:rPr>
          <w:t xml:space="preserve"> BERT) </w:t>
        </w:r>
        <w:r w:rsidRPr="00EA65EA" w:rsidDel="005B79BD">
          <w:rPr>
            <w:rFonts w:cs="B Nazanin"/>
            <w:sz w:val="24"/>
            <w:szCs w:val="24"/>
            <w:rtl/>
          </w:rPr>
          <w:t>در این زمینه کاربرد دارند. انتخاب روش مناسب برای استخراج ویژگی‌ها، بسته به نوع داده و هدف تحلیل، می‌تواند به بهبود دقت مدل‌های طبقه‌بندی منجر شود. برای متون علمی و تخصصی مانند پایان‌نامه‌ها، استفاده از مدل‌های معنایی عمیق‌تر مانند</w:t>
        </w:r>
        <w:r w:rsidRPr="00EA65EA" w:rsidDel="005B79BD">
          <w:rPr>
            <w:rFonts w:cs="B Nazanin"/>
            <w:sz w:val="24"/>
            <w:szCs w:val="24"/>
          </w:rPr>
          <w:t xml:space="preserve"> BERT </w:t>
        </w:r>
        <w:r w:rsidRPr="00EA65EA" w:rsidDel="005B79BD">
          <w:rPr>
            <w:rFonts w:cs="B Nazanin"/>
            <w:sz w:val="24"/>
            <w:szCs w:val="24"/>
            <w:rtl/>
          </w:rPr>
          <w:t>نتایج بهتری نسبت به روش‌های سنتی دارد</w:t>
        </w:r>
        <w:r w:rsidR="002A510F" w:rsidRPr="00EA65EA" w:rsidDel="005B79BD">
          <w:rPr>
            <w:rFonts w:cs="B Nazanin" w:hint="cs"/>
            <w:sz w:val="24"/>
            <w:szCs w:val="24"/>
            <w:rtl/>
          </w:rPr>
          <w:t xml:space="preserve"> ( دلوین و همکاران ، 2019 )</w:t>
        </w:r>
      </w:moveFrom>
    </w:p>
    <w:p w14:paraId="4D60B35D" w14:textId="3CDC6A43" w:rsidR="009009B8" w:rsidRPr="00EA65EA" w:rsidDel="005B79BD" w:rsidRDefault="009009B8" w:rsidP="00EA65EA">
      <w:pPr>
        <w:bidi/>
        <w:jc w:val="both"/>
        <w:rPr>
          <w:moveFrom w:id="1526" w:author="غزاله عرفانیان" w:date="2025-07-01T07:35:00Z" w16du:dateUtc="2025-07-01T04:05:00Z"/>
          <w:rFonts w:cs="B Nazanin"/>
          <w:b/>
          <w:bCs/>
          <w:sz w:val="24"/>
          <w:szCs w:val="24"/>
        </w:rPr>
      </w:pPr>
      <w:moveFrom w:id="1527" w:author="غزاله عرفانیان" w:date="2025-07-01T07:35:00Z" w16du:dateUtc="2025-07-01T04:05:00Z">
        <w:r w:rsidRPr="00EA65EA" w:rsidDel="005B79BD">
          <w:rPr>
            <w:rFonts w:cs="B Nazanin"/>
            <w:b/>
            <w:bCs/>
            <w:sz w:val="24"/>
            <w:szCs w:val="24"/>
            <w:rtl/>
            <w:lang w:bidi="fa-IR"/>
          </w:rPr>
          <w:t>۹</w:t>
        </w:r>
        <w:r w:rsidRPr="00EA65EA" w:rsidDel="005B79BD">
          <w:rPr>
            <w:rFonts w:cs="B Nazanin"/>
            <w:b/>
            <w:bCs/>
            <w:sz w:val="24"/>
            <w:szCs w:val="24"/>
          </w:rPr>
          <w:t xml:space="preserve">. </w:t>
        </w:r>
        <w:r w:rsidRPr="00EA65EA" w:rsidDel="005B79BD">
          <w:rPr>
            <w:rFonts w:cs="B Nazanin"/>
            <w:b/>
            <w:bCs/>
            <w:sz w:val="24"/>
            <w:szCs w:val="24"/>
            <w:rtl/>
          </w:rPr>
          <w:t>ابزارها و کتابخانه‌های متن‌کاوی</w:t>
        </w:r>
      </w:moveFrom>
    </w:p>
    <w:p w14:paraId="7C811D79" w14:textId="7976EDFC" w:rsidR="00FD06D4" w:rsidRPr="00EA65EA" w:rsidDel="005B79BD" w:rsidRDefault="009009B8" w:rsidP="00EA65EA">
      <w:pPr>
        <w:bidi/>
        <w:jc w:val="both"/>
        <w:rPr>
          <w:moveFrom w:id="1528" w:author="غزاله عرفانیان" w:date="2025-07-01T07:35:00Z" w16du:dateUtc="2025-07-01T04:05:00Z"/>
          <w:rFonts w:cs="B Nazanin"/>
          <w:sz w:val="24"/>
          <w:szCs w:val="24"/>
          <w:rtl/>
        </w:rPr>
      </w:pPr>
      <w:moveFrom w:id="1529" w:author="غزاله عرفانیان" w:date="2025-07-01T07:35:00Z" w16du:dateUtc="2025-07-01T04:05:00Z">
        <w:r w:rsidRPr="00EA65EA" w:rsidDel="005B79BD">
          <w:rPr>
            <w:rFonts w:cs="B Nazanin"/>
            <w:sz w:val="24"/>
            <w:szCs w:val="24"/>
            <w:rtl/>
          </w:rPr>
          <w:t>برای انجام متن‌کاوی، ابزارها و کتابخانه‌های بسیاری در دسترس پژوهشگران قرار دارد. در زبان پایتون، کتابخانه‌هایی مانند</w:t>
        </w:r>
        <w:r w:rsidRPr="00EA65EA" w:rsidDel="005B79BD">
          <w:rPr>
            <w:rFonts w:cs="B Nazanin"/>
            <w:sz w:val="24"/>
            <w:szCs w:val="24"/>
          </w:rPr>
          <w:t xml:space="preserve"> NLTK</w:t>
        </w:r>
        <w:r w:rsidRPr="00EA65EA" w:rsidDel="005B79BD">
          <w:rPr>
            <w:rFonts w:cs="B Nazanin"/>
            <w:sz w:val="24"/>
            <w:szCs w:val="24"/>
            <w:rtl/>
          </w:rPr>
          <w:t xml:space="preserve">، </w:t>
        </w:r>
        <w:r w:rsidRPr="00EA65EA" w:rsidDel="005B79BD">
          <w:rPr>
            <w:rFonts w:cs="B Nazanin"/>
            <w:sz w:val="24"/>
            <w:szCs w:val="24"/>
          </w:rPr>
          <w:t>Scikit-learn</w:t>
        </w:r>
        <w:r w:rsidRPr="00EA65EA" w:rsidDel="005B79BD">
          <w:rPr>
            <w:rFonts w:cs="B Nazanin"/>
            <w:sz w:val="24"/>
            <w:szCs w:val="24"/>
            <w:rtl/>
          </w:rPr>
          <w:t xml:space="preserve">، </w:t>
        </w:r>
        <w:r w:rsidRPr="00EA65EA" w:rsidDel="005B79BD">
          <w:rPr>
            <w:rFonts w:cs="B Nazanin"/>
            <w:sz w:val="24"/>
            <w:szCs w:val="24"/>
          </w:rPr>
          <w:t>spaCy</w:t>
        </w:r>
        <w:r w:rsidRPr="00EA65EA" w:rsidDel="005B79BD">
          <w:rPr>
            <w:rFonts w:cs="B Nazanin"/>
            <w:sz w:val="24"/>
            <w:szCs w:val="24"/>
            <w:rtl/>
          </w:rPr>
          <w:t xml:space="preserve">، </w:t>
        </w:r>
        <w:r w:rsidRPr="00EA65EA" w:rsidDel="005B79BD">
          <w:rPr>
            <w:rFonts w:cs="B Nazanin"/>
            <w:sz w:val="24"/>
            <w:szCs w:val="24"/>
          </w:rPr>
          <w:t xml:space="preserve">Gensim </w:t>
        </w:r>
        <w:r w:rsidRPr="00EA65EA" w:rsidDel="005B79BD">
          <w:rPr>
            <w:rFonts w:cs="B Nazanin"/>
            <w:sz w:val="24"/>
            <w:szCs w:val="24"/>
            <w:rtl/>
          </w:rPr>
          <w:t>و</w:t>
        </w:r>
        <w:r w:rsidRPr="00EA65EA" w:rsidDel="005B79BD">
          <w:rPr>
            <w:rFonts w:cs="B Nazanin"/>
            <w:sz w:val="24"/>
            <w:szCs w:val="24"/>
          </w:rPr>
          <w:t xml:space="preserve"> TensorFlow </w:t>
        </w:r>
        <w:r w:rsidRPr="00EA65EA" w:rsidDel="005B79BD">
          <w:rPr>
            <w:rFonts w:cs="B Nazanin"/>
            <w:sz w:val="24"/>
            <w:szCs w:val="24"/>
            <w:rtl/>
          </w:rPr>
          <w:t>از جمله پرکاربردترین ابزارهای پردازش متن و یادگیری ماشین هستند. برای زبان فارسی نیز ابزارهایی چون</w:t>
        </w:r>
        <w:r w:rsidRPr="00EA65EA" w:rsidDel="005B79BD">
          <w:rPr>
            <w:rFonts w:cs="B Nazanin"/>
            <w:sz w:val="24"/>
            <w:szCs w:val="24"/>
          </w:rPr>
          <w:t xml:space="preserve"> Hazm </w:t>
        </w:r>
        <w:r w:rsidRPr="00EA65EA" w:rsidDel="005B79BD">
          <w:rPr>
            <w:rFonts w:cs="B Nazanin"/>
            <w:sz w:val="24"/>
            <w:szCs w:val="24"/>
            <w:rtl/>
          </w:rPr>
          <w:t>و</w:t>
        </w:r>
        <w:r w:rsidRPr="00EA65EA" w:rsidDel="005B79BD">
          <w:rPr>
            <w:rFonts w:cs="B Nazanin"/>
            <w:sz w:val="24"/>
            <w:szCs w:val="24"/>
          </w:rPr>
          <w:t xml:space="preserve"> Parsivar </w:t>
        </w:r>
        <w:r w:rsidRPr="00EA65EA" w:rsidDel="005B79BD">
          <w:rPr>
            <w:rFonts w:cs="B Nazanin"/>
            <w:sz w:val="24"/>
            <w:szCs w:val="24"/>
            <w:rtl/>
          </w:rPr>
          <w:t>برای پیش‌پردازش و استخراج ویژگی‌ها مناسب هستند. این ابزارها با امکانات متنوع، بستر مناسبی را برای انجام پروژه‌های متن‌کاوی علمی فراهم می‌کنند</w:t>
        </w:r>
        <w:r w:rsidR="00FD06D4" w:rsidRPr="00EA65EA" w:rsidDel="005B79BD">
          <w:rPr>
            <w:rFonts w:cs="B Nazanin" w:hint="cs"/>
            <w:sz w:val="24"/>
            <w:szCs w:val="24"/>
            <w:rtl/>
          </w:rPr>
          <w:t xml:space="preserve"> ( بیرد </w:t>
        </w:r>
        <w:r w:rsidR="00FD06D4" w:rsidRPr="00EA65EA" w:rsidDel="005B79BD">
          <w:rPr>
            <w:rStyle w:val="FootnoteReference"/>
            <w:rFonts w:cs="B Nazanin"/>
            <w:sz w:val="24"/>
            <w:szCs w:val="24"/>
            <w:rtl/>
          </w:rPr>
          <w:footnoteReference w:id="30"/>
        </w:r>
        <w:r w:rsidR="00FD06D4" w:rsidRPr="00EA65EA" w:rsidDel="005B79BD">
          <w:rPr>
            <w:rFonts w:cs="B Nazanin" w:hint="cs"/>
            <w:sz w:val="24"/>
            <w:szCs w:val="24"/>
            <w:rtl/>
          </w:rPr>
          <w:t>و همکلاران ، 2019 ).</w:t>
        </w:r>
      </w:moveFrom>
    </w:p>
    <w:p w14:paraId="653F9544" w14:textId="1A7D08A3" w:rsidR="009009B8" w:rsidRPr="00EA65EA" w:rsidDel="005B79BD" w:rsidRDefault="009009B8" w:rsidP="00EA65EA">
      <w:pPr>
        <w:bidi/>
        <w:jc w:val="both"/>
        <w:rPr>
          <w:moveFrom w:id="1532" w:author="غزاله عرفانیان" w:date="2025-07-01T07:35:00Z" w16du:dateUtc="2025-07-01T04:05:00Z"/>
          <w:rFonts w:cs="B Nazanin"/>
          <w:b/>
          <w:bCs/>
          <w:sz w:val="24"/>
          <w:szCs w:val="24"/>
        </w:rPr>
      </w:pPr>
      <w:moveFrom w:id="1533" w:author="غزاله عرفانیان" w:date="2025-07-01T07:35:00Z" w16du:dateUtc="2025-07-01T04:05:00Z">
        <w:r w:rsidRPr="00EA65EA" w:rsidDel="005B79BD">
          <w:rPr>
            <w:rFonts w:cs="B Nazanin"/>
            <w:b/>
            <w:bCs/>
            <w:sz w:val="24"/>
            <w:szCs w:val="24"/>
            <w:rtl/>
            <w:lang w:bidi="fa-IR"/>
          </w:rPr>
          <w:t>۱۰</w:t>
        </w:r>
        <w:r w:rsidRPr="00EA65EA" w:rsidDel="005B79BD">
          <w:rPr>
            <w:rFonts w:cs="B Nazanin"/>
            <w:b/>
            <w:bCs/>
            <w:sz w:val="24"/>
            <w:szCs w:val="24"/>
          </w:rPr>
          <w:t xml:space="preserve">. </w:t>
        </w:r>
        <w:r w:rsidRPr="00EA65EA" w:rsidDel="005B79BD">
          <w:rPr>
            <w:rFonts w:cs="B Nazanin"/>
            <w:b/>
            <w:bCs/>
            <w:sz w:val="24"/>
            <w:szCs w:val="24"/>
            <w:rtl/>
          </w:rPr>
          <w:t>چالش‌های متن‌کاوی در متون دانشگاهی و فارسی</w:t>
        </w:r>
      </w:moveFrom>
    </w:p>
    <w:p w14:paraId="2550DAAF" w14:textId="5A1F0131" w:rsidR="00C94CD8" w:rsidRPr="00EA65EA" w:rsidDel="005B79BD" w:rsidRDefault="009009B8" w:rsidP="00EA65EA">
      <w:pPr>
        <w:bidi/>
        <w:jc w:val="both"/>
        <w:rPr>
          <w:moveFrom w:id="1534" w:author="غزاله عرفانیان" w:date="2025-07-01T07:35:00Z" w16du:dateUtc="2025-07-01T04:05:00Z"/>
          <w:rFonts w:cs="B Nazanin"/>
          <w:sz w:val="24"/>
          <w:szCs w:val="24"/>
          <w:rtl/>
        </w:rPr>
      </w:pPr>
      <w:moveFrom w:id="1535" w:author="غزاله عرفانیان" w:date="2025-07-01T07:35:00Z" w16du:dateUtc="2025-07-01T04:05:00Z">
        <w:r w:rsidRPr="00EA65EA" w:rsidDel="005B79BD">
          <w:rPr>
            <w:rFonts w:cs="B Nazanin"/>
            <w:sz w:val="24"/>
            <w:szCs w:val="24"/>
            <w:rtl/>
          </w:rPr>
          <w:t>متن‌کاوی در متون دانشگاهی فارسی با چالش‌هایی همچون نبود استانداردهای واحد در نام‌گذاری رشته‌ها، نبود دسته‌بندی موضوعی مشخص در برخی منابع، ابهام معنایی در واژگان، و پراکندگی در کلیدواژه‌ها همراه است. همچنین وجود خطاهای تایپی، سبک نوشتاری متفاوت دانشجویان، و استفاده از اصطلاحات بومی، تحلیل خودکار این متون را دشوار می‌سازد. پژوهش‌هایی که روی متون فارسی انجام شده‌اند، همواره بر ضرورت بومی‌سازی الگوریتم‌ها و ارتقاء ابزارهای پردازش زبان فارسی تأکید دارند</w:t>
        </w:r>
        <w:r w:rsidR="00FA27C0" w:rsidRPr="00EA65EA" w:rsidDel="005B79BD">
          <w:rPr>
            <w:rFonts w:cs="B Nazanin" w:hint="cs"/>
            <w:sz w:val="24"/>
            <w:szCs w:val="24"/>
            <w:rtl/>
          </w:rPr>
          <w:t xml:space="preserve"> ( طوسی و همکاران ، 2021) . </w:t>
        </w:r>
      </w:moveFrom>
    </w:p>
    <w:p w14:paraId="35B474F4" w14:textId="58068208" w:rsidR="005532BE" w:rsidRPr="00EA65EA" w:rsidDel="005B79BD" w:rsidRDefault="005532BE" w:rsidP="00EA65EA">
      <w:pPr>
        <w:bidi/>
        <w:jc w:val="both"/>
        <w:rPr>
          <w:moveFrom w:id="1536" w:author="غزاله عرفانیان" w:date="2025-07-01T07:35:00Z" w16du:dateUtc="2025-07-01T04:05:00Z"/>
          <w:rFonts w:cs="B Nazanin"/>
          <w:b/>
          <w:bCs/>
          <w:sz w:val="24"/>
          <w:szCs w:val="24"/>
          <w:lang w:bidi="fa-IR"/>
        </w:rPr>
      </w:pPr>
      <w:moveFrom w:id="1537" w:author="غزاله عرفانیان" w:date="2025-07-01T07:35:00Z" w16du:dateUtc="2025-07-01T04:05:00Z">
        <w:r w:rsidRPr="00EA65EA" w:rsidDel="005B79BD">
          <w:rPr>
            <w:rFonts w:cs="B Nazanin" w:hint="cs"/>
            <w:b/>
            <w:bCs/>
            <w:sz w:val="24"/>
            <w:szCs w:val="24"/>
            <w:rtl/>
            <w:lang w:bidi="fa-IR"/>
          </w:rPr>
          <w:t>متن‌کاوی</w:t>
        </w:r>
      </w:moveFrom>
    </w:p>
    <w:p w14:paraId="66F7844A" w14:textId="51CEA4B3" w:rsidR="005532BE" w:rsidRPr="00EA65EA" w:rsidDel="005B79BD" w:rsidRDefault="005532BE" w:rsidP="00EA65EA">
      <w:pPr>
        <w:bidi/>
        <w:jc w:val="both"/>
        <w:rPr>
          <w:moveFrom w:id="1538" w:author="غزاله عرفانیان" w:date="2025-07-01T07:35:00Z" w16du:dateUtc="2025-07-01T04:05:00Z"/>
          <w:rFonts w:cs="B Nazanin"/>
          <w:sz w:val="24"/>
          <w:szCs w:val="24"/>
          <w:rtl/>
          <w:lang w:bidi="fa-IR"/>
        </w:rPr>
      </w:pPr>
      <w:moveFrom w:id="1539" w:author="غزاله عرفانیان" w:date="2025-07-01T07:35:00Z" w16du:dateUtc="2025-07-01T04:05:00Z">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به</w:t>
        </w:r>
        <w:r w:rsidRPr="00EA65EA" w:rsidDel="005B79BD">
          <w:rPr>
            <w:rFonts w:cs="B Nazanin"/>
            <w:sz w:val="24"/>
            <w:szCs w:val="24"/>
            <w:rtl/>
            <w:lang w:bidi="fa-IR"/>
          </w:rPr>
          <w:t xml:space="preserve"> </w:t>
        </w:r>
        <w:r w:rsidRPr="00EA65EA" w:rsidDel="005B79BD">
          <w:rPr>
            <w:rFonts w:cs="B Nazanin" w:hint="cs"/>
            <w:sz w:val="24"/>
            <w:szCs w:val="24"/>
            <w:rtl/>
            <w:lang w:bidi="fa-IR"/>
          </w:rPr>
          <w:t>فرایند</w:t>
        </w:r>
        <w:r w:rsidRPr="00EA65EA" w:rsidDel="005B79BD">
          <w:rPr>
            <w:rFonts w:cs="B Nazanin"/>
            <w:sz w:val="24"/>
            <w:szCs w:val="24"/>
            <w:rtl/>
            <w:lang w:bidi="fa-IR"/>
          </w:rPr>
          <w:t xml:space="preserve"> </w:t>
        </w:r>
        <w:r w:rsidRPr="00EA65EA" w:rsidDel="005B79BD">
          <w:rPr>
            <w:rFonts w:cs="B Nazanin" w:hint="cs"/>
            <w:sz w:val="24"/>
            <w:szCs w:val="24"/>
            <w:rtl/>
            <w:lang w:bidi="fa-IR"/>
          </w:rPr>
          <w:t>استخراج</w:t>
        </w:r>
        <w:r w:rsidRPr="00EA65EA" w:rsidDel="005B79BD">
          <w:rPr>
            <w:rFonts w:cs="B Nazanin"/>
            <w:sz w:val="24"/>
            <w:szCs w:val="24"/>
            <w:rtl/>
            <w:lang w:bidi="fa-IR"/>
          </w:rPr>
          <w:t xml:space="preserve"> </w:t>
        </w:r>
        <w:r w:rsidRPr="00EA65EA" w:rsidDel="005B79BD">
          <w:rPr>
            <w:rFonts w:cs="B Nazanin" w:hint="cs"/>
            <w:sz w:val="24"/>
            <w:szCs w:val="24"/>
            <w:rtl/>
            <w:lang w:bidi="fa-IR"/>
          </w:rPr>
          <w:t>اطلاعات</w:t>
        </w:r>
        <w:r w:rsidRPr="00EA65EA" w:rsidDel="005B79BD">
          <w:rPr>
            <w:rFonts w:cs="B Nazanin"/>
            <w:sz w:val="24"/>
            <w:szCs w:val="24"/>
            <w:rtl/>
            <w:lang w:bidi="fa-IR"/>
          </w:rPr>
          <w:t xml:space="preserve"> </w:t>
        </w:r>
        <w:r w:rsidRPr="00EA65EA" w:rsidDel="005B79BD">
          <w:rPr>
            <w:rFonts w:cs="B Nazanin" w:hint="cs"/>
            <w:sz w:val="24"/>
            <w:szCs w:val="24"/>
            <w:rtl/>
            <w:lang w:bidi="fa-IR"/>
          </w:rPr>
          <w:t>با</w:t>
        </w:r>
        <w:r w:rsidRPr="00EA65EA" w:rsidDel="005B79BD">
          <w:rPr>
            <w:rFonts w:cs="B Nazanin"/>
            <w:sz w:val="24"/>
            <w:szCs w:val="24"/>
            <w:rtl/>
            <w:lang w:bidi="fa-IR"/>
          </w:rPr>
          <w:t xml:space="preserve"> </w:t>
        </w:r>
        <w:r w:rsidRPr="00EA65EA" w:rsidDel="005B79BD">
          <w:rPr>
            <w:rFonts w:cs="B Nazanin" w:hint="cs"/>
            <w:sz w:val="24"/>
            <w:szCs w:val="24"/>
            <w:rtl/>
            <w:lang w:bidi="fa-IR"/>
          </w:rPr>
          <w:t>کیفیت</w:t>
        </w:r>
        <w:r w:rsidRPr="00EA65EA" w:rsidDel="005B79BD">
          <w:rPr>
            <w:rFonts w:cs="B Nazanin"/>
            <w:sz w:val="24"/>
            <w:szCs w:val="24"/>
            <w:rtl/>
            <w:lang w:bidi="fa-IR"/>
          </w:rPr>
          <w:t xml:space="preserve"> </w:t>
        </w:r>
        <w:r w:rsidRPr="00EA65EA" w:rsidDel="005B79BD">
          <w:rPr>
            <w:rFonts w:cs="B Nazanin" w:hint="cs"/>
            <w:sz w:val="24"/>
            <w:szCs w:val="24"/>
            <w:rtl/>
            <w:lang w:bidi="fa-IR"/>
          </w:rPr>
          <w:t>از</w:t>
        </w:r>
        <w:r w:rsidRPr="00EA65EA" w:rsidDel="005B79BD">
          <w:rPr>
            <w:rFonts w:cs="B Nazanin"/>
            <w:sz w:val="24"/>
            <w:szCs w:val="24"/>
            <w:rtl/>
            <w:lang w:bidi="fa-IR"/>
          </w:rPr>
          <w:t xml:space="preserve"> </w:t>
        </w:r>
        <w:r w:rsidRPr="00EA65EA" w:rsidDel="005B79BD">
          <w:rPr>
            <w:rFonts w:cs="B Nazanin" w:hint="cs"/>
            <w:sz w:val="24"/>
            <w:szCs w:val="24"/>
            <w:rtl/>
            <w:lang w:bidi="fa-IR"/>
          </w:rPr>
          <w:t>متن‌های غیرساختاریافته</w:t>
        </w:r>
        <w:r w:rsidRPr="00EA65EA" w:rsidDel="005B79BD">
          <w:rPr>
            <w:rFonts w:cs="B Nazanin"/>
            <w:sz w:val="24"/>
            <w:szCs w:val="24"/>
            <w:rtl/>
            <w:lang w:bidi="fa-IR"/>
          </w:rPr>
          <w:t xml:space="preserve"> </w:t>
        </w:r>
        <w:r w:rsidRPr="00EA65EA" w:rsidDel="005B79BD">
          <w:rPr>
            <w:rFonts w:cs="B Nazanin" w:hint="cs"/>
            <w:sz w:val="24"/>
            <w:szCs w:val="24"/>
            <w:rtl/>
            <w:lang w:bidi="fa-IR"/>
          </w:rPr>
          <w:t>اشاره</w:t>
        </w:r>
        <w:r w:rsidRPr="00EA65EA" w:rsidDel="005B79BD">
          <w:rPr>
            <w:rFonts w:cs="B Nazanin"/>
            <w:sz w:val="24"/>
            <w:szCs w:val="24"/>
            <w:rtl/>
            <w:lang w:bidi="fa-IR"/>
          </w:rPr>
          <w:t xml:space="preserve"> </w:t>
        </w:r>
        <w:r w:rsidRPr="00EA65EA" w:rsidDel="005B79BD">
          <w:rPr>
            <w:rFonts w:cs="B Nazanin" w:hint="cs"/>
            <w:sz w:val="24"/>
            <w:szCs w:val="24"/>
            <w:rtl/>
            <w:lang w:bidi="fa-IR"/>
          </w:rPr>
          <w:t>دارد</w:t>
        </w:r>
        <w:r w:rsidRPr="00EA65EA" w:rsidDel="005B79BD">
          <w:rPr>
            <w:rFonts w:cs="B Nazanin"/>
            <w:sz w:val="24"/>
            <w:szCs w:val="24"/>
            <w:rtl/>
            <w:lang w:bidi="fa-IR"/>
          </w:rPr>
          <w:t xml:space="preserve">. </w:t>
        </w:r>
        <w:r w:rsidRPr="00EA65EA" w:rsidDel="005B79BD">
          <w:rPr>
            <w:rFonts w:cs="B Nazanin" w:hint="cs"/>
            <w:sz w:val="24"/>
            <w:szCs w:val="24"/>
            <w:rtl/>
            <w:lang w:bidi="fa-IR"/>
          </w:rPr>
          <w:t>این</w:t>
        </w:r>
        <w:r w:rsidRPr="00EA65EA" w:rsidDel="005B79BD">
          <w:rPr>
            <w:rFonts w:cs="B Nazanin"/>
            <w:sz w:val="24"/>
            <w:szCs w:val="24"/>
            <w:rtl/>
            <w:lang w:bidi="fa-IR"/>
          </w:rPr>
          <w:t xml:space="preserve"> </w:t>
        </w:r>
        <w:r w:rsidRPr="00EA65EA" w:rsidDel="005B79BD">
          <w:rPr>
            <w:rFonts w:cs="B Nazanin" w:hint="cs"/>
            <w:sz w:val="24"/>
            <w:szCs w:val="24"/>
            <w:rtl/>
            <w:lang w:bidi="fa-IR"/>
          </w:rPr>
          <w:t>فرایند</w:t>
        </w:r>
        <w:r w:rsidRPr="00EA65EA" w:rsidDel="005B79BD">
          <w:rPr>
            <w:rFonts w:cs="B Nazanin"/>
            <w:sz w:val="24"/>
            <w:szCs w:val="24"/>
            <w:rtl/>
            <w:lang w:bidi="fa-IR"/>
          </w:rPr>
          <w:t xml:space="preserve"> </w:t>
        </w:r>
        <w:r w:rsidRPr="00EA65EA" w:rsidDel="005B79BD">
          <w:rPr>
            <w:rFonts w:cs="B Nazanin" w:hint="cs"/>
            <w:sz w:val="24"/>
            <w:szCs w:val="24"/>
            <w:rtl/>
            <w:lang w:bidi="fa-IR"/>
          </w:rPr>
          <w:t>به</w:t>
        </w:r>
        <w:r w:rsidRPr="00EA65EA" w:rsidDel="005B79BD">
          <w:rPr>
            <w:rFonts w:cs="B Nazanin"/>
            <w:sz w:val="24"/>
            <w:szCs w:val="24"/>
            <w:rtl/>
            <w:lang w:bidi="fa-IR"/>
          </w:rPr>
          <w:t xml:space="preserve"> </w:t>
        </w:r>
        <w:r w:rsidRPr="00EA65EA" w:rsidDel="005B79BD">
          <w:rPr>
            <w:rFonts w:cs="B Nazanin" w:hint="cs"/>
            <w:sz w:val="24"/>
            <w:szCs w:val="24"/>
            <w:rtl/>
            <w:lang w:bidi="fa-IR"/>
          </w:rPr>
          <w:t>عنوان</w:t>
        </w:r>
        <w:r w:rsidRPr="00EA65EA" w:rsidDel="005B79BD">
          <w:rPr>
            <w:rFonts w:cs="B Nazanin"/>
            <w:sz w:val="24"/>
            <w:szCs w:val="24"/>
            <w:rtl/>
            <w:lang w:bidi="fa-IR"/>
          </w:rPr>
          <w:t xml:space="preserve"> </w:t>
        </w:r>
        <w:r w:rsidRPr="00EA65EA" w:rsidDel="005B79BD">
          <w:rPr>
            <w:rFonts w:cs="B Nazanin" w:hint="cs"/>
            <w:sz w:val="24"/>
            <w:szCs w:val="24"/>
            <w:rtl/>
            <w:lang w:bidi="fa-IR"/>
          </w:rPr>
          <w:t>آنالیز</w:t>
        </w:r>
        <w:r w:rsidRPr="00EA65EA" w:rsidDel="005B79BD">
          <w:rPr>
            <w:rFonts w:cs="B Nazanin"/>
            <w:sz w:val="24"/>
            <w:szCs w:val="24"/>
            <w:rtl/>
            <w:lang w:bidi="fa-IR"/>
          </w:rPr>
          <w:t xml:space="preserve"> </w:t>
        </w:r>
        <w:r w:rsidRPr="00EA65EA" w:rsidDel="005B79BD">
          <w:rPr>
            <w:rFonts w:cs="B Nazanin" w:hint="cs"/>
            <w:sz w:val="24"/>
            <w:szCs w:val="24"/>
            <w:rtl/>
            <w:lang w:bidi="fa-IR"/>
          </w:rPr>
          <w:t>متن</w:t>
        </w:r>
        <w:r w:rsidRPr="00EA65EA" w:rsidDel="005B79BD">
          <w:rPr>
            <w:rFonts w:cs="B Nazanin"/>
            <w:sz w:val="24"/>
            <w:szCs w:val="24"/>
            <w:rtl/>
            <w:lang w:bidi="fa-IR"/>
          </w:rPr>
          <w:t xml:space="preserve"> </w:t>
        </w:r>
        <w:r w:rsidRPr="00EA65EA" w:rsidDel="005B79BD">
          <w:rPr>
            <w:rFonts w:cs="B Nazanin" w:hint="cs"/>
            <w:sz w:val="24"/>
            <w:szCs w:val="24"/>
            <w:rtl/>
            <w:lang w:bidi="fa-IR"/>
          </w:rPr>
          <w:t>نیز</w:t>
        </w:r>
        <w:r w:rsidRPr="00EA65EA" w:rsidDel="005B79BD">
          <w:rPr>
            <w:rFonts w:cs="B Nazanin"/>
            <w:sz w:val="24"/>
            <w:szCs w:val="24"/>
            <w:rtl/>
            <w:lang w:bidi="fa-IR"/>
          </w:rPr>
          <w:t xml:space="preserve"> </w:t>
        </w:r>
        <w:r w:rsidRPr="00EA65EA" w:rsidDel="005B79BD">
          <w:rPr>
            <w:rFonts w:cs="B Nazanin" w:hint="cs"/>
            <w:sz w:val="24"/>
            <w:szCs w:val="24"/>
            <w:rtl/>
            <w:lang w:bidi="fa-IR"/>
          </w:rPr>
          <w:t>شناخته</w:t>
        </w:r>
        <w:r w:rsidRPr="00EA65EA" w:rsidDel="005B79BD">
          <w:rPr>
            <w:rFonts w:cs="B Nazanin"/>
            <w:sz w:val="24"/>
            <w:szCs w:val="24"/>
            <w:rtl/>
            <w:lang w:bidi="fa-IR"/>
          </w:rPr>
          <w:t xml:space="preserve"> </w:t>
        </w:r>
        <w:r w:rsidRPr="00EA65EA" w:rsidDel="005B79BD">
          <w:rPr>
            <w:rFonts w:cs="B Nazanin" w:hint="cs"/>
            <w:sz w:val="24"/>
            <w:szCs w:val="24"/>
            <w:rtl/>
            <w:lang w:bidi="fa-IR"/>
          </w:rPr>
          <w:t>می‌شود</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هدف</w:t>
        </w:r>
        <w:r w:rsidRPr="00EA65EA" w:rsidDel="005B79BD">
          <w:rPr>
            <w:rFonts w:cs="B Nazanin"/>
            <w:sz w:val="24"/>
            <w:szCs w:val="24"/>
            <w:rtl/>
            <w:lang w:bidi="fa-IR"/>
          </w:rPr>
          <w:t xml:space="preserve"> </w:t>
        </w:r>
        <w:r w:rsidRPr="00EA65EA" w:rsidDel="005B79BD">
          <w:rPr>
            <w:rFonts w:cs="B Nazanin" w:hint="cs"/>
            <w:sz w:val="24"/>
            <w:szCs w:val="24"/>
            <w:rtl/>
            <w:lang w:bidi="fa-IR"/>
          </w:rPr>
          <w:t>آن</w:t>
        </w:r>
        <w:r w:rsidRPr="00EA65EA" w:rsidDel="005B79BD">
          <w:rPr>
            <w:rFonts w:cs="B Nazanin"/>
            <w:sz w:val="24"/>
            <w:szCs w:val="24"/>
            <w:rtl/>
            <w:lang w:bidi="fa-IR"/>
          </w:rPr>
          <w:t xml:space="preserve"> </w:t>
        </w:r>
        <w:r w:rsidRPr="00EA65EA" w:rsidDel="005B79BD">
          <w:rPr>
            <w:rFonts w:cs="B Nazanin" w:hint="cs"/>
            <w:sz w:val="24"/>
            <w:szCs w:val="24"/>
            <w:rtl/>
            <w:lang w:bidi="fa-IR"/>
          </w:rPr>
          <w:t>استخراج</w:t>
        </w:r>
        <w:r w:rsidRPr="00EA65EA" w:rsidDel="005B79BD">
          <w:rPr>
            <w:rFonts w:cs="B Nazanin"/>
            <w:sz w:val="24"/>
            <w:szCs w:val="24"/>
            <w:rtl/>
            <w:lang w:bidi="fa-IR"/>
          </w:rPr>
          <w:t xml:space="preserve"> </w:t>
        </w:r>
        <w:r w:rsidRPr="00EA65EA" w:rsidDel="005B79BD">
          <w:rPr>
            <w:rFonts w:cs="B Nazanin" w:hint="cs"/>
            <w:sz w:val="24"/>
            <w:szCs w:val="24"/>
            <w:rtl/>
            <w:lang w:bidi="fa-IR"/>
          </w:rPr>
          <w:t>الگوها</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گرایش‌ها</w:t>
        </w:r>
        <w:r w:rsidRPr="00EA65EA" w:rsidDel="005B79BD">
          <w:rPr>
            <w:rFonts w:cs="B Nazanin"/>
            <w:sz w:val="24"/>
            <w:szCs w:val="24"/>
            <w:rtl/>
            <w:lang w:bidi="fa-IR"/>
          </w:rPr>
          <w:t xml:space="preserve"> </w:t>
        </w:r>
        <w:r w:rsidRPr="00EA65EA" w:rsidDel="005B79BD">
          <w:rPr>
            <w:rFonts w:cs="B Nazanin" w:hint="cs"/>
            <w:sz w:val="24"/>
            <w:szCs w:val="24"/>
            <w:rtl/>
            <w:lang w:bidi="fa-IR"/>
          </w:rPr>
          <w:t>از</w:t>
        </w:r>
        <w:r w:rsidRPr="00EA65EA" w:rsidDel="005B79BD">
          <w:rPr>
            <w:rFonts w:cs="B Nazanin"/>
            <w:sz w:val="24"/>
            <w:szCs w:val="24"/>
            <w:rtl/>
            <w:lang w:bidi="fa-IR"/>
          </w:rPr>
          <w:t xml:space="preserve"> </w:t>
        </w:r>
        <w:r w:rsidRPr="00EA65EA" w:rsidDel="005B79BD">
          <w:rPr>
            <w:rFonts w:cs="B Nazanin" w:hint="cs"/>
            <w:sz w:val="24"/>
            <w:szCs w:val="24"/>
            <w:rtl/>
            <w:lang w:bidi="fa-IR"/>
          </w:rPr>
          <w:t>داده‌های</w:t>
        </w:r>
        <w:r w:rsidRPr="00EA65EA" w:rsidDel="005B79BD">
          <w:rPr>
            <w:rFonts w:cs="B Nazanin"/>
            <w:sz w:val="24"/>
            <w:szCs w:val="24"/>
            <w:rtl/>
            <w:lang w:bidi="fa-IR"/>
          </w:rPr>
          <w:t xml:space="preserve"> </w:t>
        </w:r>
        <w:r w:rsidRPr="00EA65EA" w:rsidDel="005B79BD">
          <w:rPr>
            <w:rFonts w:cs="B Nazanin" w:hint="cs"/>
            <w:sz w:val="24"/>
            <w:szCs w:val="24"/>
            <w:rtl/>
            <w:lang w:bidi="fa-IR"/>
          </w:rPr>
          <w:t>متنی</w:t>
        </w:r>
        <w:r w:rsidRPr="00EA65EA" w:rsidDel="005B79BD">
          <w:rPr>
            <w:rFonts w:cs="B Nazanin"/>
            <w:sz w:val="24"/>
            <w:szCs w:val="24"/>
            <w:rtl/>
            <w:lang w:bidi="fa-IR"/>
          </w:rPr>
          <w:t xml:space="preserve"> </w:t>
        </w:r>
        <w:r w:rsidRPr="00EA65EA" w:rsidDel="005B79BD">
          <w:rPr>
            <w:rFonts w:cs="B Nazanin" w:hint="cs"/>
            <w:sz w:val="24"/>
            <w:szCs w:val="24"/>
            <w:rtl/>
            <w:lang w:bidi="fa-IR"/>
          </w:rPr>
          <w:t>است</w:t>
        </w:r>
        <w:r w:rsidRPr="00EA65EA" w:rsidDel="005B79BD">
          <w:rPr>
            <w:rFonts w:cs="B Nazanin"/>
            <w:sz w:val="24"/>
            <w:szCs w:val="24"/>
            <w:rtl/>
            <w:lang w:bidi="fa-IR"/>
          </w:rPr>
          <w:t xml:space="preserve">. </w:t>
        </w:r>
        <w:r w:rsidRPr="00EA65EA" w:rsidDel="005B79BD">
          <w:rPr>
            <w:rFonts w:cs="B Nazanin" w:hint="cs"/>
            <w:sz w:val="24"/>
            <w:szCs w:val="24"/>
            <w:rtl/>
            <w:lang w:bidi="fa-IR"/>
          </w:rPr>
          <w:t>اطلاعات</w:t>
        </w:r>
        <w:r w:rsidRPr="00EA65EA" w:rsidDel="005B79BD">
          <w:rPr>
            <w:rFonts w:cs="B Nazanin"/>
            <w:sz w:val="24"/>
            <w:szCs w:val="24"/>
            <w:rtl/>
            <w:lang w:bidi="fa-IR"/>
          </w:rPr>
          <w:t xml:space="preserve"> </w:t>
        </w:r>
        <w:r w:rsidRPr="00EA65EA" w:rsidDel="005B79BD">
          <w:rPr>
            <w:rFonts w:cs="B Nazanin" w:hint="cs"/>
            <w:sz w:val="24"/>
            <w:szCs w:val="24"/>
            <w:rtl/>
            <w:lang w:bidi="fa-IR"/>
          </w:rPr>
          <w:t>باکیفیت</w:t>
        </w:r>
        <w:r w:rsidRPr="00EA65EA" w:rsidDel="005B79BD">
          <w:rPr>
            <w:rFonts w:cs="B Nazanin"/>
            <w:sz w:val="24"/>
            <w:szCs w:val="24"/>
            <w:rtl/>
            <w:lang w:bidi="fa-IR"/>
          </w:rPr>
          <w:t xml:space="preserve"> </w:t>
        </w:r>
        <w:r w:rsidRPr="00EA65EA" w:rsidDel="005B79BD">
          <w:rPr>
            <w:rFonts w:cs="B Nazanin" w:hint="cs"/>
            <w:sz w:val="24"/>
            <w:szCs w:val="24"/>
            <w:rtl/>
            <w:lang w:bidi="fa-IR"/>
          </w:rPr>
          <w:t>در</w:t>
        </w:r>
        <w:r w:rsidRPr="00EA65EA" w:rsidDel="005B79BD">
          <w:rPr>
            <w:rFonts w:cs="B Nazanin"/>
            <w:sz w:val="24"/>
            <w:szCs w:val="24"/>
            <w:rtl/>
            <w:lang w:bidi="fa-IR"/>
          </w:rPr>
          <w:t xml:space="preserve"> </w:t>
        </w:r>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معمولاً</w:t>
        </w:r>
        <w:r w:rsidRPr="00EA65EA" w:rsidDel="005B79BD">
          <w:rPr>
            <w:rFonts w:cs="B Nazanin"/>
            <w:sz w:val="24"/>
            <w:szCs w:val="24"/>
            <w:rtl/>
            <w:lang w:bidi="fa-IR"/>
          </w:rPr>
          <w:t xml:space="preserve"> </w:t>
        </w:r>
        <w:r w:rsidRPr="00EA65EA" w:rsidDel="005B79BD">
          <w:rPr>
            <w:rFonts w:cs="B Nazanin" w:hint="cs"/>
            <w:sz w:val="24"/>
            <w:szCs w:val="24"/>
            <w:rtl/>
            <w:lang w:bidi="fa-IR"/>
          </w:rPr>
          <w:t>از</w:t>
        </w:r>
        <w:r w:rsidRPr="00EA65EA" w:rsidDel="005B79BD">
          <w:rPr>
            <w:rFonts w:cs="B Nazanin"/>
            <w:sz w:val="24"/>
            <w:szCs w:val="24"/>
            <w:rtl/>
            <w:lang w:bidi="fa-IR"/>
          </w:rPr>
          <w:t xml:space="preserve"> </w:t>
        </w:r>
        <w:r w:rsidRPr="00EA65EA" w:rsidDel="005B79BD">
          <w:rPr>
            <w:rFonts w:cs="B Nazanin" w:hint="cs"/>
            <w:sz w:val="24"/>
            <w:szCs w:val="24"/>
            <w:rtl/>
            <w:lang w:bidi="fa-IR"/>
          </w:rPr>
          <w:t>طریق</w:t>
        </w:r>
        <w:r w:rsidRPr="00EA65EA" w:rsidDel="005B79BD">
          <w:rPr>
            <w:rFonts w:cs="B Nazanin"/>
            <w:sz w:val="24"/>
            <w:szCs w:val="24"/>
            <w:rtl/>
            <w:lang w:bidi="fa-IR"/>
          </w:rPr>
          <w:t xml:space="preserve"> </w:t>
        </w:r>
        <w:r w:rsidRPr="00EA65EA" w:rsidDel="005B79BD">
          <w:rPr>
            <w:rFonts w:cs="B Nazanin" w:hint="cs"/>
            <w:sz w:val="24"/>
            <w:szCs w:val="24"/>
            <w:rtl/>
            <w:lang w:bidi="fa-IR"/>
          </w:rPr>
          <w:t>درک</w:t>
        </w:r>
        <w:r w:rsidRPr="00EA65EA" w:rsidDel="005B79BD">
          <w:rPr>
            <w:rFonts w:cs="B Nazanin"/>
            <w:sz w:val="24"/>
            <w:szCs w:val="24"/>
            <w:rtl/>
            <w:lang w:bidi="fa-IR"/>
          </w:rPr>
          <w:t xml:space="preserve"> </w:t>
        </w:r>
        <w:r w:rsidRPr="00EA65EA" w:rsidDel="005B79BD">
          <w:rPr>
            <w:rFonts w:cs="B Nazanin" w:hint="cs"/>
            <w:sz w:val="24"/>
            <w:szCs w:val="24"/>
            <w:rtl/>
            <w:lang w:bidi="fa-IR"/>
          </w:rPr>
          <w:t>معانی</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یادگیری</w:t>
        </w:r>
        <w:r w:rsidRPr="00EA65EA" w:rsidDel="005B79BD">
          <w:rPr>
            <w:rFonts w:cs="B Nazanin"/>
            <w:sz w:val="24"/>
            <w:szCs w:val="24"/>
            <w:rtl/>
            <w:lang w:bidi="fa-IR"/>
          </w:rPr>
          <w:t xml:space="preserve"> </w:t>
        </w:r>
        <w:r w:rsidRPr="00EA65EA" w:rsidDel="005B79BD">
          <w:rPr>
            <w:rFonts w:cs="B Nazanin" w:hint="cs"/>
            <w:sz w:val="24"/>
            <w:szCs w:val="24"/>
            <w:rtl/>
            <w:lang w:bidi="fa-IR"/>
          </w:rPr>
          <w:t>الگوهای</w:t>
        </w:r>
        <w:r w:rsidRPr="00EA65EA" w:rsidDel="005B79BD">
          <w:rPr>
            <w:rFonts w:cs="B Nazanin"/>
            <w:sz w:val="24"/>
            <w:szCs w:val="24"/>
            <w:rtl/>
            <w:lang w:bidi="fa-IR"/>
          </w:rPr>
          <w:t xml:space="preserve"> </w:t>
        </w:r>
        <w:r w:rsidRPr="00EA65EA" w:rsidDel="005B79BD">
          <w:rPr>
            <w:rFonts w:cs="B Nazanin" w:hint="cs"/>
            <w:sz w:val="24"/>
            <w:szCs w:val="24"/>
            <w:rtl/>
            <w:lang w:bidi="fa-IR"/>
          </w:rPr>
          <w:t>آماری</w:t>
        </w:r>
        <w:r w:rsidRPr="00EA65EA" w:rsidDel="005B79BD">
          <w:rPr>
            <w:rFonts w:cs="B Nazanin"/>
            <w:sz w:val="24"/>
            <w:szCs w:val="24"/>
            <w:rtl/>
            <w:lang w:bidi="fa-IR"/>
          </w:rPr>
          <w:t xml:space="preserve"> </w:t>
        </w:r>
        <w:r w:rsidRPr="00EA65EA" w:rsidDel="005B79BD">
          <w:rPr>
            <w:rFonts w:cs="B Nazanin" w:hint="cs"/>
            <w:sz w:val="24"/>
            <w:szCs w:val="24"/>
            <w:rtl/>
            <w:lang w:bidi="fa-IR"/>
          </w:rPr>
          <w:t>به</w:t>
        </w:r>
        <w:r w:rsidRPr="00EA65EA" w:rsidDel="005B79BD">
          <w:rPr>
            <w:rFonts w:cs="B Nazanin"/>
            <w:sz w:val="24"/>
            <w:szCs w:val="24"/>
            <w:rtl/>
            <w:lang w:bidi="fa-IR"/>
          </w:rPr>
          <w:t xml:space="preserve"> </w:t>
        </w:r>
        <w:r w:rsidRPr="00EA65EA" w:rsidDel="005B79BD">
          <w:rPr>
            <w:rFonts w:cs="B Nazanin" w:hint="cs"/>
            <w:sz w:val="24"/>
            <w:szCs w:val="24"/>
            <w:rtl/>
            <w:lang w:bidi="fa-IR"/>
          </w:rPr>
          <w:t>دست</w:t>
        </w:r>
        <w:r w:rsidRPr="00EA65EA" w:rsidDel="005B79BD">
          <w:rPr>
            <w:rFonts w:cs="B Nazanin"/>
            <w:sz w:val="24"/>
            <w:szCs w:val="24"/>
            <w:rtl/>
            <w:lang w:bidi="fa-IR"/>
          </w:rPr>
          <w:t xml:space="preserve"> </w:t>
        </w:r>
        <w:r w:rsidRPr="00EA65EA" w:rsidDel="005B79BD">
          <w:rPr>
            <w:rFonts w:cs="B Nazanin" w:hint="cs"/>
            <w:sz w:val="24"/>
            <w:szCs w:val="24"/>
            <w:rtl/>
            <w:lang w:bidi="fa-IR"/>
          </w:rPr>
          <w:t>می‌آید</w:t>
        </w:r>
        <w:r w:rsidRPr="00EA65EA" w:rsidDel="005B79BD">
          <w:rPr>
            <w:rFonts w:cs="B Nazanin"/>
            <w:sz w:val="24"/>
            <w:szCs w:val="24"/>
            <w:rtl/>
            <w:lang w:bidi="fa-IR"/>
          </w:rPr>
          <w:t>.</w:t>
        </w:r>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شامل</w:t>
        </w:r>
        <w:r w:rsidRPr="00EA65EA" w:rsidDel="005B79BD">
          <w:rPr>
            <w:rFonts w:cs="B Nazanin"/>
            <w:sz w:val="24"/>
            <w:szCs w:val="24"/>
            <w:rtl/>
            <w:lang w:bidi="fa-IR"/>
          </w:rPr>
          <w:t xml:space="preserve"> </w:t>
        </w:r>
        <w:r w:rsidRPr="00EA65EA" w:rsidDel="005B79BD">
          <w:rPr>
            <w:rFonts w:cs="B Nazanin" w:hint="cs"/>
            <w:sz w:val="24"/>
            <w:szCs w:val="24"/>
            <w:rtl/>
            <w:lang w:bidi="fa-IR"/>
          </w:rPr>
          <w:t>مراحل</w:t>
        </w:r>
        <w:r w:rsidRPr="00EA65EA" w:rsidDel="005B79BD">
          <w:rPr>
            <w:rFonts w:cs="B Nazanin"/>
            <w:sz w:val="24"/>
            <w:szCs w:val="24"/>
            <w:rtl/>
            <w:lang w:bidi="fa-IR"/>
          </w:rPr>
          <w:t xml:space="preserve"> </w:t>
        </w:r>
        <w:r w:rsidRPr="00EA65EA" w:rsidDel="005B79BD">
          <w:rPr>
            <w:rFonts w:cs="B Nazanin" w:hint="cs"/>
            <w:sz w:val="24"/>
            <w:szCs w:val="24"/>
            <w:rtl/>
            <w:lang w:bidi="fa-IR"/>
          </w:rPr>
          <w:t>اساسی</w:t>
        </w:r>
        <w:r w:rsidRPr="00EA65EA" w:rsidDel="005B79BD">
          <w:rPr>
            <w:rFonts w:cs="B Nazanin"/>
            <w:sz w:val="24"/>
            <w:szCs w:val="24"/>
            <w:rtl/>
            <w:lang w:bidi="fa-IR"/>
          </w:rPr>
          <w:t xml:space="preserve">  </w:t>
        </w:r>
        <w:r w:rsidRPr="00EA65EA" w:rsidDel="005B79BD">
          <w:rPr>
            <w:rFonts w:cs="B Nazanin" w:hint="cs"/>
            <w:sz w:val="24"/>
            <w:szCs w:val="24"/>
            <w:rtl/>
            <w:lang w:bidi="fa-IR"/>
          </w:rPr>
          <w:t>پیش پردازش داده ها ، ستخراج</w:t>
        </w:r>
        <w:r w:rsidRPr="00EA65EA" w:rsidDel="005B79BD">
          <w:rPr>
            <w:rFonts w:cs="B Nazanin"/>
            <w:sz w:val="24"/>
            <w:szCs w:val="24"/>
            <w:rtl/>
            <w:lang w:bidi="fa-IR"/>
          </w:rPr>
          <w:t xml:space="preserve"> </w:t>
        </w:r>
        <w:r w:rsidRPr="00EA65EA" w:rsidDel="005B79BD">
          <w:rPr>
            <w:rFonts w:cs="B Nazanin" w:hint="cs"/>
            <w:sz w:val="24"/>
            <w:szCs w:val="24"/>
            <w:rtl/>
            <w:lang w:bidi="fa-IR"/>
          </w:rPr>
          <w:t>الگوها ،ارزیابی</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تفسیر</w:t>
        </w:r>
        <w:r w:rsidRPr="00EA65EA" w:rsidDel="005B79BD">
          <w:rPr>
            <w:rFonts w:cs="B Nazanin"/>
            <w:sz w:val="24"/>
            <w:szCs w:val="24"/>
            <w:rtl/>
            <w:lang w:bidi="fa-IR"/>
          </w:rPr>
          <w:t xml:space="preserve"> </w:t>
        </w:r>
        <w:r w:rsidRPr="00EA65EA" w:rsidDel="005B79BD">
          <w:rPr>
            <w:rFonts w:cs="B Nazanin" w:hint="cs"/>
            <w:sz w:val="24"/>
            <w:szCs w:val="24"/>
            <w:rtl/>
            <w:lang w:bidi="fa-IR"/>
          </w:rPr>
          <w:t>خروجی‌ها می باشد و وظایف</w:t>
        </w:r>
        <w:r w:rsidRPr="00EA65EA" w:rsidDel="005B79BD">
          <w:rPr>
            <w:rFonts w:cs="B Nazanin"/>
            <w:sz w:val="24"/>
            <w:szCs w:val="24"/>
            <w:rtl/>
            <w:lang w:bidi="fa-IR"/>
          </w:rPr>
          <w:t xml:space="preserve"> </w:t>
        </w:r>
        <w:r w:rsidRPr="00EA65EA" w:rsidDel="005B79BD">
          <w:rPr>
            <w:rFonts w:cs="B Nazanin" w:hint="cs"/>
            <w:sz w:val="24"/>
            <w:szCs w:val="24"/>
            <w:rtl/>
            <w:lang w:bidi="fa-IR"/>
          </w:rPr>
          <w:t>اصلی</w:t>
        </w:r>
        <w:r w:rsidRPr="00EA65EA" w:rsidDel="005B79BD">
          <w:rPr>
            <w:rFonts w:cs="B Nazanin"/>
            <w:sz w:val="24"/>
            <w:szCs w:val="24"/>
            <w:rtl/>
            <w:lang w:bidi="fa-IR"/>
          </w:rPr>
          <w:t xml:space="preserve"> </w:t>
        </w:r>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شامل</w:t>
        </w:r>
        <w:r w:rsidRPr="00EA65EA" w:rsidDel="005B79BD">
          <w:rPr>
            <w:rFonts w:cs="B Nazanin"/>
            <w:sz w:val="24"/>
            <w:szCs w:val="24"/>
            <w:rtl/>
            <w:lang w:bidi="fa-IR"/>
          </w:rPr>
          <w:t xml:space="preserve"> </w:t>
        </w:r>
        <w:r w:rsidRPr="00EA65EA" w:rsidDel="005B79BD">
          <w:rPr>
            <w:rFonts w:cs="B Nazanin" w:hint="cs"/>
            <w:sz w:val="24"/>
            <w:szCs w:val="24"/>
            <w:rtl/>
            <w:lang w:bidi="fa-IR"/>
          </w:rPr>
          <w:t>دسته‌بندی</w:t>
        </w:r>
        <w:r w:rsidRPr="00EA65EA" w:rsidDel="005B79BD">
          <w:rPr>
            <w:rFonts w:cs="B Nazanin"/>
            <w:sz w:val="24"/>
            <w:szCs w:val="24"/>
            <w:rtl/>
            <w:lang w:bidi="fa-IR"/>
          </w:rPr>
          <w:t xml:space="preserve"> </w:t>
        </w:r>
        <w:r w:rsidRPr="00EA65EA" w:rsidDel="005B79BD">
          <w:rPr>
            <w:rFonts w:cs="B Nazanin" w:hint="cs"/>
            <w:sz w:val="24"/>
            <w:szCs w:val="24"/>
            <w:rtl/>
            <w:lang w:bidi="fa-IR"/>
          </w:rPr>
          <w:t>متون،</w:t>
        </w:r>
        <w:r w:rsidRPr="00EA65EA" w:rsidDel="005B79BD">
          <w:rPr>
            <w:rFonts w:cs="B Nazanin"/>
            <w:sz w:val="24"/>
            <w:szCs w:val="24"/>
            <w:rtl/>
            <w:lang w:bidi="fa-IR"/>
          </w:rPr>
          <w:t xml:space="preserve"> </w:t>
        </w:r>
        <w:r w:rsidRPr="00EA65EA" w:rsidDel="005B79BD">
          <w:rPr>
            <w:rFonts w:cs="B Nazanin" w:hint="cs"/>
            <w:sz w:val="24"/>
            <w:szCs w:val="24"/>
            <w:rtl/>
            <w:lang w:bidi="fa-IR"/>
          </w:rPr>
          <w:t>خوشه‌بندی،</w:t>
        </w:r>
        <w:r w:rsidRPr="00EA65EA" w:rsidDel="005B79BD">
          <w:rPr>
            <w:rFonts w:cs="B Nazanin"/>
            <w:sz w:val="24"/>
            <w:szCs w:val="24"/>
            <w:rtl/>
            <w:lang w:bidi="fa-IR"/>
          </w:rPr>
          <w:t xml:space="preserve"> </w:t>
        </w:r>
        <w:r w:rsidRPr="00EA65EA" w:rsidDel="005B79BD">
          <w:rPr>
            <w:rFonts w:cs="B Nazanin" w:hint="cs"/>
            <w:sz w:val="24"/>
            <w:szCs w:val="24"/>
            <w:rtl/>
            <w:lang w:bidi="fa-IR"/>
          </w:rPr>
          <w:t>استخراج</w:t>
        </w:r>
        <w:r w:rsidRPr="00EA65EA" w:rsidDel="005B79BD">
          <w:rPr>
            <w:rFonts w:cs="B Nazanin"/>
            <w:sz w:val="24"/>
            <w:szCs w:val="24"/>
            <w:rtl/>
            <w:lang w:bidi="fa-IR"/>
          </w:rPr>
          <w:t xml:space="preserve"> </w:t>
        </w:r>
        <w:r w:rsidRPr="00EA65EA" w:rsidDel="005B79BD">
          <w:rPr>
            <w:rFonts w:cs="B Nazanin" w:hint="cs"/>
            <w:sz w:val="24"/>
            <w:szCs w:val="24"/>
            <w:rtl/>
            <w:lang w:bidi="fa-IR"/>
          </w:rPr>
          <w:t>معانی</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مفاهیم،</w:t>
        </w:r>
        <w:r w:rsidRPr="00EA65EA" w:rsidDel="005B79BD">
          <w:rPr>
            <w:rFonts w:cs="B Nazanin"/>
            <w:sz w:val="24"/>
            <w:szCs w:val="24"/>
            <w:rtl/>
            <w:lang w:bidi="fa-IR"/>
          </w:rPr>
          <w:t xml:space="preserve"> </w:t>
        </w:r>
        <w:r w:rsidRPr="00EA65EA" w:rsidDel="005B79BD">
          <w:rPr>
            <w:rFonts w:cs="B Nazanin" w:hint="cs"/>
            <w:sz w:val="24"/>
            <w:szCs w:val="24"/>
            <w:rtl/>
            <w:lang w:bidi="fa-IR"/>
          </w:rPr>
          <w:t>تجزیه</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تحلیل</w:t>
        </w:r>
        <w:r w:rsidRPr="00EA65EA" w:rsidDel="005B79BD">
          <w:rPr>
            <w:rFonts w:cs="B Nazanin"/>
            <w:sz w:val="24"/>
            <w:szCs w:val="24"/>
            <w:rtl/>
            <w:lang w:bidi="fa-IR"/>
          </w:rPr>
          <w:t xml:space="preserve"> </w:t>
        </w:r>
        <w:r w:rsidRPr="00EA65EA" w:rsidDel="005B79BD">
          <w:rPr>
            <w:rFonts w:cs="B Nazanin" w:hint="cs"/>
            <w:sz w:val="24"/>
            <w:szCs w:val="24"/>
            <w:rtl/>
            <w:lang w:bidi="fa-IR"/>
          </w:rPr>
          <w:t>احساسات،</w:t>
        </w:r>
        <w:r w:rsidRPr="00EA65EA" w:rsidDel="005B79BD">
          <w:rPr>
            <w:rFonts w:cs="B Nazanin"/>
            <w:sz w:val="24"/>
            <w:szCs w:val="24"/>
            <w:rtl/>
            <w:lang w:bidi="fa-IR"/>
          </w:rPr>
          <w:t xml:space="preserve"> </w:t>
        </w:r>
        <w:r w:rsidRPr="00EA65EA" w:rsidDel="005B79BD">
          <w:rPr>
            <w:rFonts w:cs="B Nazanin" w:hint="cs"/>
            <w:sz w:val="24"/>
            <w:szCs w:val="24"/>
            <w:rtl/>
            <w:lang w:bidi="fa-IR"/>
          </w:rPr>
          <w:t>خلاصه‌سازی</w:t>
        </w:r>
        <w:r w:rsidRPr="00EA65EA" w:rsidDel="005B79BD">
          <w:rPr>
            <w:rFonts w:cs="B Nazanin"/>
            <w:sz w:val="24"/>
            <w:szCs w:val="24"/>
            <w:rtl/>
            <w:lang w:bidi="fa-IR"/>
          </w:rPr>
          <w:t xml:space="preserve"> </w:t>
        </w:r>
        <w:r w:rsidRPr="00EA65EA" w:rsidDel="005B79BD">
          <w:rPr>
            <w:rFonts w:cs="B Nazanin" w:hint="cs"/>
            <w:sz w:val="24"/>
            <w:szCs w:val="24"/>
            <w:rtl/>
            <w:lang w:bidi="fa-IR"/>
          </w:rPr>
          <w:t>اسناد،</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مدل‌سازی</w:t>
        </w:r>
        <w:r w:rsidRPr="00EA65EA" w:rsidDel="005B79BD">
          <w:rPr>
            <w:rFonts w:cs="B Nazanin"/>
            <w:sz w:val="24"/>
            <w:szCs w:val="24"/>
            <w:rtl/>
            <w:lang w:bidi="fa-IR"/>
          </w:rPr>
          <w:t xml:space="preserve"> </w:t>
        </w:r>
        <w:r w:rsidRPr="00EA65EA" w:rsidDel="005B79BD">
          <w:rPr>
            <w:rFonts w:cs="B Nazanin" w:hint="cs"/>
            <w:sz w:val="24"/>
            <w:szCs w:val="24"/>
            <w:rtl/>
            <w:lang w:bidi="fa-IR"/>
          </w:rPr>
          <w:t>ارتباط</w:t>
        </w:r>
        <w:r w:rsidRPr="00EA65EA" w:rsidDel="005B79BD">
          <w:rPr>
            <w:rFonts w:cs="B Nazanin"/>
            <w:sz w:val="24"/>
            <w:szCs w:val="24"/>
            <w:rtl/>
            <w:lang w:bidi="fa-IR"/>
          </w:rPr>
          <w:t xml:space="preserve"> </w:t>
        </w:r>
        <w:r w:rsidRPr="00EA65EA" w:rsidDel="005B79BD">
          <w:rPr>
            <w:rFonts w:cs="B Nazanin" w:hint="cs"/>
            <w:sz w:val="24"/>
            <w:szCs w:val="24"/>
            <w:rtl/>
            <w:lang w:bidi="fa-IR"/>
          </w:rPr>
          <w:t>میان</w:t>
        </w:r>
        <w:r w:rsidRPr="00EA65EA" w:rsidDel="005B79BD">
          <w:rPr>
            <w:rFonts w:cs="B Nazanin"/>
            <w:sz w:val="24"/>
            <w:szCs w:val="24"/>
            <w:rtl/>
            <w:lang w:bidi="fa-IR"/>
          </w:rPr>
          <w:t xml:space="preserve"> </w:t>
        </w:r>
        <w:r w:rsidRPr="00EA65EA" w:rsidDel="005B79BD">
          <w:rPr>
            <w:rFonts w:cs="B Nazanin" w:hint="cs"/>
            <w:sz w:val="24"/>
            <w:szCs w:val="24"/>
            <w:rtl/>
            <w:lang w:bidi="fa-IR"/>
          </w:rPr>
          <w:t>موجودیت‌ها</w:t>
        </w:r>
        <w:r w:rsidRPr="00EA65EA" w:rsidDel="005B79BD">
          <w:rPr>
            <w:rFonts w:cs="B Nazanin"/>
            <w:sz w:val="24"/>
            <w:szCs w:val="24"/>
            <w:rtl/>
            <w:lang w:bidi="fa-IR"/>
          </w:rPr>
          <w:t xml:space="preserve"> </w:t>
        </w:r>
        <w:r w:rsidRPr="00EA65EA" w:rsidDel="005B79BD">
          <w:rPr>
            <w:rFonts w:cs="B Nazanin" w:hint="cs"/>
            <w:sz w:val="24"/>
            <w:szCs w:val="24"/>
            <w:rtl/>
            <w:lang w:bidi="fa-IR"/>
          </w:rPr>
          <w:t>است</w:t>
        </w:r>
        <w:r w:rsidRPr="00EA65EA" w:rsidDel="005B79BD">
          <w:rPr>
            <w:rFonts w:cs="B Nazanin"/>
            <w:sz w:val="24"/>
            <w:szCs w:val="24"/>
            <w:rtl/>
            <w:lang w:bidi="fa-IR"/>
          </w:rPr>
          <w:t xml:space="preserve">. </w:t>
        </w:r>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همچنین</w:t>
        </w:r>
        <w:r w:rsidRPr="00EA65EA" w:rsidDel="005B79BD">
          <w:rPr>
            <w:rFonts w:cs="B Nazanin"/>
            <w:sz w:val="24"/>
            <w:szCs w:val="24"/>
            <w:rtl/>
            <w:lang w:bidi="fa-IR"/>
          </w:rPr>
          <w:t xml:space="preserve"> </w:t>
        </w:r>
        <w:r w:rsidRPr="00EA65EA" w:rsidDel="005B79BD">
          <w:rPr>
            <w:rFonts w:cs="B Nazanin" w:hint="cs"/>
            <w:sz w:val="24"/>
            <w:szCs w:val="24"/>
            <w:rtl/>
            <w:lang w:bidi="fa-IR"/>
          </w:rPr>
          <w:t>شامل</w:t>
        </w:r>
        <w:r w:rsidRPr="00EA65EA" w:rsidDel="005B79BD">
          <w:rPr>
            <w:rFonts w:cs="B Nazanin"/>
            <w:sz w:val="24"/>
            <w:szCs w:val="24"/>
            <w:rtl/>
            <w:lang w:bidi="fa-IR"/>
          </w:rPr>
          <w:t xml:space="preserve"> </w:t>
        </w:r>
        <w:r w:rsidRPr="00EA65EA" w:rsidDel="005B79BD">
          <w:rPr>
            <w:rFonts w:cs="B Nazanin" w:hint="cs"/>
            <w:sz w:val="24"/>
            <w:szCs w:val="24"/>
            <w:rtl/>
            <w:lang w:bidi="fa-IR"/>
          </w:rPr>
          <w:t>بازیابی</w:t>
        </w:r>
        <w:r w:rsidRPr="00EA65EA" w:rsidDel="005B79BD">
          <w:rPr>
            <w:rFonts w:cs="B Nazanin"/>
            <w:sz w:val="24"/>
            <w:szCs w:val="24"/>
            <w:rtl/>
            <w:lang w:bidi="fa-IR"/>
          </w:rPr>
          <w:t xml:space="preserve"> </w:t>
        </w:r>
        <w:r w:rsidRPr="00EA65EA" w:rsidDel="005B79BD">
          <w:rPr>
            <w:rFonts w:cs="B Nazanin" w:hint="cs"/>
            <w:sz w:val="24"/>
            <w:szCs w:val="24"/>
            <w:rtl/>
            <w:lang w:bidi="fa-IR"/>
          </w:rPr>
          <w:t>اطلاعات،</w:t>
        </w:r>
        <w:r w:rsidRPr="00EA65EA" w:rsidDel="005B79BD">
          <w:rPr>
            <w:rFonts w:cs="B Nazanin"/>
            <w:sz w:val="24"/>
            <w:szCs w:val="24"/>
            <w:rtl/>
            <w:lang w:bidi="fa-IR"/>
          </w:rPr>
          <w:t xml:space="preserve"> </w:t>
        </w:r>
        <w:r w:rsidRPr="00EA65EA" w:rsidDel="005B79BD">
          <w:rPr>
            <w:rFonts w:cs="B Nazanin" w:hint="cs"/>
            <w:sz w:val="24"/>
            <w:szCs w:val="24"/>
            <w:rtl/>
            <w:lang w:bidi="fa-IR"/>
          </w:rPr>
          <w:t>تحلیل</w:t>
        </w:r>
        <w:r w:rsidRPr="00EA65EA" w:rsidDel="005B79BD">
          <w:rPr>
            <w:rFonts w:cs="B Nazanin"/>
            <w:sz w:val="24"/>
            <w:szCs w:val="24"/>
            <w:rtl/>
            <w:lang w:bidi="fa-IR"/>
          </w:rPr>
          <w:t xml:space="preserve"> </w:t>
        </w:r>
        <w:r w:rsidRPr="00EA65EA" w:rsidDel="005B79BD">
          <w:rPr>
            <w:rFonts w:cs="B Nazanin" w:hint="cs"/>
            <w:sz w:val="24"/>
            <w:szCs w:val="24"/>
            <w:rtl/>
            <w:lang w:bidi="fa-IR"/>
          </w:rPr>
          <w:t>لغوی</w:t>
        </w:r>
        <w:r w:rsidRPr="00EA65EA" w:rsidDel="005B79BD">
          <w:rPr>
            <w:rFonts w:cs="B Nazanin"/>
            <w:sz w:val="24"/>
            <w:szCs w:val="24"/>
            <w:rtl/>
            <w:lang w:bidi="fa-IR"/>
          </w:rPr>
          <w:t xml:space="preserve"> </w:t>
        </w:r>
        <w:r w:rsidRPr="00EA65EA" w:rsidDel="005B79BD">
          <w:rPr>
            <w:rFonts w:cs="B Nazanin" w:hint="cs"/>
            <w:sz w:val="24"/>
            <w:szCs w:val="24"/>
            <w:rtl/>
            <w:lang w:bidi="fa-IR"/>
          </w:rPr>
          <w:t>برای</w:t>
        </w:r>
        <w:r w:rsidRPr="00EA65EA" w:rsidDel="005B79BD">
          <w:rPr>
            <w:rFonts w:cs="B Nazanin"/>
            <w:sz w:val="24"/>
            <w:szCs w:val="24"/>
            <w:rtl/>
            <w:lang w:bidi="fa-IR"/>
          </w:rPr>
          <w:t xml:space="preserve"> </w:t>
        </w:r>
        <w:r w:rsidRPr="00EA65EA" w:rsidDel="005B79BD">
          <w:rPr>
            <w:rFonts w:cs="B Nazanin" w:hint="cs"/>
            <w:sz w:val="24"/>
            <w:szCs w:val="24"/>
            <w:rtl/>
            <w:lang w:bidi="fa-IR"/>
          </w:rPr>
          <w:t>بررسی</w:t>
        </w:r>
        <w:r w:rsidRPr="00EA65EA" w:rsidDel="005B79BD">
          <w:rPr>
            <w:rFonts w:cs="B Nazanin"/>
            <w:sz w:val="24"/>
            <w:szCs w:val="24"/>
            <w:rtl/>
            <w:lang w:bidi="fa-IR"/>
          </w:rPr>
          <w:t xml:space="preserve"> </w:t>
        </w:r>
        <w:r w:rsidRPr="00EA65EA" w:rsidDel="005B79BD">
          <w:rPr>
            <w:rFonts w:cs="B Nazanin" w:hint="cs"/>
            <w:sz w:val="24"/>
            <w:szCs w:val="24"/>
            <w:rtl/>
            <w:lang w:bidi="fa-IR"/>
          </w:rPr>
          <w:t>توزیع</w:t>
        </w:r>
        <w:r w:rsidRPr="00EA65EA" w:rsidDel="005B79BD">
          <w:rPr>
            <w:rFonts w:cs="B Nazanin"/>
            <w:sz w:val="24"/>
            <w:szCs w:val="24"/>
            <w:rtl/>
            <w:lang w:bidi="fa-IR"/>
          </w:rPr>
          <w:t xml:space="preserve"> </w:t>
        </w:r>
        <w:r w:rsidRPr="00EA65EA" w:rsidDel="005B79BD">
          <w:rPr>
            <w:rFonts w:cs="B Nazanin" w:hint="cs"/>
            <w:sz w:val="24"/>
            <w:szCs w:val="24"/>
            <w:rtl/>
            <w:lang w:bidi="fa-IR"/>
          </w:rPr>
          <w:t>فرکانس</w:t>
        </w:r>
        <w:r w:rsidRPr="00EA65EA" w:rsidDel="005B79BD">
          <w:rPr>
            <w:rFonts w:cs="B Nazanin"/>
            <w:sz w:val="24"/>
            <w:szCs w:val="24"/>
            <w:rtl/>
            <w:lang w:bidi="fa-IR"/>
          </w:rPr>
          <w:t xml:space="preserve"> </w:t>
        </w:r>
        <w:r w:rsidRPr="00EA65EA" w:rsidDel="005B79BD">
          <w:rPr>
            <w:rFonts w:cs="B Nazanin" w:hint="cs"/>
            <w:sz w:val="24"/>
            <w:szCs w:val="24"/>
            <w:rtl/>
            <w:lang w:bidi="fa-IR"/>
          </w:rPr>
          <w:t>کلمات،</w:t>
        </w:r>
        <w:r w:rsidRPr="00EA65EA" w:rsidDel="005B79BD">
          <w:rPr>
            <w:rFonts w:cs="B Nazanin"/>
            <w:sz w:val="24"/>
            <w:szCs w:val="24"/>
            <w:rtl/>
            <w:lang w:bidi="fa-IR"/>
          </w:rPr>
          <w:t xml:space="preserve"> </w:t>
        </w:r>
        <w:r w:rsidRPr="00EA65EA" w:rsidDel="005B79BD">
          <w:rPr>
            <w:rFonts w:cs="B Nazanin" w:hint="cs"/>
            <w:sz w:val="24"/>
            <w:szCs w:val="24"/>
            <w:rtl/>
            <w:lang w:bidi="fa-IR"/>
          </w:rPr>
          <w:t>شناخت</w:t>
        </w:r>
        <w:r w:rsidRPr="00EA65EA" w:rsidDel="005B79BD">
          <w:rPr>
            <w:rFonts w:cs="B Nazanin"/>
            <w:sz w:val="24"/>
            <w:szCs w:val="24"/>
            <w:rtl/>
            <w:lang w:bidi="fa-IR"/>
          </w:rPr>
          <w:t xml:space="preserve"> </w:t>
        </w:r>
        <w:r w:rsidRPr="00EA65EA" w:rsidDel="005B79BD">
          <w:rPr>
            <w:rFonts w:cs="B Nazanin" w:hint="cs"/>
            <w:sz w:val="24"/>
            <w:szCs w:val="24"/>
            <w:rtl/>
            <w:lang w:bidi="fa-IR"/>
          </w:rPr>
          <w:t>الگوها،</w:t>
        </w:r>
        <w:r w:rsidRPr="00EA65EA" w:rsidDel="005B79BD">
          <w:rPr>
            <w:rFonts w:cs="B Nazanin"/>
            <w:sz w:val="24"/>
            <w:szCs w:val="24"/>
            <w:rtl/>
            <w:lang w:bidi="fa-IR"/>
          </w:rPr>
          <w:t xml:space="preserve"> </w:t>
        </w:r>
        <w:r w:rsidRPr="00EA65EA" w:rsidDel="005B79BD">
          <w:rPr>
            <w:rFonts w:cs="B Nazanin" w:hint="cs"/>
            <w:sz w:val="24"/>
            <w:szCs w:val="24"/>
            <w:rtl/>
            <w:lang w:bidi="fa-IR"/>
          </w:rPr>
          <w:t>برچسب‌گذاری،</w:t>
        </w:r>
        <w:r w:rsidRPr="00EA65EA" w:rsidDel="005B79BD">
          <w:rPr>
            <w:rFonts w:cs="B Nazanin"/>
            <w:sz w:val="24"/>
            <w:szCs w:val="24"/>
            <w:rtl/>
            <w:lang w:bidi="fa-IR"/>
          </w:rPr>
          <w:t xml:space="preserve"> </w:t>
        </w:r>
        <w:r w:rsidRPr="00EA65EA" w:rsidDel="005B79BD">
          <w:rPr>
            <w:rFonts w:cs="B Nazanin" w:hint="cs"/>
            <w:sz w:val="24"/>
            <w:szCs w:val="24"/>
            <w:rtl/>
            <w:lang w:bidi="fa-IR"/>
          </w:rPr>
          <w:t>استخراج</w:t>
        </w:r>
        <w:r w:rsidRPr="00EA65EA" w:rsidDel="005B79BD">
          <w:rPr>
            <w:rFonts w:cs="B Nazanin"/>
            <w:sz w:val="24"/>
            <w:szCs w:val="24"/>
            <w:rtl/>
            <w:lang w:bidi="fa-IR"/>
          </w:rPr>
          <w:t xml:space="preserve"> </w:t>
        </w:r>
        <w:r w:rsidRPr="00EA65EA" w:rsidDel="005B79BD">
          <w:rPr>
            <w:rFonts w:cs="B Nazanin" w:hint="cs"/>
            <w:sz w:val="24"/>
            <w:szCs w:val="24"/>
            <w:rtl/>
            <w:lang w:bidi="fa-IR"/>
          </w:rPr>
          <w:t>اطلاعات،</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تحلیل‌های</w:t>
        </w:r>
        <w:r w:rsidRPr="00EA65EA" w:rsidDel="005B79BD">
          <w:rPr>
            <w:rFonts w:cs="B Nazanin"/>
            <w:sz w:val="24"/>
            <w:szCs w:val="24"/>
            <w:rtl/>
            <w:lang w:bidi="fa-IR"/>
          </w:rPr>
          <w:t xml:space="preserve"> </w:t>
        </w:r>
        <w:r w:rsidRPr="00EA65EA" w:rsidDel="005B79BD">
          <w:rPr>
            <w:rFonts w:cs="B Nazanin" w:hint="cs"/>
            <w:sz w:val="24"/>
            <w:szCs w:val="24"/>
            <w:rtl/>
            <w:lang w:bidi="fa-IR"/>
          </w:rPr>
          <w:t>پیش‌بینی‌کننده</w:t>
        </w:r>
        <w:r w:rsidRPr="00EA65EA" w:rsidDel="005B79BD">
          <w:rPr>
            <w:rFonts w:cs="B Nazanin"/>
            <w:sz w:val="24"/>
            <w:szCs w:val="24"/>
            <w:rtl/>
            <w:lang w:bidi="fa-IR"/>
          </w:rPr>
          <w:t xml:space="preserve"> </w:t>
        </w:r>
        <w:r w:rsidRPr="00EA65EA" w:rsidDel="005B79BD">
          <w:rPr>
            <w:rFonts w:cs="B Nazanin" w:hint="cs"/>
            <w:sz w:val="24"/>
            <w:szCs w:val="24"/>
            <w:rtl/>
            <w:lang w:bidi="fa-IR"/>
          </w:rPr>
          <w:t>است</w:t>
        </w:r>
        <w:r w:rsidRPr="00EA65EA" w:rsidDel="005B79BD">
          <w:rPr>
            <w:rFonts w:cs="B Nazanin"/>
            <w:sz w:val="24"/>
            <w:szCs w:val="24"/>
            <w:rtl/>
            <w:lang w:bidi="fa-IR"/>
          </w:rPr>
          <w:t xml:space="preserve">. </w:t>
        </w:r>
        <w:r w:rsidRPr="00EA65EA" w:rsidDel="005B79BD">
          <w:rPr>
            <w:rFonts w:cs="B Nazanin" w:hint="cs"/>
            <w:sz w:val="24"/>
            <w:szCs w:val="24"/>
            <w:rtl/>
            <w:lang w:bidi="fa-IR"/>
          </w:rPr>
          <w:t>هدف</w:t>
        </w:r>
        <w:r w:rsidRPr="00EA65EA" w:rsidDel="005B79BD">
          <w:rPr>
            <w:rFonts w:cs="B Nazanin"/>
            <w:sz w:val="24"/>
            <w:szCs w:val="24"/>
            <w:rtl/>
            <w:lang w:bidi="fa-IR"/>
          </w:rPr>
          <w:t xml:space="preserve"> </w:t>
        </w:r>
        <w:r w:rsidRPr="00EA65EA" w:rsidDel="005B79BD">
          <w:rPr>
            <w:rFonts w:cs="B Nazanin" w:hint="cs"/>
            <w:sz w:val="24"/>
            <w:szCs w:val="24"/>
            <w:rtl/>
            <w:lang w:bidi="fa-IR"/>
          </w:rPr>
          <w:t>نهایی</w:t>
        </w:r>
        <w:r w:rsidRPr="00EA65EA" w:rsidDel="005B79BD">
          <w:rPr>
            <w:rFonts w:cs="B Nazanin"/>
            <w:sz w:val="24"/>
            <w:szCs w:val="24"/>
            <w:rtl/>
            <w:lang w:bidi="fa-IR"/>
          </w:rPr>
          <w:t xml:space="preserve"> </w:t>
        </w:r>
        <w:r w:rsidRPr="00EA65EA" w:rsidDel="005B79BD">
          <w:rPr>
            <w:rFonts w:cs="B Nazanin" w:hint="cs"/>
            <w:sz w:val="24"/>
            <w:szCs w:val="24"/>
            <w:rtl/>
            <w:lang w:bidi="fa-IR"/>
          </w:rPr>
          <w:t>متن‌کاوی</w:t>
        </w:r>
        <w:r w:rsidRPr="00EA65EA" w:rsidDel="005B79BD">
          <w:rPr>
            <w:rFonts w:cs="B Nazanin"/>
            <w:sz w:val="24"/>
            <w:szCs w:val="24"/>
            <w:rtl/>
            <w:lang w:bidi="fa-IR"/>
          </w:rPr>
          <w:t xml:space="preserve"> </w:t>
        </w:r>
        <w:r w:rsidRPr="00EA65EA" w:rsidDel="005B79BD">
          <w:rPr>
            <w:rFonts w:cs="B Nazanin" w:hint="cs"/>
            <w:sz w:val="24"/>
            <w:szCs w:val="24"/>
            <w:rtl/>
            <w:lang w:bidi="fa-IR"/>
          </w:rPr>
          <w:t>تبدیل</w:t>
        </w:r>
        <w:r w:rsidRPr="00EA65EA" w:rsidDel="005B79BD">
          <w:rPr>
            <w:rFonts w:cs="B Nazanin"/>
            <w:sz w:val="24"/>
            <w:szCs w:val="24"/>
            <w:rtl/>
            <w:lang w:bidi="fa-IR"/>
          </w:rPr>
          <w:t xml:space="preserve"> </w:t>
        </w:r>
        <w:r w:rsidRPr="00EA65EA" w:rsidDel="005B79BD">
          <w:rPr>
            <w:rFonts w:cs="B Nazanin" w:hint="cs"/>
            <w:sz w:val="24"/>
            <w:szCs w:val="24"/>
            <w:rtl/>
            <w:lang w:bidi="fa-IR"/>
          </w:rPr>
          <w:t>متن‌های</w:t>
        </w:r>
        <w:r w:rsidRPr="00EA65EA" w:rsidDel="005B79BD">
          <w:rPr>
            <w:rFonts w:cs="B Nazanin"/>
            <w:sz w:val="24"/>
            <w:szCs w:val="24"/>
            <w:rtl/>
            <w:lang w:bidi="fa-IR"/>
          </w:rPr>
          <w:t xml:space="preserve"> </w:t>
        </w:r>
        <w:r w:rsidRPr="00EA65EA" w:rsidDel="005B79BD">
          <w:rPr>
            <w:rFonts w:cs="B Nazanin" w:hint="cs"/>
            <w:sz w:val="24"/>
            <w:szCs w:val="24"/>
            <w:rtl/>
            <w:lang w:bidi="fa-IR"/>
          </w:rPr>
          <w:t>غیرساختاریافته</w:t>
        </w:r>
        <w:r w:rsidRPr="00EA65EA" w:rsidDel="005B79BD">
          <w:rPr>
            <w:rFonts w:cs="B Nazanin"/>
            <w:sz w:val="24"/>
            <w:szCs w:val="24"/>
            <w:rtl/>
            <w:lang w:bidi="fa-IR"/>
          </w:rPr>
          <w:t xml:space="preserve"> </w:t>
        </w:r>
        <w:r w:rsidRPr="00EA65EA" w:rsidDel="005B79BD">
          <w:rPr>
            <w:rFonts w:cs="B Nazanin" w:hint="cs"/>
            <w:sz w:val="24"/>
            <w:szCs w:val="24"/>
            <w:rtl/>
            <w:lang w:bidi="fa-IR"/>
          </w:rPr>
          <w:t>به</w:t>
        </w:r>
        <w:r w:rsidRPr="00EA65EA" w:rsidDel="005B79BD">
          <w:rPr>
            <w:rFonts w:cs="B Nazanin"/>
            <w:sz w:val="24"/>
            <w:szCs w:val="24"/>
            <w:rtl/>
            <w:lang w:bidi="fa-IR"/>
          </w:rPr>
          <w:t xml:space="preserve"> </w:t>
        </w:r>
        <w:r w:rsidRPr="00EA65EA" w:rsidDel="005B79BD">
          <w:rPr>
            <w:rFonts w:cs="B Nazanin" w:hint="cs"/>
            <w:sz w:val="24"/>
            <w:szCs w:val="24"/>
            <w:rtl/>
            <w:lang w:bidi="fa-IR"/>
          </w:rPr>
          <w:t>داده‌های</w:t>
        </w:r>
        <w:r w:rsidRPr="00EA65EA" w:rsidDel="005B79BD">
          <w:rPr>
            <w:rFonts w:cs="B Nazanin"/>
            <w:sz w:val="24"/>
            <w:szCs w:val="24"/>
            <w:rtl/>
            <w:lang w:bidi="fa-IR"/>
          </w:rPr>
          <w:t xml:space="preserve"> </w:t>
        </w:r>
        <w:r w:rsidRPr="00EA65EA" w:rsidDel="005B79BD">
          <w:rPr>
            <w:rFonts w:cs="B Nazanin" w:hint="cs"/>
            <w:sz w:val="24"/>
            <w:szCs w:val="24"/>
            <w:rtl/>
            <w:lang w:bidi="fa-IR"/>
          </w:rPr>
          <w:t>قابل</w:t>
        </w:r>
        <w:r w:rsidRPr="00EA65EA" w:rsidDel="005B79BD">
          <w:rPr>
            <w:rFonts w:cs="B Nazanin"/>
            <w:sz w:val="24"/>
            <w:szCs w:val="24"/>
            <w:rtl/>
            <w:lang w:bidi="fa-IR"/>
          </w:rPr>
          <w:t xml:space="preserve"> </w:t>
        </w:r>
        <w:r w:rsidRPr="00EA65EA" w:rsidDel="005B79BD">
          <w:rPr>
            <w:rFonts w:cs="B Nazanin" w:hint="cs"/>
            <w:sz w:val="24"/>
            <w:szCs w:val="24"/>
            <w:rtl/>
            <w:lang w:bidi="fa-IR"/>
          </w:rPr>
          <w:t>تحلیل</w:t>
        </w:r>
        <w:r w:rsidRPr="00EA65EA" w:rsidDel="005B79BD">
          <w:rPr>
            <w:rFonts w:cs="B Nazanin"/>
            <w:sz w:val="24"/>
            <w:szCs w:val="24"/>
            <w:rtl/>
            <w:lang w:bidi="fa-IR"/>
          </w:rPr>
          <w:t xml:space="preserve"> </w:t>
        </w:r>
        <w:r w:rsidRPr="00EA65EA" w:rsidDel="005B79BD">
          <w:rPr>
            <w:rFonts w:cs="B Nazanin" w:hint="cs"/>
            <w:sz w:val="24"/>
            <w:szCs w:val="24"/>
            <w:rtl/>
            <w:lang w:bidi="fa-IR"/>
          </w:rPr>
          <w:t>است،</w:t>
        </w:r>
        <w:r w:rsidRPr="00EA65EA" w:rsidDel="005B79BD">
          <w:rPr>
            <w:rFonts w:cs="B Nazanin"/>
            <w:sz w:val="24"/>
            <w:szCs w:val="24"/>
            <w:rtl/>
            <w:lang w:bidi="fa-IR"/>
          </w:rPr>
          <w:t xml:space="preserve"> </w:t>
        </w:r>
        <w:r w:rsidRPr="00EA65EA" w:rsidDel="005B79BD">
          <w:rPr>
            <w:rFonts w:cs="B Nazanin" w:hint="cs"/>
            <w:sz w:val="24"/>
            <w:szCs w:val="24"/>
            <w:rtl/>
            <w:lang w:bidi="fa-IR"/>
          </w:rPr>
          <w:t>که</w:t>
        </w:r>
        <w:r w:rsidRPr="00EA65EA" w:rsidDel="005B79BD">
          <w:rPr>
            <w:rFonts w:cs="B Nazanin"/>
            <w:sz w:val="24"/>
            <w:szCs w:val="24"/>
            <w:rtl/>
            <w:lang w:bidi="fa-IR"/>
          </w:rPr>
          <w:t xml:space="preserve"> </w:t>
        </w:r>
        <w:r w:rsidRPr="00EA65EA" w:rsidDel="005B79BD">
          <w:rPr>
            <w:rFonts w:cs="B Nazanin" w:hint="cs"/>
            <w:sz w:val="24"/>
            <w:szCs w:val="24"/>
            <w:rtl/>
            <w:lang w:bidi="fa-IR"/>
          </w:rPr>
          <w:t>این</w:t>
        </w:r>
        <w:r w:rsidRPr="00EA65EA" w:rsidDel="005B79BD">
          <w:rPr>
            <w:rFonts w:cs="B Nazanin"/>
            <w:sz w:val="24"/>
            <w:szCs w:val="24"/>
            <w:rtl/>
            <w:lang w:bidi="fa-IR"/>
          </w:rPr>
          <w:t xml:space="preserve"> </w:t>
        </w:r>
        <w:r w:rsidRPr="00EA65EA" w:rsidDel="005B79BD">
          <w:rPr>
            <w:rFonts w:cs="B Nazanin" w:hint="cs"/>
            <w:sz w:val="24"/>
            <w:szCs w:val="24"/>
            <w:rtl/>
            <w:lang w:bidi="fa-IR"/>
          </w:rPr>
          <w:t>کار</w:t>
        </w:r>
        <w:r w:rsidRPr="00EA65EA" w:rsidDel="005B79BD">
          <w:rPr>
            <w:rFonts w:cs="B Nazanin"/>
            <w:sz w:val="24"/>
            <w:szCs w:val="24"/>
            <w:rtl/>
            <w:lang w:bidi="fa-IR"/>
          </w:rPr>
          <w:t xml:space="preserve"> </w:t>
        </w:r>
        <w:r w:rsidRPr="00EA65EA" w:rsidDel="005B79BD">
          <w:rPr>
            <w:rFonts w:cs="B Nazanin" w:hint="cs"/>
            <w:sz w:val="24"/>
            <w:szCs w:val="24"/>
            <w:rtl/>
            <w:lang w:bidi="fa-IR"/>
          </w:rPr>
          <w:t>با</w:t>
        </w:r>
        <w:r w:rsidRPr="00EA65EA" w:rsidDel="005B79BD">
          <w:rPr>
            <w:rFonts w:cs="B Nazanin"/>
            <w:sz w:val="24"/>
            <w:szCs w:val="24"/>
            <w:rtl/>
            <w:lang w:bidi="fa-IR"/>
          </w:rPr>
          <w:t xml:space="preserve"> </w:t>
        </w:r>
        <w:r w:rsidRPr="00EA65EA" w:rsidDel="005B79BD">
          <w:rPr>
            <w:rFonts w:cs="B Nazanin" w:hint="cs"/>
            <w:sz w:val="24"/>
            <w:szCs w:val="24"/>
            <w:rtl/>
            <w:lang w:bidi="fa-IR"/>
          </w:rPr>
          <w:t>استفاده</w:t>
        </w:r>
        <w:r w:rsidRPr="00EA65EA" w:rsidDel="005B79BD">
          <w:rPr>
            <w:rFonts w:cs="B Nazanin"/>
            <w:sz w:val="24"/>
            <w:szCs w:val="24"/>
            <w:rtl/>
            <w:lang w:bidi="fa-IR"/>
          </w:rPr>
          <w:t xml:space="preserve"> </w:t>
        </w:r>
        <w:r w:rsidRPr="00EA65EA" w:rsidDel="005B79BD">
          <w:rPr>
            <w:rFonts w:cs="B Nazanin" w:hint="cs"/>
            <w:sz w:val="24"/>
            <w:szCs w:val="24"/>
            <w:rtl/>
            <w:lang w:bidi="fa-IR"/>
          </w:rPr>
          <w:t>از</w:t>
        </w:r>
        <w:r w:rsidRPr="00EA65EA" w:rsidDel="005B79BD">
          <w:rPr>
            <w:rFonts w:cs="B Nazanin"/>
            <w:sz w:val="24"/>
            <w:szCs w:val="24"/>
            <w:rtl/>
            <w:lang w:bidi="fa-IR"/>
          </w:rPr>
          <w:t xml:space="preserve"> </w:t>
        </w:r>
        <w:r w:rsidRPr="00EA65EA" w:rsidDel="005B79BD">
          <w:rPr>
            <w:rFonts w:cs="B Nazanin" w:hint="cs"/>
            <w:sz w:val="24"/>
            <w:szCs w:val="24"/>
            <w:rtl/>
            <w:lang w:bidi="fa-IR"/>
          </w:rPr>
          <w:t>پردازش</w:t>
        </w:r>
        <w:r w:rsidRPr="00EA65EA" w:rsidDel="005B79BD">
          <w:rPr>
            <w:rFonts w:cs="B Nazanin"/>
            <w:sz w:val="24"/>
            <w:szCs w:val="24"/>
            <w:rtl/>
            <w:lang w:bidi="fa-IR"/>
          </w:rPr>
          <w:t xml:space="preserve"> </w:t>
        </w:r>
        <w:r w:rsidRPr="00EA65EA" w:rsidDel="005B79BD">
          <w:rPr>
            <w:rFonts w:cs="B Nazanin" w:hint="cs"/>
            <w:sz w:val="24"/>
            <w:szCs w:val="24"/>
            <w:rtl/>
            <w:lang w:bidi="fa-IR"/>
          </w:rPr>
          <w:t>زبان‌های</w:t>
        </w:r>
        <w:r w:rsidRPr="00EA65EA" w:rsidDel="005B79BD">
          <w:rPr>
            <w:rFonts w:cs="B Nazanin"/>
            <w:sz w:val="24"/>
            <w:szCs w:val="24"/>
            <w:rtl/>
            <w:lang w:bidi="fa-IR"/>
          </w:rPr>
          <w:t xml:space="preserve"> </w:t>
        </w:r>
        <w:r w:rsidRPr="00EA65EA" w:rsidDel="005B79BD">
          <w:rPr>
            <w:rFonts w:cs="B Nazanin" w:hint="cs"/>
            <w:sz w:val="24"/>
            <w:szCs w:val="24"/>
            <w:rtl/>
            <w:lang w:bidi="fa-IR"/>
          </w:rPr>
          <w:t>طبیعی</w:t>
        </w:r>
        <w:r w:rsidRPr="00EA65EA" w:rsidDel="005B79BD">
          <w:rPr>
            <w:rFonts w:cs="B Nazanin"/>
            <w:sz w:val="24"/>
            <w:szCs w:val="24"/>
            <w:rtl/>
            <w:lang w:bidi="fa-IR"/>
          </w:rPr>
          <w:t xml:space="preserve"> (</w:t>
        </w:r>
        <w:r w:rsidRPr="00EA65EA" w:rsidDel="005B79BD">
          <w:rPr>
            <w:rFonts w:cs="B Nazanin"/>
            <w:sz w:val="24"/>
            <w:szCs w:val="24"/>
            <w:lang w:bidi="fa-IR"/>
          </w:rPr>
          <w:t>NLP</w:t>
        </w:r>
        <w:r w:rsidRPr="00EA65EA" w:rsidDel="005B79BD">
          <w:rPr>
            <w:rFonts w:cs="B Nazanin"/>
            <w:sz w:val="24"/>
            <w:szCs w:val="24"/>
            <w:rtl/>
            <w:lang w:bidi="fa-IR"/>
          </w:rPr>
          <w:t xml:space="preserve">) </w:t>
        </w:r>
        <w:r w:rsidRPr="00EA65EA" w:rsidDel="005B79BD">
          <w:rPr>
            <w:rFonts w:cs="B Nazanin" w:hint="cs"/>
            <w:sz w:val="24"/>
            <w:szCs w:val="24"/>
            <w:rtl/>
            <w:lang w:bidi="fa-IR"/>
          </w:rPr>
          <w:t>و</w:t>
        </w:r>
        <w:r w:rsidRPr="00EA65EA" w:rsidDel="005B79BD">
          <w:rPr>
            <w:rFonts w:cs="B Nazanin"/>
            <w:sz w:val="24"/>
            <w:szCs w:val="24"/>
            <w:rtl/>
            <w:lang w:bidi="fa-IR"/>
          </w:rPr>
          <w:t xml:space="preserve"> </w:t>
        </w:r>
        <w:r w:rsidRPr="00EA65EA" w:rsidDel="005B79BD">
          <w:rPr>
            <w:rFonts w:cs="B Nazanin" w:hint="cs"/>
            <w:sz w:val="24"/>
            <w:szCs w:val="24"/>
            <w:rtl/>
            <w:lang w:bidi="fa-IR"/>
          </w:rPr>
          <w:t>تکنیک‌های</w:t>
        </w:r>
        <w:r w:rsidRPr="00EA65EA" w:rsidDel="005B79BD">
          <w:rPr>
            <w:rFonts w:cs="B Nazanin"/>
            <w:sz w:val="24"/>
            <w:szCs w:val="24"/>
            <w:rtl/>
            <w:lang w:bidi="fa-IR"/>
          </w:rPr>
          <w:t xml:space="preserve"> </w:t>
        </w:r>
        <w:r w:rsidRPr="00EA65EA" w:rsidDel="005B79BD">
          <w:rPr>
            <w:rFonts w:cs="B Nazanin" w:hint="cs"/>
            <w:sz w:val="24"/>
            <w:szCs w:val="24"/>
            <w:rtl/>
            <w:lang w:bidi="fa-IR"/>
          </w:rPr>
          <w:t>تحلیلی</w:t>
        </w:r>
        <w:r w:rsidRPr="00EA65EA" w:rsidDel="005B79BD">
          <w:rPr>
            <w:rFonts w:cs="B Nazanin"/>
            <w:sz w:val="24"/>
            <w:szCs w:val="24"/>
            <w:rtl/>
            <w:lang w:bidi="fa-IR"/>
          </w:rPr>
          <w:t xml:space="preserve"> </w:t>
        </w:r>
        <w:r w:rsidRPr="00EA65EA" w:rsidDel="005B79BD">
          <w:rPr>
            <w:rFonts w:cs="B Nazanin" w:hint="cs"/>
            <w:sz w:val="24"/>
            <w:szCs w:val="24"/>
            <w:rtl/>
            <w:lang w:bidi="fa-IR"/>
          </w:rPr>
          <w:t>مختلف</w:t>
        </w:r>
        <w:r w:rsidRPr="00EA65EA" w:rsidDel="005B79BD">
          <w:rPr>
            <w:rFonts w:cs="B Nazanin"/>
            <w:sz w:val="24"/>
            <w:szCs w:val="24"/>
            <w:rtl/>
            <w:lang w:bidi="fa-IR"/>
          </w:rPr>
          <w:t xml:space="preserve"> </w:t>
        </w:r>
        <w:r w:rsidRPr="00EA65EA" w:rsidDel="005B79BD">
          <w:rPr>
            <w:rFonts w:cs="B Nazanin" w:hint="cs"/>
            <w:sz w:val="24"/>
            <w:szCs w:val="24"/>
            <w:rtl/>
            <w:lang w:bidi="fa-IR"/>
          </w:rPr>
          <w:t>انجام</w:t>
        </w:r>
        <w:r w:rsidRPr="00EA65EA" w:rsidDel="005B79BD">
          <w:rPr>
            <w:rFonts w:cs="B Nazanin"/>
            <w:sz w:val="24"/>
            <w:szCs w:val="24"/>
            <w:rtl/>
            <w:lang w:bidi="fa-IR"/>
          </w:rPr>
          <w:t xml:space="preserve"> </w:t>
        </w:r>
        <w:r w:rsidRPr="00EA65EA" w:rsidDel="005B79BD">
          <w:rPr>
            <w:rFonts w:cs="B Nazanin" w:hint="cs"/>
            <w:sz w:val="24"/>
            <w:szCs w:val="24"/>
            <w:rtl/>
            <w:lang w:bidi="fa-IR"/>
          </w:rPr>
          <w:t>می‌شود</w:t>
        </w:r>
        <w:r w:rsidRPr="00EA65EA" w:rsidDel="005B79BD">
          <w:rPr>
            <w:rFonts w:cs="B Nazanin"/>
            <w:sz w:val="24"/>
            <w:szCs w:val="24"/>
            <w:rtl/>
            <w:lang w:bidi="fa-IR"/>
          </w:rPr>
          <w:t>.</w:t>
        </w:r>
        <w:r w:rsidRPr="00EA65EA" w:rsidDel="005B79BD">
          <w:rPr>
            <w:rFonts w:cs="B Nazanin" w:hint="cs"/>
            <w:sz w:val="24"/>
            <w:szCs w:val="24"/>
            <w:rtl/>
            <w:lang w:bidi="fa-IR"/>
          </w:rPr>
          <w:t xml:space="preserve">(جو </w:t>
        </w:r>
        <w:r w:rsidRPr="00EA65EA" w:rsidDel="005B79BD">
          <w:rPr>
            <w:rStyle w:val="FootnoteReference"/>
            <w:rFonts w:cs="B Nazanin"/>
            <w:sz w:val="24"/>
            <w:szCs w:val="24"/>
            <w:rtl/>
            <w:lang w:bidi="fa-IR"/>
          </w:rPr>
          <w:footnoteReference w:id="31"/>
        </w:r>
        <w:r w:rsidRPr="00EA65EA" w:rsidDel="005B79BD">
          <w:rPr>
            <w:rFonts w:cs="B Nazanin" w:hint="cs"/>
            <w:sz w:val="24"/>
            <w:szCs w:val="24"/>
            <w:rtl/>
            <w:lang w:bidi="fa-IR"/>
          </w:rPr>
          <w:t>، 2019 )</w:t>
        </w:r>
      </w:moveFrom>
    </w:p>
    <w:moveFromRangeEnd w:id="1481"/>
    <w:p w14:paraId="3E681BF8" w14:textId="1E054EBA" w:rsidR="00EE0501" w:rsidRPr="00EA65EA" w:rsidDel="00E61291" w:rsidRDefault="00EE0501" w:rsidP="00EA65EA">
      <w:pPr>
        <w:pStyle w:val="Heading1"/>
        <w:bidi/>
        <w:jc w:val="both"/>
        <w:rPr>
          <w:del w:id="1542" w:author="غزاله عرفانیان" w:date="2025-07-01T07:36:00Z" w16du:dateUtc="2025-07-01T04:06:00Z"/>
          <w:rFonts w:cs="B Nazanin"/>
          <w:b/>
          <w:bCs/>
          <w:color w:val="0D0D0D" w:themeColor="text1" w:themeTint="F2"/>
          <w:sz w:val="28"/>
          <w:szCs w:val="28"/>
          <w:rtl/>
        </w:rPr>
      </w:pPr>
      <w:del w:id="1543" w:author="غزاله عرفانیان" w:date="2025-07-01T07:36:00Z" w16du:dateUtc="2025-07-01T04:06:00Z">
        <w:r w:rsidRPr="00EA65EA" w:rsidDel="00E61291">
          <w:rPr>
            <w:rFonts w:cs="B Nazanin" w:hint="eastAsia"/>
            <w:b/>
            <w:bCs/>
            <w:color w:val="0D0D0D" w:themeColor="text1" w:themeTint="F2"/>
            <w:sz w:val="28"/>
            <w:szCs w:val="28"/>
            <w:rtl/>
          </w:rPr>
          <w:delText>پ</w:delText>
        </w:r>
        <w:r w:rsidRPr="00EA65EA" w:rsidDel="00E61291">
          <w:rPr>
            <w:rFonts w:cs="B Nazanin" w:hint="cs"/>
            <w:b/>
            <w:bCs/>
            <w:color w:val="0D0D0D" w:themeColor="text1" w:themeTint="F2"/>
            <w:sz w:val="28"/>
            <w:szCs w:val="28"/>
            <w:rtl/>
          </w:rPr>
          <w:delText>ی</w:delText>
        </w:r>
        <w:r w:rsidRPr="00EA65EA" w:rsidDel="00E61291">
          <w:rPr>
            <w:rFonts w:cs="B Nazanin" w:hint="eastAsia"/>
            <w:b/>
            <w:bCs/>
            <w:color w:val="0D0D0D" w:themeColor="text1" w:themeTint="F2"/>
            <w:sz w:val="28"/>
            <w:szCs w:val="28"/>
            <w:rtl/>
          </w:rPr>
          <w:delText>ش</w:delText>
        </w:r>
        <w:r w:rsidRPr="00EA65EA" w:rsidDel="00E61291">
          <w:rPr>
            <w:rFonts w:cs="B Nazanin" w:hint="cs"/>
            <w:b/>
            <w:bCs/>
            <w:color w:val="0D0D0D" w:themeColor="text1" w:themeTint="F2"/>
            <w:sz w:val="28"/>
            <w:szCs w:val="28"/>
            <w:rtl/>
          </w:rPr>
          <w:delText>ی</w:delText>
        </w:r>
        <w:r w:rsidRPr="00EA65EA" w:rsidDel="00E61291">
          <w:rPr>
            <w:rFonts w:cs="B Nazanin" w:hint="eastAsia"/>
            <w:b/>
            <w:bCs/>
            <w:color w:val="0D0D0D" w:themeColor="text1" w:themeTint="F2"/>
            <w:sz w:val="28"/>
            <w:szCs w:val="28"/>
            <w:rtl/>
          </w:rPr>
          <w:delText>نه</w:delText>
        </w:r>
        <w:r w:rsidRPr="00EA65EA" w:rsidDel="00E61291">
          <w:rPr>
            <w:rFonts w:cs="B Nazanin"/>
            <w:b/>
            <w:bCs/>
            <w:color w:val="0D0D0D" w:themeColor="text1" w:themeTint="F2"/>
            <w:sz w:val="28"/>
            <w:szCs w:val="28"/>
            <w:rtl/>
          </w:rPr>
          <w:delText xml:space="preserve"> </w:delText>
        </w:r>
        <w:r w:rsidRPr="00EA65EA" w:rsidDel="00E61291">
          <w:rPr>
            <w:rFonts w:cs="B Nazanin" w:hint="eastAsia"/>
            <w:b/>
            <w:bCs/>
            <w:color w:val="0D0D0D" w:themeColor="text1" w:themeTint="F2"/>
            <w:sz w:val="28"/>
            <w:szCs w:val="28"/>
            <w:rtl/>
          </w:rPr>
          <w:delText>پژوهش</w:delText>
        </w:r>
      </w:del>
      <w:ins w:id="1544" w:author="R" w:date="2025-05-27T21:49:00Z">
        <w:del w:id="1545" w:author="غزاله عرفانیان" w:date="2025-07-01T07:36:00Z" w16du:dateUtc="2025-07-01T04:06:00Z">
          <w:r w:rsidR="00A81A01" w:rsidDel="00E61291">
            <w:rPr>
              <w:rFonts w:cs="B Nazanin" w:hint="cs"/>
              <w:b/>
              <w:bCs/>
              <w:color w:val="0D0D0D" w:themeColor="text1" w:themeTint="F2"/>
              <w:sz w:val="28"/>
              <w:szCs w:val="28"/>
              <w:rtl/>
            </w:rPr>
            <w:delText xml:space="preserve">مروری بر پژوهشهای </w:delText>
          </w:r>
          <w:commentRangeStart w:id="1546"/>
          <w:r w:rsidR="00A81A01" w:rsidDel="00E61291">
            <w:rPr>
              <w:rFonts w:cs="B Nazanin" w:hint="cs"/>
              <w:b/>
              <w:bCs/>
              <w:color w:val="0D0D0D" w:themeColor="text1" w:themeTint="F2"/>
              <w:sz w:val="28"/>
              <w:szCs w:val="28"/>
              <w:rtl/>
            </w:rPr>
            <w:delText>پیشین</w:delText>
          </w:r>
          <w:commentRangeEnd w:id="1546"/>
          <w:r w:rsidR="00A81A01" w:rsidDel="00E61291">
            <w:rPr>
              <w:rStyle w:val="CommentReference"/>
              <w:rFonts w:asciiTheme="minorHAnsi" w:eastAsiaTheme="minorHAnsi" w:hAnsiTheme="minorHAnsi" w:cstheme="minorBidi"/>
              <w:color w:val="auto"/>
              <w:rtl/>
            </w:rPr>
            <w:commentReference w:id="1546"/>
          </w:r>
        </w:del>
      </w:ins>
      <w:del w:id="1547" w:author="غزاله عرفانیان" w:date="2025-07-01T07:36:00Z" w16du:dateUtc="2025-07-01T04:06:00Z">
        <w:r w:rsidRPr="00EA65EA" w:rsidDel="00E61291">
          <w:rPr>
            <w:rFonts w:cs="B Nazanin" w:hint="cs"/>
            <w:b/>
            <w:bCs/>
            <w:color w:val="0D0D0D" w:themeColor="text1" w:themeTint="F2"/>
            <w:sz w:val="28"/>
            <w:szCs w:val="28"/>
            <w:rtl/>
          </w:rPr>
          <w:delText>:</w:delText>
        </w:r>
      </w:del>
    </w:p>
    <w:p w14:paraId="3B05BD47" w14:textId="58842CDD" w:rsidR="00EE0501" w:rsidRPr="00EA65EA" w:rsidDel="00E61291" w:rsidRDefault="00EE0501" w:rsidP="00EA65EA">
      <w:pPr>
        <w:bidi/>
        <w:spacing w:line="276" w:lineRule="auto"/>
        <w:jc w:val="both"/>
        <w:rPr>
          <w:del w:id="1548" w:author="غزاله عرفانیان" w:date="2025-07-01T07:36:00Z" w16du:dateUtc="2025-07-01T04:06:00Z"/>
          <w:rFonts w:cs="B Nazanin"/>
          <w:sz w:val="24"/>
          <w:szCs w:val="24"/>
          <w:rtl/>
        </w:rPr>
      </w:pPr>
      <w:del w:id="1549"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بخش</w:delText>
        </w:r>
        <w:r w:rsidRPr="00EA65EA" w:rsidDel="00E61291">
          <w:rPr>
            <w:rFonts w:cs="B Nazanin"/>
            <w:sz w:val="24"/>
            <w:szCs w:val="24"/>
            <w:rtl/>
          </w:rPr>
          <w:delText xml:space="preserve"> </w:delText>
        </w:r>
        <w:r w:rsidRPr="00EA65EA" w:rsidDel="00E61291">
          <w:rPr>
            <w:rFonts w:cs="B Nazanin" w:hint="cs"/>
            <w:sz w:val="24"/>
            <w:szCs w:val="24"/>
            <w:rtl/>
          </w:rPr>
          <w:delText>پیشینه،</w:delText>
        </w:r>
        <w:r w:rsidRPr="00EA65EA" w:rsidDel="00E61291">
          <w:rPr>
            <w:rFonts w:cs="B Nazanin"/>
            <w:sz w:val="24"/>
            <w:szCs w:val="24"/>
            <w:rtl/>
          </w:rPr>
          <w:delText xml:space="preserve"> </w:delText>
        </w:r>
        <w:r w:rsidRPr="00EA65EA" w:rsidDel="00E61291">
          <w:rPr>
            <w:rFonts w:cs="B Nazanin" w:hint="cs"/>
            <w:sz w:val="24"/>
            <w:szCs w:val="24"/>
            <w:rtl/>
          </w:rPr>
          <w:delText>تلاش</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تا</w:delText>
        </w:r>
        <w:r w:rsidRPr="00EA65EA" w:rsidDel="00E61291">
          <w:rPr>
            <w:rFonts w:cs="B Nazanin"/>
            <w:sz w:val="24"/>
            <w:szCs w:val="24"/>
            <w:rtl/>
          </w:rPr>
          <w:delText xml:space="preserve"> </w:delText>
        </w:r>
        <w:r w:rsidRPr="00EA65EA" w:rsidDel="00E61291">
          <w:rPr>
            <w:rFonts w:cs="B Nazanin" w:hint="cs"/>
            <w:sz w:val="24"/>
            <w:szCs w:val="24"/>
            <w:rtl/>
          </w:rPr>
          <w:delText>ضمن</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پایگاه‌های</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داخلی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خارجی،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جستجو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موتورهای</w:delText>
        </w:r>
        <w:r w:rsidRPr="00EA65EA" w:rsidDel="00E61291">
          <w:rPr>
            <w:rFonts w:cs="B Nazanin"/>
            <w:sz w:val="24"/>
            <w:szCs w:val="24"/>
            <w:rtl/>
          </w:rPr>
          <w:delText xml:space="preserve"> </w:delText>
        </w:r>
        <w:r w:rsidRPr="00EA65EA" w:rsidDel="00E61291">
          <w:rPr>
            <w:rFonts w:cs="B Nazanin" w:hint="cs"/>
            <w:sz w:val="24"/>
            <w:szCs w:val="24"/>
            <w:rtl/>
          </w:rPr>
          <w:delText>کاوش</w:delText>
        </w:r>
        <w:r w:rsidRPr="00EA65EA" w:rsidDel="00E61291">
          <w:rPr>
            <w:rFonts w:cs="B Nazanin"/>
            <w:sz w:val="24"/>
            <w:szCs w:val="24"/>
            <w:rtl/>
          </w:rPr>
          <w:delText xml:space="preserve"> </w:delText>
        </w:r>
        <w:r w:rsidRPr="00EA65EA" w:rsidDel="00E61291">
          <w:rPr>
            <w:rFonts w:cs="B Nazanin" w:hint="cs"/>
            <w:sz w:val="24"/>
            <w:szCs w:val="24"/>
            <w:rtl/>
          </w:rPr>
          <w:delText>مختلف،</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مرتبط</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حاضر</w:delText>
        </w:r>
        <w:r w:rsidRPr="00EA65EA" w:rsidDel="00E61291">
          <w:rPr>
            <w:rFonts w:cs="B Nazanin"/>
            <w:sz w:val="24"/>
            <w:szCs w:val="24"/>
            <w:rtl/>
          </w:rPr>
          <w:delText xml:space="preserve"> </w:delText>
        </w:r>
        <w:r w:rsidRPr="00EA65EA" w:rsidDel="00E61291">
          <w:rPr>
            <w:rFonts w:cs="B Nazanin" w:hint="cs"/>
            <w:sz w:val="24"/>
            <w:szCs w:val="24"/>
            <w:rtl/>
          </w:rPr>
          <w:delText>شناسایی</w:delText>
        </w:r>
        <w:r w:rsidRPr="00EA65EA" w:rsidDel="00E61291">
          <w:rPr>
            <w:rFonts w:cs="B Nazanin"/>
            <w:sz w:val="24"/>
            <w:szCs w:val="24"/>
            <w:rtl/>
          </w:rPr>
          <w:delText xml:space="preserve"> </w:delText>
        </w:r>
        <w:r w:rsidRPr="00EA65EA" w:rsidDel="00E61291">
          <w:rPr>
            <w:rFonts w:cs="B Nazanin" w:hint="cs"/>
            <w:sz w:val="24"/>
            <w:szCs w:val="24"/>
            <w:rtl/>
          </w:rPr>
          <w:delText>شود</w:delText>
        </w:r>
        <w:r w:rsidRPr="00EA65EA" w:rsidDel="00E61291">
          <w:rPr>
            <w:rFonts w:cs="B Nazanin"/>
            <w:sz w:val="24"/>
            <w:szCs w:val="24"/>
            <w:rtl/>
          </w:rPr>
          <w:delText xml:space="preserve">. </w:delText>
        </w:r>
        <w:r w:rsidRPr="00EA65EA" w:rsidDel="00E61291">
          <w:rPr>
            <w:rFonts w:cs="B Nazanin" w:hint="cs"/>
            <w:sz w:val="24"/>
            <w:szCs w:val="24"/>
            <w:rtl/>
          </w:rPr>
          <w:delText>ابتدا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مرور</w:delText>
        </w:r>
        <w:r w:rsidRPr="00EA65EA" w:rsidDel="00E61291">
          <w:rPr>
            <w:rFonts w:cs="B Nazanin"/>
            <w:sz w:val="24"/>
            <w:szCs w:val="24"/>
            <w:rtl/>
          </w:rPr>
          <w:delText xml:space="preserve"> </w:delText>
        </w:r>
        <w:r w:rsidRPr="00EA65EA" w:rsidDel="00E61291">
          <w:rPr>
            <w:rFonts w:cs="B Nazanin" w:hint="cs"/>
            <w:sz w:val="24"/>
            <w:szCs w:val="24"/>
            <w:rtl/>
          </w:rPr>
          <w:delText>نوشتار</w:delText>
        </w:r>
        <w:r w:rsidRPr="00EA65EA" w:rsidDel="00E61291">
          <w:rPr>
            <w:rFonts w:cs="B Nazanin"/>
            <w:sz w:val="24"/>
            <w:szCs w:val="24"/>
            <w:rtl/>
          </w:rPr>
          <w:delText xml:space="preserve"> </w:delText>
        </w:r>
        <w:r w:rsidRPr="00EA65EA" w:rsidDel="00E61291">
          <w:rPr>
            <w:rFonts w:cs="B Nazanin" w:hint="cs"/>
            <w:sz w:val="24"/>
            <w:szCs w:val="24"/>
            <w:rtl/>
          </w:rPr>
          <w:delText>پیشینه‌های</w:delText>
        </w:r>
        <w:r w:rsidRPr="00EA65EA" w:rsidDel="00E61291">
          <w:rPr>
            <w:rFonts w:cs="B Nazanin"/>
            <w:sz w:val="24"/>
            <w:szCs w:val="24"/>
            <w:rtl/>
          </w:rPr>
          <w:delText xml:space="preserve"> </w:delText>
        </w:r>
        <w:r w:rsidRPr="00EA65EA" w:rsidDel="00E61291">
          <w:rPr>
            <w:rFonts w:cs="B Nazanin" w:hint="cs"/>
            <w:sz w:val="24"/>
            <w:szCs w:val="24"/>
            <w:rtl/>
          </w:rPr>
          <w:delText>داخل</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کشور</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سپس</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خارج</w:delText>
        </w:r>
        <w:r w:rsidRPr="00EA65EA" w:rsidDel="00E61291">
          <w:rPr>
            <w:rFonts w:cs="B Nazanin"/>
            <w:sz w:val="24"/>
            <w:szCs w:val="24"/>
            <w:rtl/>
          </w:rPr>
          <w:delText xml:space="preserve"> </w:delText>
        </w:r>
        <w:r w:rsidRPr="00EA65EA" w:rsidDel="00E61291">
          <w:rPr>
            <w:rFonts w:cs="B Nazanin" w:hint="cs"/>
            <w:sz w:val="24"/>
            <w:szCs w:val="24"/>
            <w:rtl/>
          </w:rPr>
          <w:delText>کشور</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گرفته‌اند</w:delText>
        </w:r>
        <w:r w:rsidRPr="00EA65EA" w:rsidDel="00E61291">
          <w:rPr>
            <w:rFonts w:cs="B Nazanin"/>
            <w:sz w:val="24"/>
            <w:szCs w:val="24"/>
            <w:rtl/>
          </w:rPr>
          <w:delText>.</w:delText>
        </w:r>
      </w:del>
    </w:p>
    <w:p w14:paraId="3A178E10" w14:textId="34E2EC4A" w:rsidR="008518A1" w:rsidRPr="00EA65EA" w:rsidDel="00E61291" w:rsidRDefault="008518A1" w:rsidP="00EA65EA">
      <w:pPr>
        <w:pStyle w:val="Heading1"/>
        <w:bidi/>
        <w:jc w:val="both"/>
        <w:rPr>
          <w:del w:id="1550" w:author="غزاله عرفانیان" w:date="2025-07-01T07:36:00Z" w16du:dateUtc="2025-07-01T04:06:00Z"/>
          <w:rFonts w:cs="B Nazanin"/>
          <w:b/>
          <w:bCs/>
          <w:color w:val="0D0D0D" w:themeColor="text1" w:themeTint="F2"/>
          <w:sz w:val="24"/>
          <w:szCs w:val="24"/>
          <w:rtl/>
        </w:rPr>
      </w:pPr>
      <w:del w:id="1551" w:author="غزاله عرفانیان" w:date="2025-07-01T07:36:00Z" w16du:dateUtc="2025-07-01T04:06:00Z">
        <w:r w:rsidRPr="00EA65EA" w:rsidDel="00E61291">
          <w:rPr>
            <w:rFonts w:cs="B Nazanin" w:hint="cs"/>
            <w:b/>
            <w:bCs/>
            <w:color w:val="0D0D0D" w:themeColor="text1" w:themeTint="F2"/>
            <w:sz w:val="24"/>
            <w:szCs w:val="24"/>
            <w:rtl/>
          </w:rPr>
          <w:delText>مروری بر پژوهش‏های داخل کشور:</w:delText>
        </w:r>
      </w:del>
    </w:p>
    <w:p w14:paraId="34B1CAF0" w14:textId="30E14D3F" w:rsidR="008518A1" w:rsidRPr="00EA65EA" w:rsidDel="00E61291" w:rsidRDefault="008518A1" w:rsidP="00EA65EA">
      <w:pPr>
        <w:bidi/>
        <w:spacing w:line="276" w:lineRule="auto"/>
        <w:jc w:val="both"/>
        <w:rPr>
          <w:del w:id="1552" w:author="غزاله عرفانیان" w:date="2025-07-01T07:36:00Z" w16du:dateUtc="2025-07-01T04:06:00Z"/>
          <w:rFonts w:cs="B Nazanin"/>
          <w:sz w:val="24"/>
          <w:szCs w:val="24"/>
          <w:rtl/>
        </w:rPr>
      </w:pPr>
      <w:del w:id="1553"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bookmarkStart w:id="1554" w:name="_Hlk165367767"/>
        <w:r w:rsidRPr="00EA65EA" w:rsidDel="00E61291">
          <w:rPr>
            <w:rFonts w:cs="B Nazanin" w:hint="cs"/>
            <w:sz w:val="24"/>
            <w:szCs w:val="24"/>
            <w:rtl/>
          </w:rPr>
          <w:delText>آزاد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منصوریان</w:delText>
        </w:r>
        <w:r w:rsidRPr="00EA65EA" w:rsidDel="00E61291">
          <w:rPr>
            <w:rFonts w:cs="B Nazanin"/>
            <w:sz w:val="24"/>
            <w:szCs w:val="24"/>
            <w:rtl/>
          </w:rPr>
          <w:delText xml:space="preserve"> (1380) </w:delText>
        </w:r>
        <w:bookmarkEnd w:id="1554"/>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گزیده‌ای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رساله‌های</w:delText>
        </w:r>
        <w:r w:rsidRPr="00EA65EA" w:rsidDel="00E61291">
          <w:rPr>
            <w:rFonts w:cs="B Nazanin"/>
            <w:sz w:val="24"/>
            <w:szCs w:val="24"/>
            <w:rtl/>
          </w:rPr>
          <w:delText xml:space="preserve"> </w:delText>
        </w:r>
        <w:r w:rsidRPr="00EA65EA" w:rsidDel="00E61291">
          <w:rPr>
            <w:rFonts w:cs="B Nazanin" w:hint="cs"/>
            <w:sz w:val="24"/>
            <w:szCs w:val="24"/>
            <w:rtl/>
          </w:rPr>
          <w:delText>دکتری</w:delText>
        </w:r>
        <w:r w:rsidRPr="00EA65EA" w:rsidDel="00E61291">
          <w:rPr>
            <w:rFonts w:cs="B Nazanin"/>
            <w:sz w:val="24"/>
            <w:szCs w:val="24"/>
            <w:rtl/>
          </w:rPr>
          <w:delText xml:space="preserve">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دانشگاه‌های</w:delText>
        </w:r>
        <w:r w:rsidRPr="00EA65EA" w:rsidDel="00E61291">
          <w:rPr>
            <w:rFonts w:cs="B Nazanin"/>
            <w:sz w:val="24"/>
            <w:szCs w:val="24"/>
            <w:rtl/>
          </w:rPr>
          <w:delText xml:space="preserve"> </w:delText>
        </w:r>
        <w:r w:rsidRPr="00EA65EA" w:rsidDel="00E61291">
          <w:rPr>
            <w:rFonts w:cs="B Nazanin" w:hint="cs"/>
            <w:sz w:val="24"/>
            <w:szCs w:val="24"/>
            <w:rtl/>
          </w:rPr>
          <w:delText>خارج</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کشور</w:delText>
        </w:r>
        <w:r w:rsidRPr="00EA65EA" w:rsidDel="00E61291">
          <w:rPr>
            <w:rFonts w:cs="B Nazanin"/>
            <w:sz w:val="24"/>
            <w:szCs w:val="24"/>
            <w:rtl/>
          </w:rPr>
          <w:delText xml:space="preserve"> (177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سال‌های</w:delText>
        </w:r>
        <w:r w:rsidRPr="00EA65EA" w:rsidDel="00E61291">
          <w:rPr>
            <w:rFonts w:cs="B Nazanin"/>
            <w:sz w:val="24"/>
            <w:szCs w:val="24"/>
            <w:rtl/>
          </w:rPr>
          <w:delText xml:space="preserve"> 1994 </w:delText>
        </w:r>
        <w:r w:rsidRPr="00EA65EA" w:rsidDel="00E61291">
          <w:rPr>
            <w:rFonts w:cs="B Nazanin" w:hint="cs"/>
            <w:sz w:val="24"/>
            <w:szCs w:val="24"/>
            <w:rtl/>
          </w:rPr>
          <w:delText>تا</w:delText>
        </w:r>
        <w:r w:rsidRPr="00EA65EA" w:rsidDel="00E61291">
          <w:rPr>
            <w:rFonts w:cs="B Nazanin"/>
            <w:sz w:val="24"/>
            <w:szCs w:val="24"/>
            <w:rtl/>
          </w:rPr>
          <w:delText xml:space="preserve"> 1999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گرایش</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رساله‌های</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ارتباطات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وابسته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اختصاص</w:delText>
        </w:r>
        <w:r w:rsidRPr="00EA65EA" w:rsidDel="00E61291">
          <w:rPr>
            <w:rFonts w:cs="B Nazanin"/>
            <w:sz w:val="24"/>
            <w:szCs w:val="24"/>
            <w:rtl/>
          </w:rPr>
          <w:delText xml:space="preserve"> </w:delText>
        </w:r>
        <w:r w:rsidRPr="00EA65EA" w:rsidDel="00E61291">
          <w:rPr>
            <w:rFonts w:cs="B Nazanin" w:hint="cs"/>
            <w:sz w:val="24"/>
            <w:szCs w:val="24"/>
            <w:rtl/>
          </w:rPr>
          <w:delText>دارد</w:delText>
        </w:r>
        <w:r w:rsidRPr="00EA65EA" w:rsidDel="00E61291">
          <w:rPr>
            <w:rFonts w:cs="B Nazanin"/>
            <w:sz w:val="24"/>
            <w:szCs w:val="24"/>
            <w:rtl/>
          </w:rPr>
          <w:delText xml:space="preserve">. </w:delText>
        </w:r>
        <w:r w:rsidRPr="00EA65EA" w:rsidDel="00E61291">
          <w:rPr>
            <w:rFonts w:cs="B Nazanin" w:hint="cs"/>
            <w:sz w:val="24"/>
            <w:szCs w:val="24"/>
            <w:rtl/>
          </w:rPr>
          <w:delText>علاوه</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علوم</w:delText>
        </w:r>
        <w:r w:rsidRPr="00EA65EA" w:rsidDel="00E61291">
          <w:rPr>
            <w:rFonts w:cs="B Nazanin"/>
            <w:sz w:val="24"/>
            <w:szCs w:val="24"/>
            <w:rtl/>
          </w:rPr>
          <w:delText xml:space="preserve"> </w:delText>
        </w:r>
        <w:r w:rsidRPr="00EA65EA" w:rsidDel="00E61291">
          <w:rPr>
            <w:rFonts w:cs="B Nazanin" w:hint="cs"/>
            <w:sz w:val="24"/>
            <w:szCs w:val="24"/>
            <w:rtl/>
          </w:rPr>
          <w:delText>رایانه‌ای</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رساله‌های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سال‌ها</w:delText>
        </w:r>
        <w:r w:rsidRPr="00EA65EA" w:rsidDel="00E61291">
          <w:rPr>
            <w:rFonts w:cs="B Nazanin"/>
            <w:sz w:val="24"/>
            <w:szCs w:val="24"/>
            <w:rtl/>
          </w:rPr>
          <w:delText xml:space="preserve"> </w:delText>
        </w:r>
        <w:r w:rsidRPr="00EA65EA" w:rsidDel="00E61291">
          <w:rPr>
            <w:rFonts w:cs="B Nazanin" w:hint="cs"/>
            <w:sz w:val="24"/>
            <w:szCs w:val="24"/>
            <w:rtl/>
          </w:rPr>
          <w:delText>داشته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del>
    </w:p>
    <w:p w14:paraId="23C32BD6" w14:textId="43262E47" w:rsidR="008518A1" w:rsidRPr="00EA65EA" w:rsidDel="00E61291" w:rsidRDefault="008518A1" w:rsidP="00EA65EA">
      <w:pPr>
        <w:bidi/>
        <w:spacing w:line="276" w:lineRule="auto"/>
        <w:jc w:val="both"/>
        <w:rPr>
          <w:del w:id="1555" w:author="غزاله عرفانیان" w:date="2025-07-01T07:36:00Z" w16du:dateUtc="2025-07-01T04:06:00Z"/>
          <w:rFonts w:cs="B Nazanin"/>
          <w:sz w:val="24"/>
          <w:szCs w:val="24"/>
          <w:rtl/>
        </w:rPr>
      </w:pPr>
      <w:bookmarkStart w:id="1556" w:name="_Hlk165367781"/>
      <w:del w:id="1557" w:author="غزاله عرفانیان" w:date="2025-07-01T07:36:00Z" w16du:dateUtc="2025-07-01T04:06:00Z">
        <w:r w:rsidRPr="00EA65EA" w:rsidDel="00E61291">
          <w:rPr>
            <w:rFonts w:cs="B Nazanin" w:hint="cs"/>
            <w:sz w:val="24"/>
            <w:szCs w:val="24"/>
            <w:rtl/>
          </w:rPr>
          <w:delText>محسن‌زاده</w:delText>
        </w:r>
        <w:r w:rsidRPr="00EA65EA" w:rsidDel="00E61291">
          <w:rPr>
            <w:rFonts w:cs="B Nazanin"/>
            <w:sz w:val="24"/>
            <w:szCs w:val="24"/>
            <w:rtl/>
          </w:rPr>
          <w:delText xml:space="preserve"> (1381) </w:delText>
        </w:r>
        <w:bookmarkEnd w:id="1556"/>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پایان‌نامه</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کشف</w:delText>
        </w:r>
        <w:r w:rsidRPr="00EA65EA" w:rsidDel="00E61291">
          <w:rPr>
            <w:rFonts w:cs="B Nazanin"/>
            <w:sz w:val="24"/>
            <w:szCs w:val="24"/>
            <w:rtl/>
          </w:rPr>
          <w:delText xml:space="preserve"> </w:delText>
        </w:r>
        <w:r w:rsidRPr="00EA65EA" w:rsidDel="00E61291">
          <w:rPr>
            <w:rFonts w:cs="B Nazanin" w:hint="cs"/>
            <w:sz w:val="24"/>
            <w:szCs w:val="24"/>
            <w:rtl/>
          </w:rPr>
          <w:delText>معادله‌ی</w:delText>
        </w:r>
        <w:r w:rsidRPr="00EA65EA" w:rsidDel="00E61291">
          <w:rPr>
            <w:rFonts w:cs="B Nazanin"/>
            <w:sz w:val="24"/>
            <w:szCs w:val="24"/>
            <w:rtl/>
          </w:rPr>
          <w:delText xml:space="preserve"> </w:delText>
        </w:r>
        <w:r w:rsidRPr="00EA65EA" w:rsidDel="00E61291">
          <w:rPr>
            <w:rFonts w:cs="B Nazanin" w:hint="cs"/>
            <w:sz w:val="24"/>
            <w:szCs w:val="24"/>
            <w:rtl/>
          </w:rPr>
          <w:delText>حاکم</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پایان‌نامه‌های</w:delText>
        </w:r>
        <w:r w:rsidRPr="00EA65EA" w:rsidDel="00E61291">
          <w:rPr>
            <w:rFonts w:cs="B Nazanin"/>
            <w:sz w:val="24"/>
            <w:szCs w:val="24"/>
            <w:rtl/>
          </w:rPr>
          <w:delText xml:space="preserve">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738 </w:delText>
        </w:r>
        <w:r w:rsidRPr="00EA65EA" w:rsidDel="00E61291">
          <w:rPr>
            <w:rFonts w:cs="B Nazanin" w:hint="cs"/>
            <w:sz w:val="24"/>
            <w:szCs w:val="24"/>
            <w:rtl/>
          </w:rPr>
          <w:delText>پایان‌نامه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رساله</w:delText>
        </w:r>
        <w:r w:rsidRPr="00EA65EA" w:rsidDel="00E61291">
          <w:rPr>
            <w:rFonts w:cs="B Nazanin"/>
            <w:sz w:val="24"/>
            <w:szCs w:val="24"/>
            <w:rtl/>
          </w:rPr>
          <w:delText xml:space="preserve"> </w:delText>
        </w:r>
        <w:r w:rsidRPr="00EA65EA" w:rsidDel="00E61291">
          <w:rPr>
            <w:rFonts w:cs="B Nazanin" w:hint="cs"/>
            <w:sz w:val="24"/>
            <w:szCs w:val="24"/>
            <w:rtl/>
          </w:rPr>
          <w:delText>دکتری</w:delText>
        </w:r>
        <w:r w:rsidRPr="00EA65EA" w:rsidDel="00E61291">
          <w:rPr>
            <w:rFonts w:cs="B Nazanin"/>
            <w:sz w:val="24"/>
            <w:szCs w:val="24"/>
            <w:rtl/>
          </w:rPr>
          <w:delText xml:space="preserve"> </w:delText>
        </w:r>
        <w:r w:rsidRPr="00EA65EA" w:rsidDel="00E61291">
          <w:rPr>
            <w:rFonts w:cs="B Nazanin" w:hint="cs"/>
            <w:sz w:val="24"/>
            <w:szCs w:val="24"/>
            <w:rtl/>
          </w:rPr>
          <w:delText>گروه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دانشگاه‌های</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آغاز</w:delText>
        </w:r>
        <w:r w:rsidRPr="00EA65EA" w:rsidDel="00E61291">
          <w:rPr>
            <w:rFonts w:cs="B Nazanin"/>
            <w:sz w:val="24"/>
            <w:szCs w:val="24"/>
            <w:rtl/>
          </w:rPr>
          <w:delText xml:space="preserve"> </w:delText>
        </w:r>
        <w:r w:rsidRPr="00EA65EA" w:rsidDel="00E61291">
          <w:rPr>
            <w:rFonts w:cs="B Nazanin" w:hint="cs"/>
            <w:sz w:val="24"/>
            <w:szCs w:val="24"/>
            <w:rtl/>
          </w:rPr>
          <w:delText>تأسیس</w:delText>
        </w:r>
        <w:r w:rsidRPr="00EA65EA" w:rsidDel="00E61291">
          <w:rPr>
            <w:rFonts w:cs="B Nazanin"/>
            <w:sz w:val="24"/>
            <w:szCs w:val="24"/>
            <w:rtl/>
          </w:rPr>
          <w:delText xml:space="preserve"> </w:delText>
        </w:r>
        <w:r w:rsidRPr="00EA65EA" w:rsidDel="00E61291">
          <w:rPr>
            <w:rFonts w:cs="B Nazanin" w:hint="cs"/>
            <w:sz w:val="24"/>
            <w:szCs w:val="24"/>
            <w:rtl/>
          </w:rPr>
          <w:delText>تا</w:delText>
        </w:r>
        <w:r w:rsidRPr="00EA65EA" w:rsidDel="00E61291">
          <w:rPr>
            <w:rFonts w:cs="B Nazanin"/>
            <w:sz w:val="24"/>
            <w:szCs w:val="24"/>
            <w:rtl/>
          </w:rPr>
          <w:delText xml:space="preserve"> </w:delText>
        </w:r>
        <w:r w:rsidRPr="00EA65EA" w:rsidDel="00E61291">
          <w:rPr>
            <w:rFonts w:cs="B Nazanin" w:hint="cs"/>
            <w:sz w:val="24"/>
            <w:szCs w:val="24"/>
            <w:rtl/>
          </w:rPr>
          <w:delText>پایان</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1378 </w:delText>
        </w:r>
        <w:r w:rsidRPr="00EA65EA" w:rsidDel="00E61291">
          <w:rPr>
            <w:rFonts w:cs="B Nazanin" w:hint="cs"/>
            <w:sz w:val="24"/>
            <w:szCs w:val="24"/>
            <w:rtl/>
          </w:rPr>
          <w:delText>پرداخت</w:delText>
        </w:r>
        <w:r w:rsidRPr="00EA65EA" w:rsidDel="00E61291">
          <w:rPr>
            <w:rFonts w:cs="B Nazanin"/>
            <w:sz w:val="24"/>
            <w:szCs w:val="24"/>
            <w:rtl/>
          </w:rPr>
          <w:delText xml:space="preserve">. </w:delText>
        </w:r>
        <w:r w:rsidRPr="00EA65EA" w:rsidDel="00E61291">
          <w:rPr>
            <w:rFonts w:cs="B Nazanin" w:hint="cs"/>
            <w:sz w:val="24"/>
            <w:szCs w:val="24"/>
            <w:rtl/>
          </w:rPr>
          <w:delText>نتیجه‌ی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بدین</w:delText>
        </w:r>
        <w:r w:rsidRPr="00EA65EA" w:rsidDel="00E61291">
          <w:rPr>
            <w:rFonts w:cs="B Nazanin"/>
            <w:sz w:val="24"/>
            <w:szCs w:val="24"/>
            <w:rtl/>
          </w:rPr>
          <w:delText xml:space="preserve"> </w:delText>
        </w:r>
        <w:r w:rsidRPr="00EA65EA" w:rsidDel="00E61291">
          <w:rPr>
            <w:rFonts w:cs="B Nazanin" w:hint="cs"/>
            <w:sz w:val="24"/>
            <w:szCs w:val="24"/>
            <w:rtl/>
          </w:rPr>
          <w:delText>شرح</w:delText>
        </w:r>
        <w:r w:rsidRPr="00EA65EA" w:rsidDel="00E61291">
          <w:rPr>
            <w:rFonts w:cs="B Nazanin"/>
            <w:sz w:val="24"/>
            <w:szCs w:val="24"/>
            <w:rtl/>
          </w:rPr>
          <w:delText xml:space="preserve"> </w:delText>
        </w:r>
        <w:r w:rsidRPr="00EA65EA" w:rsidDel="00E61291">
          <w:rPr>
            <w:rFonts w:cs="B Nazanin" w:hint="cs"/>
            <w:sz w:val="24"/>
            <w:szCs w:val="24"/>
            <w:rtl/>
          </w:rPr>
          <w:delText>بود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گروه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آرشیو</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مراکز</w:delText>
        </w:r>
        <w:r w:rsidRPr="00EA65EA" w:rsidDel="00E61291">
          <w:rPr>
            <w:rFonts w:cs="B Nazanin"/>
            <w:sz w:val="24"/>
            <w:szCs w:val="24"/>
            <w:rtl/>
          </w:rPr>
          <w:delText xml:space="preserve"> </w:delText>
        </w:r>
        <w:r w:rsidRPr="00EA65EA" w:rsidDel="00E61291">
          <w:rPr>
            <w:rFonts w:cs="B Nazanin" w:hint="cs"/>
            <w:sz w:val="24"/>
            <w:szCs w:val="24"/>
            <w:rtl/>
          </w:rPr>
          <w:delText>اطلاع</w:delText>
        </w:r>
        <w:r w:rsidRPr="00EA65EA" w:rsidDel="00E61291">
          <w:rPr>
            <w:rFonts w:cs="B Nazanin"/>
            <w:sz w:val="24"/>
            <w:szCs w:val="24"/>
            <w:rtl/>
          </w:rPr>
          <w:delText xml:space="preserve"> </w:delText>
        </w:r>
        <w:r w:rsidRPr="00EA65EA" w:rsidDel="00E61291">
          <w:rPr>
            <w:rFonts w:cs="B Nazanin" w:hint="cs"/>
            <w:sz w:val="24"/>
            <w:szCs w:val="24"/>
            <w:rtl/>
          </w:rPr>
          <w:delText>رسانی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دو</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سازمان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وضعیت</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w:delText>
        </w:r>
        <w:r w:rsidRPr="00EA65EA" w:rsidDel="00E61291">
          <w:rPr>
            <w:rFonts w:cs="B Nazanin"/>
            <w:sz w:val="24"/>
            <w:szCs w:val="24"/>
            <w:rtl/>
          </w:rPr>
          <w:delText xml:space="preserve"> </w:delText>
        </w:r>
        <w:r w:rsidRPr="00EA65EA" w:rsidDel="00E61291">
          <w:rPr>
            <w:rFonts w:cs="B Nazanin" w:hint="cs"/>
            <w:sz w:val="24"/>
            <w:szCs w:val="24"/>
            <w:rtl/>
          </w:rPr>
          <w:delText>آرشیوها</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مراکز</w:delText>
        </w:r>
        <w:r w:rsidRPr="00EA65EA" w:rsidDel="00E61291">
          <w:rPr>
            <w:rFonts w:cs="B Nazanin"/>
            <w:sz w:val="24"/>
            <w:szCs w:val="24"/>
            <w:rtl/>
          </w:rPr>
          <w:delText xml:space="preserve"> </w:delText>
        </w:r>
        <w:r w:rsidRPr="00EA65EA" w:rsidDel="00E61291">
          <w:rPr>
            <w:rFonts w:cs="B Nazanin" w:hint="cs"/>
            <w:sz w:val="24"/>
            <w:szCs w:val="24"/>
            <w:rtl/>
          </w:rPr>
          <w:delText>اطلاع</w:delText>
        </w:r>
        <w:r w:rsidRPr="00EA65EA" w:rsidDel="00E61291">
          <w:rPr>
            <w:rFonts w:cs="B Nazanin"/>
            <w:sz w:val="24"/>
            <w:szCs w:val="24"/>
            <w:rtl/>
          </w:rPr>
          <w:delText xml:space="preserve"> </w:delText>
        </w:r>
        <w:r w:rsidRPr="00EA65EA" w:rsidDel="00E61291">
          <w:rPr>
            <w:rFonts w:cs="B Nazanin" w:hint="cs"/>
            <w:sz w:val="24"/>
            <w:szCs w:val="24"/>
            <w:rtl/>
          </w:rPr>
          <w:delText>رسانی</w:delText>
        </w:r>
        <w:r w:rsidRPr="00EA65EA" w:rsidDel="00E61291">
          <w:rPr>
            <w:rFonts w:cs="B Nazanin"/>
            <w:sz w:val="24"/>
            <w:szCs w:val="24"/>
            <w:rtl/>
          </w:rPr>
          <w:delText xml:space="preserve">) </w:delText>
        </w:r>
        <w:r w:rsidRPr="00EA65EA" w:rsidDel="00E61291">
          <w:rPr>
            <w:rFonts w:cs="B Nazanin" w:hint="cs"/>
            <w:sz w:val="24"/>
            <w:szCs w:val="24"/>
            <w:rtl/>
          </w:rPr>
          <w:delText>هرگز</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طول</w:delText>
        </w:r>
        <w:r w:rsidRPr="00EA65EA" w:rsidDel="00E61291">
          <w:rPr>
            <w:rFonts w:cs="B Nazanin"/>
            <w:sz w:val="24"/>
            <w:szCs w:val="24"/>
            <w:rtl/>
          </w:rPr>
          <w:delText xml:space="preserve"> </w:delText>
        </w:r>
        <w:r w:rsidRPr="00EA65EA" w:rsidDel="00E61291">
          <w:rPr>
            <w:rFonts w:cs="B Nazanin" w:hint="cs"/>
            <w:sz w:val="24"/>
            <w:szCs w:val="24"/>
            <w:rtl/>
          </w:rPr>
          <w:delText>حیات</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دچار</w:delText>
        </w:r>
        <w:r w:rsidRPr="00EA65EA" w:rsidDel="00E61291">
          <w:rPr>
            <w:rFonts w:cs="B Nazanin"/>
            <w:sz w:val="24"/>
            <w:szCs w:val="24"/>
            <w:rtl/>
          </w:rPr>
          <w:delText xml:space="preserve"> </w:delText>
        </w:r>
        <w:r w:rsidRPr="00EA65EA" w:rsidDel="00E61291">
          <w:rPr>
            <w:rFonts w:cs="B Nazanin" w:hint="cs"/>
            <w:sz w:val="24"/>
            <w:szCs w:val="24"/>
            <w:rtl/>
          </w:rPr>
          <w:delText>زوال</w:delText>
        </w:r>
        <w:r w:rsidRPr="00EA65EA" w:rsidDel="00E61291">
          <w:rPr>
            <w:rFonts w:cs="B Nazanin"/>
            <w:sz w:val="24"/>
            <w:szCs w:val="24"/>
            <w:rtl/>
          </w:rPr>
          <w:delText xml:space="preserve"> </w:delText>
        </w:r>
        <w:r w:rsidRPr="00EA65EA" w:rsidDel="00E61291">
          <w:rPr>
            <w:rFonts w:cs="B Nazanin" w:hint="cs"/>
            <w:sz w:val="24"/>
            <w:szCs w:val="24"/>
            <w:rtl/>
          </w:rPr>
          <w:delText>نشدند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منحنی</w:delText>
        </w:r>
        <w:r w:rsidRPr="00EA65EA" w:rsidDel="00E61291">
          <w:rPr>
            <w:rFonts w:cs="B Nazanin"/>
            <w:sz w:val="24"/>
            <w:szCs w:val="24"/>
            <w:rtl/>
          </w:rPr>
          <w:delText xml:space="preserve"> </w:delText>
        </w:r>
        <w:r w:rsidRPr="00EA65EA" w:rsidDel="00E61291">
          <w:rPr>
            <w:rFonts w:cs="B Nazanin" w:hint="cs"/>
            <w:sz w:val="24"/>
            <w:szCs w:val="24"/>
            <w:rtl/>
          </w:rPr>
          <w:delText>زیست</w:delText>
        </w:r>
        <w:r w:rsidRPr="00EA65EA" w:rsidDel="00E61291">
          <w:rPr>
            <w:rFonts w:cs="B Nazanin"/>
            <w:sz w:val="24"/>
            <w:szCs w:val="24"/>
            <w:rtl/>
          </w:rPr>
          <w:delText xml:space="preserve"> </w:delText>
        </w:r>
        <w:r w:rsidRPr="00EA65EA" w:rsidDel="00E61291">
          <w:rPr>
            <w:rFonts w:cs="B Nazanin" w:hint="cs"/>
            <w:sz w:val="24"/>
            <w:szCs w:val="24"/>
            <w:rtl/>
          </w:rPr>
          <w:delText>برخی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دیگر</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منابع</w:delText>
        </w:r>
        <w:r w:rsidRPr="00EA65EA" w:rsidDel="00E61291">
          <w:rPr>
            <w:rFonts w:cs="B Nazanin"/>
            <w:sz w:val="24"/>
            <w:szCs w:val="24"/>
            <w:rtl/>
          </w:rPr>
          <w:delText xml:space="preserve"> </w:delText>
        </w:r>
        <w:r w:rsidRPr="00EA65EA" w:rsidDel="00E61291">
          <w:rPr>
            <w:rFonts w:cs="B Nazanin" w:hint="cs"/>
            <w:sz w:val="24"/>
            <w:szCs w:val="24"/>
            <w:rtl/>
          </w:rPr>
          <w:delText>مرجع</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سازماندهی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سمت</w:delText>
        </w:r>
        <w:r w:rsidRPr="00EA65EA" w:rsidDel="00E61291">
          <w:rPr>
            <w:rFonts w:cs="B Nazanin"/>
            <w:sz w:val="24"/>
            <w:szCs w:val="24"/>
            <w:rtl/>
          </w:rPr>
          <w:delText xml:space="preserve"> </w:delText>
        </w:r>
        <w:r w:rsidRPr="00EA65EA" w:rsidDel="00E61291">
          <w:rPr>
            <w:rFonts w:cs="B Nazanin" w:hint="cs"/>
            <w:sz w:val="24"/>
            <w:szCs w:val="24"/>
            <w:rtl/>
          </w:rPr>
          <w:delText>افول</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ادبیات</w:delText>
        </w:r>
        <w:r w:rsidRPr="00EA65EA" w:rsidDel="00E61291">
          <w:rPr>
            <w:rFonts w:cs="B Nazanin"/>
            <w:sz w:val="24"/>
            <w:szCs w:val="24"/>
            <w:rtl/>
          </w:rPr>
          <w:delText xml:space="preserve"> </w:delText>
        </w:r>
        <w:r w:rsidRPr="00EA65EA" w:rsidDel="00E61291">
          <w:rPr>
            <w:rFonts w:cs="B Nazanin" w:hint="cs"/>
            <w:sz w:val="24"/>
            <w:szCs w:val="24"/>
            <w:rtl/>
          </w:rPr>
          <w:delText>کودک</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نوجوان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فناوری‌های</w:delText>
        </w:r>
        <w:r w:rsidRPr="00EA65EA" w:rsidDel="00E61291">
          <w:rPr>
            <w:rFonts w:cs="B Nazanin"/>
            <w:sz w:val="24"/>
            <w:szCs w:val="24"/>
            <w:rtl/>
          </w:rPr>
          <w:delText xml:space="preserve"> </w:delText>
        </w:r>
        <w:r w:rsidRPr="00EA65EA" w:rsidDel="00E61291">
          <w:rPr>
            <w:rFonts w:cs="B Nazanin" w:hint="cs"/>
            <w:sz w:val="24"/>
            <w:szCs w:val="24"/>
            <w:rtl/>
          </w:rPr>
          <w:delText>نوین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علم‌سنجی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نوع</w:delText>
        </w:r>
        <w:r w:rsidRPr="00EA65EA" w:rsidDel="00E61291">
          <w:rPr>
            <w:rFonts w:cs="B Nazanin"/>
            <w:sz w:val="24"/>
            <w:szCs w:val="24"/>
            <w:rtl/>
          </w:rPr>
          <w:delText xml:space="preserve"> </w:delText>
        </w:r>
        <w:r w:rsidRPr="00EA65EA" w:rsidDel="00E61291">
          <w:rPr>
            <w:rFonts w:cs="B Nazanin" w:hint="cs"/>
            <w:sz w:val="24"/>
            <w:szCs w:val="24"/>
            <w:rtl/>
          </w:rPr>
          <w:delText>صعودی</w:delText>
        </w:r>
        <w:r w:rsidRPr="00EA65EA" w:rsidDel="00E61291">
          <w:rPr>
            <w:rFonts w:cs="B Nazanin"/>
            <w:sz w:val="24"/>
            <w:szCs w:val="24"/>
            <w:rtl/>
          </w:rPr>
          <w:delText xml:space="preserve"> </w:delText>
        </w:r>
        <w:r w:rsidRPr="00EA65EA" w:rsidDel="00E61291">
          <w:rPr>
            <w:rFonts w:cs="B Nazanin" w:hint="cs"/>
            <w:sz w:val="24"/>
            <w:szCs w:val="24"/>
            <w:rtl/>
          </w:rPr>
          <w:delText>بوده‌اند</w:delText>
        </w:r>
        <w:r w:rsidRPr="00EA65EA" w:rsidDel="00E61291">
          <w:rPr>
            <w:rFonts w:cs="B Nazanin"/>
            <w:sz w:val="24"/>
            <w:szCs w:val="24"/>
          </w:rPr>
          <w:delText>.</w:delText>
        </w:r>
      </w:del>
    </w:p>
    <w:p w14:paraId="117571A2" w14:textId="2424CA97" w:rsidR="008518A1" w:rsidRPr="00EA65EA" w:rsidDel="00E61291" w:rsidRDefault="008518A1" w:rsidP="00EA65EA">
      <w:pPr>
        <w:bidi/>
        <w:spacing w:line="276" w:lineRule="auto"/>
        <w:jc w:val="both"/>
        <w:rPr>
          <w:del w:id="1558" w:author="غزاله عرفانیان" w:date="2025-07-01T07:36:00Z" w16du:dateUtc="2025-07-01T04:06:00Z"/>
          <w:rFonts w:cs="B Nazanin"/>
          <w:sz w:val="24"/>
          <w:szCs w:val="24"/>
          <w:rtl/>
        </w:rPr>
      </w:pPr>
      <w:del w:id="1559" w:author="غزاله عرفانیان" w:date="2025-07-01T07:36:00Z" w16du:dateUtc="2025-07-01T04:06:00Z">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خوشه‌بندی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کشاورزیان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براردخت</w:delText>
        </w:r>
        <w:r w:rsidRPr="00EA65EA" w:rsidDel="00E61291">
          <w:rPr>
            <w:rFonts w:cs="B Nazanin"/>
            <w:sz w:val="24"/>
            <w:szCs w:val="24"/>
            <w:rtl/>
          </w:rPr>
          <w:delText xml:space="preserve"> (1396) </w:delText>
        </w:r>
        <w:r w:rsidRPr="00EA65EA" w:rsidDel="00E61291">
          <w:rPr>
            <w:rFonts w:cs="B Nazanin" w:hint="cs"/>
            <w:sz w:val="24"/>
            <w:szCs w:val="24"/>
            <w:rtl/>
          </w:rPr>
          <w:delText>سایت</w:delText>
        </w:r>
        <w:r w:rsidRPr="00EA65EA" w:rsidDel="00E61291">
          <w:rPr>
            <w:rFonts w:cs="B Nazanin"/>
            <w:sz w:val="24"/>
            <w:szCs w:val="24"/>
            <w:rtl/>
          </w:rPr>
          <w:delText xml:space="preserve"> </w:delText>
        </w:r>
        <w:r w:rsidRPr="00EA65EA" w:rsidDel="00E61291">
          <w:rPr>
            <w:rFonts w:cs="B Nazanin" w:hint="cs"/>
            <w:sz w:val="24"/>
            <w:szCs w:val="24"/>
            <w:rtl/>
          </w:rPr>
          <w:delText>موسسه</w:delText>
        </w:r>
        <w:r w:rsidRPr="00EA65EA" w:rsidDel="00E61291">
          <w:rPr>
            <w:rFonts w:cs="B Nazanin"/>
            <w:sz w:val="24"/>
            <w:szCs w:val="24"/>
            <w:rtl/>
          </w:rPr>
          <w:delText xml:space="preserve"> </w:delText>
        </w:r>
        <w:r w:rsidRPr="00EA65EA" w:rsidDel="00E61291">
          <w:rPr>
            <w:rFonts w:cs="B Nazanin" w:hint="cs"/>
            <w:sz w:val="24"/>
            <w:szCs w:val="24"/>
            <w:rtl/>
          </w:rPr>
          <w:delText>فرهنگی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اطلاع‌رسانی</w:delText>
        </w:r>
        <w:r w:rsidRPr="00EA65EA" w:rsidDel="00E61291">
          <w:rPr>
            <w:rFonts w:cs="B Nazanin"/>
            <w:sz w:val="24"/>
            <w:szCs w:val="24"/>
            <w:rtl/>
          </w:rPr>
          <w:delText xml:space="preserve"> </w:delText>
        </w:r>
        <w:r w:rsidRPr="00EA65EA" w:rsidDel="00E61291">
          <w:rPr>
            <w:rFonts w:cs="B Nazanin" w:hint="cs"/>
            <w:sz w:val="24"/>
            <w:szCs w:val="24"/>
            <w:rtl/>
          </w:rPr>
          <w:delText>تبیان</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دادند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علاوه</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مشخص</w:delText>
        </w:r>
        <w:r w:rsidRPr="00EA65EA" w:rsidDel="00E61291">
          <w:rPr>
            <w:rFonts w:cs="B Nazanin"/>
            <w:sz w:val="24"/>
            <w:szCs w:val="24"/>
            <w:rtl/>
          </w:rPr>
          <w:delText xml:space="preserve"> </w:delText>
        </w:r>
        <w:r w:rsidRPr="00EA65EA" w:rsidDel="00E61291">
          <w:rPr>
            <w:rFonts w:cs="B Nazanin" w:hint="cs"/>
            <w:sz w:val="24"/>
            <w:szCs w:val="24"/>
            <w:rtl/>
          </w:rPr>
          <w:delText>نمودن</w:delText>
        </w:r>
        <w:r w:rsidRPr="00EA65EA" w:rsidDel="00E61291">
          <w:rPr>
            <w:rFonts w:cs="B Nazanin"/>
            <w:sz w:val="24"/>
            <w:szCs w:val="24"/>
            <w:rtl/>
          </w:rPr>
          <w:delText xml:space="preserve"> </w:delText>
        </w:r>
        <w:r w:rsidRPr="00EA65EA" w:rsidDel="00E61291">
          <w:rPr>
            <w:rFonts w:cs="B Nazanin" w:hint="cs"/>
            <w:sz w:val="24"/>
            <w:szCs w:val="24"/>
            <w:rtl/>
          </w:rPr>
          <w:delText>خوشه‌های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برجسته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کم‌اهمیت،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اهمیت</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میان</w:delText>
        </w:r>
        <w:r w:rsidRPr="00EA65EA" w:rsidDel="00E61291">
          <w:rPr>
            <w:rFonts w:cs="B Nazanin"/>
            <w:sz w:val="24"/>
            <w:szCs w:val="24"/>
            <w:rtl/>
          </w:rPr>
          <w:delText xml:space="preserve"> </w:delText>
        </w:r>
        <w:r w:rsidRPr="00EA65EA" w:rsidDel="00E61291">
          <w:rPr>
            <w:rFonts w:cs="B Nazanin" w:hint="cs"/>
            <w:sz w:val="24"/>
            <w:szCs w:val="24"/>
            <w:rtl/>
          </w:rPr>
          <w:delText>کاربران</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تبیان</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تمامی</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جستجوی</w:delText>
        </w:r>
        <w:r w:rsidRPr="00EA65EA" w:rsidDel="00E61291">
          <w:rPr>
            <w:rFonts w:cs="B Nazanin"/>
            <w:sz w:val="24"/>
            <w:szCs w:val="24"/>
            <w:rtl/>
          </w:rPr>
          <w:delText xml:space="preserve"> </w:delText>
        </w:r>
        <w:r w:rsidRPr="00EA65EA" w:rsidDel="00E61291">
          <w:rPr>
            <w:rFonts w:cs="B Nazanin" w:hint="cs"/>
            <w:sz w:val="24"/>
            <w:szCs w:val="24"/>
            <w:rtl/>
          </w:rPr>
          <w:delText>مرتبط،</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کلیه</w:delText>
        </w:r>
        <w:r w:rsidRPr="00EA65EA" w:rsidDel="00E61291">
          <w:rPr>
            <w:rFonts w:cs="B Nazanin"/>
            <w:sz w:val="24"/>
            <w:szCs w:val="24"/>
            <w:rtl/>
          </w:rPr>
          <w:delText xml:space="preserve"> </w:delText>
        </w:r>
        <w:r w:rsidRPr="00EA65EA" w:rsidDel="00E61291">
          <w:rPr>
            <w:rFonts w:cs="B Nazanin" w:hint="cs"/>
            <w:sz w:val="24"/>
            <w:szCs w:val="24"/>
            <w:rtl/>
          </w:rPr>
          <w:delText>طبقات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دسته‌های</w:delText>
        </w:r>
        <w:r w:rsidRPr="00EA65EA" w:rsidDel="00E61291">
          <w:rPr>
            <w:rFonts w:cs="B Nazanin"/>
            <w:sz w:val="24"/>
            <w:szCs w:val="24"/>
            <w:rtl/>
          </w:rPr>
          <w:delText xml:space="preserve"> </w:delText>
        </w:r>
        <w:r w:rsidRPr="00EA65EA" w:rsidDel="00E61291">
          <w:rPr>
            <w:rFonts w:cs="B Nazanin" w:hint="cs"/>
            <w:sz w:val="24"/>
            <w:szCs w:val="24"/>
            <w:rtl/>
          </w:rPr>
          <w:delText>ارائه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سایت،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قالب</w:delText>
        </w:r>
        <w:r w:rsidRPr="00EA65EA" w:rsidDel="00E61291">
          <w:rPr>
            <w:rFonts w:cs="B Nazanin"/>
            <w:sz w:val="24"/>
            <w:szCs w:val="24"/>
            <w:rtl/>
          </w:rPr>
          <w:delText xml:space="preserve"> </w:delText>
        </w:r>
        <w:r w:rsidRPr="00EA65EA" w:rsidDel="00E61291">
          <w:rPr>
            <w:rFonts w:cs="B Nazanin" w:hint="cs"/>
            <w:sz w:val="24"/>
            <w:szCs w:val="24"/>
            <w:rtl/>
          </w:rPr>
          <w:delText>جداول</w:delText>
        </w:r>
        <w:r w:rsidRPr="00EA65EA" w:rsidDel="00E61291">
          <w:rPr>
            <w:rFonts w:cs="B Nazanin"/>
            <w:sz w:val="24"/>
            <w:szCs w:val="24"/>
            <w:rtl/>
          </w:rPr>
          <w:delText xml:space="preserve"> </w:delText>
        </w:r>
        <w:r w:rsidRPr="00EA65EA" w:rsidDel="00E61291">
          <w:rPr>
            <w:rFonts w:cs="B Nazanin" w:hint="cs"/>
            <w:sz w:val="24"/>
            <w:szCs w:val="24"/>
            <w:rtl/>
          </w:rPr>
          <w:delText>اکسل</w:delText>
        </w:r>
        <w:r w:rsidRPr="00EA65EA" w:rsidDel="00E61291">
          <w:rPr>
            <w:rFonts w:cs="B Nazanin"/>
            <w:sz w:val="24"/>
            <w:szCs w:val="24"/>
            <w:rtl/>
          </w:rPr>
          <w:delText xml:space="preserve"> </w:delText>
        </w:r>
        <w:r w:rsidRPr="00EA65EA" w:rsidDel="00E61291">
          <w:rPr>
            <w:rFonts w:cs="B Nazanin" w:hint="cs"/>
            <w:sz w:val="24"/>
            <w:szCs w:val="24"/>
            <w:rtl/>
          </w:rPr>
          <w:delText>جمع‌آوری</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پس</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مرور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حذف</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نامرتبط</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گرفتند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توجه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ماهیت</w:delText>
        </w:r>
        <w:r w:rsidRPr="00EA65EA" w:rsidDel="00E61291">
          <w:rPr>
            <w:rFonts w:cs="B Nazanin"/>
            <w:sz w:val="24"/>
            <w:szCs w:val="24"/>
            <w:rtl/>
          </w:rPr>
          <w:delText xml:space="preserve"> </w:delText>
        </w:r>
        <w:r w:rsidRPr="00EA65EA" w:rsidDel="00E61291">
          <w:rPr>
            <w:rFonts w:cs="B Nazanin" w:hint="cs"/>
            <w:sz w:val="24"/>
            <w:szCs w:val="24"/>
            <w:rtl/>
          </w:rPr>
          <w:delText>فرهنگی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موسسه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امر</w:delText>
        </w:r>
        <w:r w:rsidRPr="00EA65EA" w:rsidDel="00E61291">
          <w:rPr>
            <w:rFonts w:cs="B Nazanin"/>
            <w:sz w:val="24"/>
            <w:szCs w:val="24"/>
            <w:rtl/>
          </w:rPr>
          <w:delText xml:space="preserve"> </w:delText>
        </w:r>
        <w:r w:rsidRPr="00EA65EA" w:rsidDel="00E61291">
          <w:rPr>
            <w:rFonts w:cs="B Nazanin" w:hint="cs"/>
            <w:sz w:val="24"/>
            <w:szCs w:val="24"/>
            <w:rtl/>
          </w:rPr>
          <w:delText>خواندن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جستجوی</w:delText>
        </w:r>
        <w:r w:rsidRPr="00EA65EA" w:rsidDel="00E61291">
          <w:rPr>
            <w:rFonts w:cs="B Nazanin"/>
            <w:sz w:val="24"/>
            <w:szCs w:val="24"/>
            <w:rtl/>
          </w:rPr>
          <w:delText xml:space="preserve"> </w:delText>
        </w:r>
        <w:r w:rsidRPr="00EA65EA" w:rsidDel="00E61291">
          <w:rPr>
            <w:rFonts w:cs="B Nazanin" w:hint="cs"/>
            <w:sz w:val="24"/>
            <w:szCs w:val="24"/>
            <w:rtl/>
          </w:rPr>
          <w:delText>عبارات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مرتبط</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طبقه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فرهنگ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اختیار</w:delText>
        </w:r>
        <w:r w:rsidRPr="00EA65EA" w:rsidDel="00E61291">
          <w:rPr>
            <w:rFonts w:cs="B Nazanin"/>
            <w:sz w:val="24"/>
            <w:szCs w:val="24"/>
            <w:rtl/>
          </w:rPr>
          <w:delText xml:space="preserve"> </w:delText>
        </w:r>
        <w:r w:rsidRPr="00EA65EA" w:rsidDel="00E61291">
          <w:rPr>
            <w:rFonts w:cs="B Nazanin" w:hint="cs"/>
            <w:sz w:val="24"/>
            <w:szCs w:val="24"/>
            <w:rtl/>
          </w:rPr>
          <w:delText>کاربران</w:delText>
        </w:r>
        <w:r w:rsidRPr="00EA65EA" w:rsidDel="00E61291">
          <w:rPr>
            <w:rFonts w:cs="B Nazanin"/>
            <w:sz w:val="24"/>
            <w:szCs w:val="24"/>
            <w:rtl/>
          </w:rPr>
          <w:delText xml:space="preserve"> </w:delText>
        </w:r>
        <w:r w:rsidRPr="00EA65EA" w:rsidDel="00E61291">
          <w:rPr>
            <w:rFonts w:cs="B Nazanin" w:hint="cs"/>
            <w:sz w:val="24"/>
            <w:szCs w:val="24"/>
            <w:rtl/>
          </w:rPr>
          <w:delText>خواهد</w:delText>
        </w:r>
        <w:r w:rsidRPr="00EA65EA" w:rsidDel="00E61291">
          <w:rPr>
            <w:rFonts w:cs="B Nazanin"/>
            <w:sz w:val="24"/>
            <w:szCs w:val="24"/>
            <w:rtl/>
          </w:rPr>
          <w:delText xml:space="preserve"> </w:delText>
        </w:r>
        <w:r w:rsidRPr="00EA65EA" w:rsidDel="00E61291">
          <w:rPr>
            <w:rFonts w:cs="B Nazanin" w:hint="cs"/>
            <w:sz w:val="24"/>
            <w:szCs w:val="24"/>
            <w:rtl/>
          </w:rPr>
          <w:delText>گذاشت</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وجود</w:delText>
        </w:r>
        <w:r w:rsidRPr="00EA65EA" w:rsidDel="00E61291">
          <w:rPr>
            <w:rFonts w:cs="B Nazanin"/>
            <w:sz w:val="24"/>
            <w:szCs w:val="24"/>
            <w:rtl/>
          </w:rPr>
          <w:delText xml:space="preserve"> </w:delText>
        </w:r>
        <w:r w:rsidRPr="00EA65EA" w:rsidDel="00E61291">
          <w:rPr>
            <w:rFonts w:cs="B Nazanin" w:hint="cs"/>
            <w:sz w:val="24"/>
            <w:szCs w:val="24"/>
            <w:rtl/>
          </w:rPr>
          <w:delText>بالا</w:delText>
        </w:r>
        <w:r w:rsidRPr="00EA65EA" w:rsidDel="00E61291">
          <w:rPr>
            <w:rFonts w:cs="B Nazanin"/>
            <w:sz w:val="24"/>
            <w:szCs w:val="24"/>
            <w:rtl/>
          </w:rPr>
          <w:delText xml:space="preserve"> </w:delText>
        </w:r>
        <w:r w:rsidRPr="00EA65EA" w:rsidDel="00E61291">
          <w:rPr>
            <w:rFonts w:cs="B Nazanin" w:hint="cs"/>
            <w:sz w:val="24"/>
            <w:szCs w:val="24"/>
            <w:rtl/>
          </w:rPr>
          <w:delText>بودن</w:delText>
        </w:r>
        <w:r w:rsidRPr="00EA65EA" w:rsidDel="00E61291">
          <w:rPr>
            <w:rFonts w:cs="B Nazanin"/>
            <w:sz w:val="24"/>
            <w:szCs w:val="24"/>
            <w:rtl/>
          </w:rPr>
          <w:delText xml:space="preserve"> </w:delText>
        </w:r>
        <w:r w:rsidRPr="00EA65EA" w:rsidDel="00E61291">
          <w:rPr>
            <w:rFonts w:cs="B Nazanin" w:hint="cs"/>
            <w:sz w:val="24"/>
            <w:szCs w:val="24"/>
            <w:rtl/>
          </w:rPr>
          <w:delText>تعداد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حاصل</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طبقه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جامعه،</w:delText>
        </w:r>
        <w:r w:rsidRPr="00EA65EA" w:rsidDel="00E61291">
          <w:rPr>
            <w:rFonts w:cs="B Nazanin"/>
            <w:sz w:val="24"/>
            <w:szCs w:val="24"/>
            <w:rtl/>
          </w:rPr>
          <w:delText xml:space="preserve"> </w:delText>
        </w:r>
        <w:r w:rsidRPr="00EA65EA" w:rsidDel="00E61291">
          <w:rPr>
            <w:rFonts w:cs="B Nazanin" w:hint="cs"/>
            <w:sz w:val="24"/>
            <w:szCs w:val="24"/>
            <w:rtl/>
          </w:rPr>
          <w:delText>تعداد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حاصل</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کل</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کتاب</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کتابخوانی</w:delText>
        </w:r>
        <w:r w:rsidRPr="00EA65EA" w:rsidDel="00E61291">
          <w:rPr>
            <w:rFonts w:cs="B Nazanin"/>
            <w:sz w:val="24"/>
            <w:szCs w:val="24"/>
            <w:rtl/>
          </w:rPr>
          <w:delText xml:space="preserve"> </w:delText>
        </w:r>
        <w:r w:rsidRPr="00EA65EA" w:rsidDel="00E61291">
          <w:rPr>
            <w:rFonts w:cs="B Nazanin" w:hint="cs"/>
            <w:sz w:val="24"/>
            <w:szCs w:val="24"/>
            <w:rtl/>
          </w:rPr>
          <w:delText>بسیار</w:delText>
        </w:r>
        <w:r w:rsidRPr="00EA65EA" w:rsidDel="00E61291">
          <w:rPr>
            <w:rFonts w:cs="B Nazanin"/>
            <w:sz w:val="24"/>
            <w:szCs w:val="24"/>
            <w:rtl/>
          </w:rPr>
          <w:delText xml:space="preserve"> </w:delText>
        </w:r>
        <w:r w:rsidRPr="00EA65EA" w:rsidDel="00E61291">
          <w:rPr>
            <w:rFonts w:cs="B Nazanin" w:hint="cs"/>
            <w:sz w:val="24"/>
            <w:szCs w:val="24"/>
            <w:rtl/>
          </w:rPr>
          <w:delText>اندک</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نظر</w:delText>
        </w:r>
        <w:r w:rsidRPr="00EA65EA" w:rsidDel="00E61291">
          <w:rPr>
            <w:rFonts w:cs="B Nazanin"/>
            <w:sz w:val="24"/>
            <w:szCs w:val="24"/>
            <w:rtl/>
          </w:rPr>
          <w:delText xml:space="preserve"> </w:delText>
        </w:r>
        <w:r w:rsidRPr="00EA65EA" w:rsidDel="00E61291">
          <w:rPr>
            <w:rFonts w:cs="B Nazanin" w:hint="cs"/>
            <w:sz w:val="24"/>
            <w:szCs w:val="24"/>
            <w:rtl/>
          </w:rPr>
          <w:delText>می‌رسید</w:delText>
        </w:r>
        <w:r w:rsidRPr="00EA65EA" w:rsidDel="00E61291">
          <w:rPr>
            <w:rFonts w:cs="B Nazanin"/>
            <w:sz w:val="24"/>
            <w:szCs w:val="24"/>
            <w:rtl/>
          </w:rPr>
          <w:delText xml:space="preserve"> (</w:delText>
        </w:r>
        <w:r w:rsidRPr="00EA65EA" w:rsidDel="00E61291">
          <w:rPr>
            <w:rFonts w:cs="B Nazanin" w:hint="cs"/>
            <w:sz w:val="24"/>
            <w:szCs w:val="24"/>
            <w:rtl/>
          </w:rPr>
          <w:delText>تنها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ترتیب</w:delText>
        </w:r>
        <w:r w:rsidRPr="00EA65EA" w:rsidDel="00E61291">
          <w:rPr>
            <w:rFonts w:cs="B Nazanin"/>
            <w:sz w:val="24"/>
            <w:szCs w:val="24"/>
            <w:rtl/>
          </w:rPr>
          <w:delText xml:space="preserve"> 952 </w:delText>
        </w:r>
        <w:r w:rsidRPr="00EA65EA" w:rsidDel="00E61291">
          <w:rPr>
            <w:rFonts w:cs="B Nazanin" w:hint="cs"/>
            <w:sz w:val="24"/>
            <w:szCs w:val="24"/>
            <w:rtl/>
          </w:rPr>
          <w:delText>و</w:delText>
        </w:r>
        <w:r w:rsidRPr="00EA65EA" w:rsidDel="00E61291">
          <w:rPr>
            <w:rFonts w:cs="B Nazanin"/>
            <w:sz w:val="24"/>
            <w:szCs w:val="24"/>
            <w:rtl/>
          </w:rPr>
          <w:delText xml:space="preserve"> 1199 </w:delText>
        </w:r>
        <w:r w:rsidRPr="00EA65EA" w:rsidDel="00E61291">
          <w:rPr>
            <w:rFonts w:cs="B Nazanin" w:hint="cs"/>
            <w:sz w:val="24"/>
            <w:szCs w:val="24"/>
            <w:rtl/>
          </w:rPr>
          <w:delText>نتیجه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جستجوی</w:delText>
        </w:r>
        <w:r w:rsidRPr="00EA65EA" w:rsidDel="00E61291">
          <w:rPr>
            <w:rFonts w:cs="B Nazanin"/>
            <w:sz w:val="24"/>
            <w:szCs w:val="24"/>
            <w:rtl/>
          </w:rPr>
          <w:delText xml:space="preserve"> </w:delText>
        </w:r>
        <w:r w:rsidRPr="00EA65EA" w:rsidDel="00E61291">
          <w:rPr>
            <w:rFonts w:cs="B Nazanin" w:hint="cs"/>
            <w:sz w:val="24"/>
            <w:szCs w:val="24"/>
            <w:rtl/>
          </w:rPr>
          <w:delText>عبارت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خواندن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امر</w:delText>
        </w:r>
        <w:r w:rsidRPr="00EA65EA" w:rsidDel="00E61291">
          <w:rPr>
            <w:rFonts w:cs="B Nazanin"/>
            <w:sz w:val="24"/>
            <w:szCs w:val="24"/>
            <w:rtl/>
          </w:rPr>
          <w:delText xml:space="preserve"> </w:delText>
        </w:r>
        <w:r w:rsidRPr="00EA65EA" w:rsidDel="00E61291">
          <w:rPr>
            <w:rFonts w:cs="B Nazanin" w:hint="cs"/>
            <w:sz w:val="24"/>
            <w:szCs w:val="24"/>
            <w:rtl/>
          </w:rPr>
          <w:delText>نیاز</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فعالیت</w:delText>
        </w:r>
        <w:r w:rsidRPr="00EA65EA" w:rsidDel="00E61291">
          <w:rPr>
            <w:rFonts w:cs="B Nazanin"/>
            <w:sz w:val="24"/>
            <w:szCs w:val="24"/>
            <w:rtl/>
          </w:rPr>
          <w:delText xml:space="preserve"> </w:delText>
        </w:r>
        <w:r w:rsidRPr="00EA65EA" w:rsidDel="00E61291">
          <w:rPr>
            <w:rFonts w:cs="B Nazanin" w:hint="cs"/>
            <w:sz w:val="24"/>
            <w:szCs w:val="24"/>
            <w:rtl/>
          </w:rPr>
          <w:delText>بیشتر</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اجتماعی</w:delText>
        </w:r>
        <w:r w:rsidRPr="00EA65EA" w:rsidDel="00E61291">
          <w:rPr>
            <w:rFonts w:cs="B Nazanin"/>
            <w:sz w:val="24"/>
            <w:szCs w:val="24"/>
            <w:rtl/>
          </w:rPr>
          <w:delText xml:space="preserve"> </w:delText>
        </w:r>
        <w:r w:rsidRPr="00EA65EA" w:rsidDel="00E61291">
          <w:rPr>
            <w:rFonts w:cs="B Nazanin" w:hint="cs"/>
            <w:sz w:val="24"/>
            <w:szCs w:val="24"/>
            <w:rtl/>
          </w:rPr>
          <w:delText>تبیان</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راستای</w:delText>
        </w:r>
        <w:r w:rsidRPr="00EA65EA" w:rsidDel="00E61291">
          <w:rPr>
            <w:rFonts w:cs="B Nazanin"/>
            <w:sz w:val="24"/>
            <w:szCs w:val="24"/>
            <w:rtl/>
          </w:rPr>
          <w:delText xml:space="preserve"> </w:delText>
        </w:r>
        <w:r w:rsidRPr="00EA65EA" w:rsidDel="00E61291">
          <w:rPr>
            <w:rFonts w:cs="B Nazanin" w:hint="cs"/>
            <w:sz w:val="24"/>
            <w:szCs w:val="24"/>
            <w:rtl/>
          </w:rPr>
          <w:delText>تعالی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فرهنگ</w:delText>
        </w:r>
        <w:r w:rsidRPr="00EA65EA" w:rsidDel="00E61291">
          <w:rPr>
            <w:rFonts w:cs="B Nazanin"/>
            <w:sz w:val="24"/>
            <w:szCs w:val="24"/>
            <w:rtl/>
          </w:rPr>
          <w:delText xml:space="preserve"> </w:delText>
        </w:r>
        <w:r w:rsidRPr="00EA65EA" w:rsidDel="00E61291">
          <w:rPr>
            <w:rFonts w:cs="B Nazanin" w:hint="cs"/>
            <w:sz w:val="24"/>
            <w:szCs w:val="24"/>
            <w:rtl/>
          </w:rPr>
          <w:delText>مغفول</w:delText>
        </w:r>
        <w:r w:rsidRPr="00EA65EA" w:rsidDel="00E61291">
          <w:rPr>
            <w:rFonts w:cs="B Nazanin"/>
            <w:sz w:val="24"/>
            <w:szCs w:val="24"/>
            <w:rtl/>
          </w:rPr>
          <w:delText xml:space="preserve"> </w:delText>
        </w:r>
        <w:r w:rsidRPr="00EA65EA" w:rsidDel="00E61291">
          <w:rPr>
            <w:rFonts w:cs="B Nazanin" w:hint="cs"/>
            <w:sz w:val="24"/>
            <w:szCs w:val="24"/>
            <w:rtl/>
          </w:rPr>
          <w:delText>مانده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کشور</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نمایان</w:delText>
        </w:r>
        <w:r w:rsidRPr="00EA65EA" w:rsidDel="00E61291">
          <w:rPr>
            <w:rFonts w:cs="B Nazanin"/>
            <w:sz w:val="24"/>
            <w:szCs w:val="24"/>
            <w:rtl/>
          </w:rPr>
          <w:delText xml:space="preserve"> </w:delText>
        </w:r>
        <w:r w:rsidRPr="00EA65EA" w:rsidDel="00E61291">
          <w:rPr>
            <w:rFonts w:cs="B Nazanin" w:hint="cs"/>
            <w:sz w:val="24"/>
            <w:szCs w:val="24"/>
            <w:rtl/>
          </w:rPr>
          <w:delText>می‌سازد</w:delText>
        </w:r>
        <w:r w:rsidRPr="00EA65EA" w:rsidDel="00E61291">
          <w:rPr>
            <w:rFonts w:cs="B Nazanin"/>
            <w:sz w:val="24"/>
            <w:szCs w:val="24"/>
          </w:rPr>
          <w:delText>.</w:delText>
        </w:r>
      </w:del>
    </w:p>
    <w:p w14:paraId="619512DD" w14:textId="052F5657" w:rsidR="008518A1" w:rsidRPr="00EA65EA" w:rsidDel="00E61291" w:rsidRDefault="008518A1" w:rsidP="00EA65EA">
      <w:pPr>
        <w:bidi/>
        <w:spacing w:line="276" w:lineRule="auto"/>
        <w:jc w:val="both"/>
        <w:rPr>
          <w:del w:id="1560" w:author="غزاله عرفانیان" w:date="2025-07-01T07:36:00Z" w16du:dateUtc="2025-07-01T04:06:00Z"/>
          <w:rFonts w:cs="B Nazanin"/>
          <w:sz w:val="24"/>
          <w:szCs w:val="24"/>
          <w:rtl/>
        </w:rPr>
      </w:pPr>
      <w:del w:id="1561"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 xml:space="preserve">پژوهشی حسن زاده و احمدی </w:delText>
        </w:r>
        <w:r w:rsidRPr="00EA65EA" w:rsidDel="00E61291">
          <w:rPr>
            <w:rFonts w:cs="B Nazanin"/>
            <w:sz w:val="24"/>
            <w:szCs w:val="24"/>
          </w:rPr>
          <w:delText>(1396)</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محتوای</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6830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10 </w:delText>
        </w:r>
        <w:r w:rsidRPr="00EA65EA" w:rsidDel="00E61291">
          <w:rPr>
            <w:rFonts w:cs="B Nazanin" w:hint="cs"/>
            <w:sz w:val="24"/>
            <w:szCs w:val="24"/>
            <w:rtl/>
          </w:rPr>
          <w:delText>نشریه</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معتبر،</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ساختار</w:delText>
        </w:r>
        <w:r w:rsidRPr="00EA65EA" w:rsidDel="00E61291">
          <w:rPr>
            <w:rFonts w:cs="B Nazanin"/>
            <w:sz w:val="24"/>
            <w:szCs w:val="24"/>
            <w:rtl/>
          </w:rPr>
          <w:delText xml:space="preserve"> </w:delText>
        </w:r>
        <w:r w:rsidRPr="00EA65EA" w:rsidDel="00E61291">
          <w:rPr>
            <w:rFonts w:cs="B Nazanin" w:hint="cs"/>
            <w:sz w:val="24"/>
            <w:szCs w:val="24"/>
            <w:rtl/>
          </w:rPr>
          <w:delText>مفهومی</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اصلی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گسترش</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طریق</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متون</w:delText>
        </w:r>
        <w:r w:rsidRPr="00EA65EA" w:rsidDel="00E61291">
          <w:rPr>
            <w:rFonts w:cs="B Nazanin"/>
            <w:sz w:val="24"/>
            <w:szCs w:val="24"/>
            <w:rtl/>
          </w:rPr>
          <w:delText xml:space="preserve"> </w:delText>
        </w:r>
        <w:r w:rsidRPr="00EA65EA" w:rsidDel="00E61291">
          <w:rPr>
            <w:rFonts w:cs="B Nazanin" w:hint="cs"/>
            <w:sz w:val="24"/>
            <w:szCs w:val="24"/>
            <w:rtl/>
          </w:rPr>
          <w:delText>هسته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مقایسه</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داخلی</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تحلیلی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خوشه‌بندی</w:delText>
        </w:r>
        <w:r w:rsidRPr="00EA65EA" w:rsidDel="00E61291">
          <w:rPr>
            <w:rFonts w:cs="B Nazanin"/>
            <w:sz w:val="24"/>
            <w:szCs w:val="24"/>
            <w:rtl/>
          </w:rPr>
          <w:delText xml:space="preserve"> </w:delText>
        </w:r>
        <w:r w:rsidRPr="00EA65EA" w:rsidDel="00E61291">
          <w:rPr>
            <w:rFonts w:cs="B Nazanin" w:hint="cs"/>
            <w:sz w:val="24"/>
            <w:szCs w:val="24"/>
            <w:rtl/>
          </w:rPr>
          <w:delText>واژگان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عبارات</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ماتریس</w:delText>
        </w:r>
        <w:r w:rsidRPr="00EA65EA" w:rsidDel="00E61291">
          <w:rPr>
            <w:rFonts w:cs="B Nazanin"/>
            <w:sz w:val="24"/>
            <w:szCs w:val="24"/>
            <w:rtl/>
          </w:rPr>
          <w:delText xml:space="preserve"> </w:delText>
        </w:r>
        <w:r w:rsidRPr="00EA65EA" w:rsidDel="00E61291">
          <w:rPr>
            <w:rFonts w:cs="B Nazanin" w:hint="cs"/>
            <w:sz w:val="24"/>
            <w:szCs w:val="24"/>
            <w:rtl/>
          </w:rPr>
          <w:delText>هم‌رخدادی</w:delText>
        </w:r>
        <w:r w:rsidRPr="00EA65EA" w:rsidDel="00E61291">
          <w:rPr>
            <w:rFonts w:cs="B Nazanin"/>
            <w:sz w:val="24"/>
            <w:szCs w:val="24"/>
            <w:rtl/>
          </w:rPr>
          <w:delText xml:space="preserve"> </w:delText>
        </w:r>
        <w:r w:rsidRPr="00EA65EA" w:rsidDel="00E61291">
          <w:rPr>
            <w:rFonts w:cs="B Nazanin" w:hint="cs"/>
            <w:sz w:val="24"/>
            <w:szCs w:val="24"/>
            <w:rtl/>
          </w:rPr>
          <w:delText>واژگان،</w:delText>
        </w:r>
        <w:r w:rsidRPr="00EA65EA" w:rsidDel="00E61291">
          <w:rPr>
            <w:rFonts w:cs="B Nazanin"/>
            <w:sz w:val="24"/>
            <w:szCs w:val="24"/>
            <w:rtl/>
          </w:rPr>
          <w:delText xml:space="preserve"> </w:delText>
        </w:r>
        <w:r w:rsidRPr="00EA65EA" w:rsidDel="00E61291">
          <w:rPr>
            <w:rFonts w:cs="B Nazanin" w:hint="cs"/>
            <w:sz w:val="24"/>
            <w:szCs w:val="24"/>
            <w:rtl/>
          </w:rPr>
          <w:delText>شاخص</w:delText>
        </w:r>
        <w:r w:rsidRPr="00EA65EA" w:rsidDel="00E61291">
          <w:rPr>
            <w:rFonts w:cs="B Nazanin"/>
            <w:sz w:val="24"/>
            <w:szCs w:val="24"/>
            <w:rtl/>
          </w:rPr>
          <w:delText xml:space="preserve"> </w:delText>
        </w:r>
        <w:r w:rsidRPr="00EA65EA" w:rsidDel="00E61291">
          <w:rPr>
            <w:rFonts w:cs="B Nazanin" w:hint="cs"/>
            <w:sz w:val="24"/>
            <w:szCs w:val="24"/>
            <w:rtl/>
          </w:rPr>
          <w:delText>کسینوس</w:delText>
        </w:r>
        <w:r w:rsidRPr="00EA65EA" w:rsidDel="00E61291">
          <w:rPr>
            <w:rFonts w:cs="B Nazanin"/>
            <w:sz w:val="24"/>
            <w:szCs w:val="24"/>
            <w:rtl/>
          </w:rPr>
          <w:delText xml:space="preserve"> </w:delText>
        </w:r>
        <w:r w:rsidRPr="00EA65EA" w:rsidDel="00E61291">
          <w:rPr>
            <w:rFonts w:cs="B Nazanin" w:hint="cs"/>
            <w:sz w:val="24"/>
            <w:szCs w:val="24"/>
            <w:rtl/>
          </w:rPr>
          <w:delText>تتا</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قرابت،</w:delText>
        </w:r>
        <w:r w:rsidRPr="00EA65EA" w:rsidDel="00E61291">
          <w:rPr>
            <w:rFonts w:cs="B Nazanin"/>
            <w:sz w:val="24"/>
            <w:szCs w:val="24"/>
            <w:rtl/>
          </w:rPr>
          <w:delText xml:space="preserve"> </w:delText>
        </w:r>
        <w:r w:rsidRPr="00EA65EA" w:rsidDel="00E61291">
          <w:rPr>
            <w:rFonts w:cs="B Nazanin" w:hint="cs"/>
            <w:sz w:val="24"/>
            <w:szCs w:val="24"/>
            <w:rtl/>
          </w:rPr>
          <w:delText>مرتبه</w:delText>
        </w:r>
        <w:r w:rsidRPr="00EA65EA" w:rsidDel="00E61291">
          <w:rPr>
            <w:rFonts w:cs="B Nazanin"/>
            <w:sz w:val="24"/>
            <w:szCs w:val="24"/>
            <w:rtl/>
          </w:rPr>
          <w:delText xml:space="preserve"> </w:delText>
        </w:r>
        <w:r w:rsidRPr="00EA65EA" w:rsidDel="00E61291">
          <w:rPr>
            <w:rFonts w:cs="B Nazanin" w:hint="cs"/>
            <w:sz w:val="24"/>
            <w:szCs w:val="24"/>
            <w:rtl/>
          </w:rPr>
          <w:delText>ثانویه،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الگوریتم</w:delText>
        </w:r>
        <w:r w:rsidRPr="00EA65EA" w:rsidDel="00E61291">
          <w:rPr>
            <w:rFonts w:cs="B Nazanin"/>
            <w:sz w:val="24"/>
            <w:szCs w:val="24"/>
          </w:rPr>
          <w:delText xml:space="preserve"> </w:delText>
        </w:r>
        <w:r w:rsidR="003C5D11" w:rsidRPr="00EA65EA" w:rsidDel="00E61291">
          <w:rPr>
            <w:rFonts w:cs="B Nazanin"/>
            <w:sz w:val="24"/>
            <w:szCs w:val="24"/>
            <w:rtl/>
          </w:rPr>
          <w:delText>پیوند میانگین</w:delText>
        </w:r>
        <w:r w:rsidR="003C5D11" w:rsidRPr="00EA65EA" w:rsidDel="00E61291">
          <w:rPr>
            <w:rFonts w:cs="B Nazanin" w:hint="cs"/>
            <w:sz w:val="24"/>
            <w:szCs w:val="24"/>
            <w:rtl/>
          </w:rPr>
          <w:delText xml:space="preserve"> </w:delText>
        </w:r>
        <w:r w:rsidR="003C5D11" w:rsidRPr="00EA65EA" w:rsidDel="00E61291">
          <w:rPr>
            <w:rStyle w:val="FootnoteReference"/>
            <w:rFonts w:cs="B Nazanin"/>
            <w:sz w:val="24"/>
            <w:szCs w:val="24"/>
            <w:rtl/>
          </w:rPr>
          <w:footnoteReference w:id="32"/>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فراوانی</w:delText>
        </w:r>
        <w:r w:rsidRPr="00EA65EA" w:rsidDel="00E61291">
          <w:rPr>
            <w:rFonts w:cs="B Nazanin"/>
            <w:sz w:val="24"/>
            <w:szCs w:val="24"/>
            <w:rtl/>
          </w:rPr>
          <w:delText xml:space="preserve"> </w:delText>
        </w:r>
        <w:r w:rsidRPr="00EA65EA" w:rsidDel="00E61291">
          <w:rPr>
            <w:rFonts w:cs="B Nazanin" w:hint="cs"/>
            <w:sz w:val="24"/>
            <w:szCs w:val="24"/>
            <w:rtl/>
          </w:rPr>
          <w:delText>نسبی</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منتخب</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تناظر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خوشه‌بندی</w:delText>
        </w:r>
        <w:r w:rsidRPr="00EA65EA" w:rsidDel="00E61291">
          <w:rPr>
            <w:rFonts w:cs="B Nazanin"/>
            <w:sz w:val="24"/>
            <w:szCs w:val="24"/>
            <w:rtl/>
          </w:rPr>
          <w:delText xml:space="preserve"> </w:delText>
        </w:r>
        <w:r w:rsidRPr="00EA65EA" w:rsidDel="00E61291">
          <w:rPr>
            <w:rFonts w:cs="B Nazanin" w:hint="cs"/>
            <w:sz w:val="24"/>
            <w:szCs w:val="24"/>
            <w:rtl/>
          </w:rPr>
          <w:delText>مجالت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دامنه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7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تقسیم‌بندی</w:delText>
        </w:r>
        <w:r w:rsidRPr="00EA65EA" w:rsidDel="00E61291">
          <w:rPr>
            <w:rFonts w:cs="B Nazanin"/>
            <w:sz w:val="24"/>
            <w:szCs w:val="24"/>
            <w:rtl/>
          </w:rPr>
          <w:delText xml:space="preserve"> </w:delText>
        </w:r>
        <w:r w:rsidRPr="00EA65EA" w:rsidDel="00E61291">
          <w:rPr>
            <w:rFonts w:cs="B Nazanin" w:hint="cs"/>
            <w:sz w:val="24"/>
            <w:szCs w:val="24"/>
            <w:rtl/>
          </w:rPr>
          <w:delText>شده‌اند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3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بالغ،</w:delText>
        </w:r>
        <w:r w:rsidRPr="00EA65EA" w:rsidDel="00E61291">
          <w:rPr>
            <w:rFonts w:cs="B Nazanin"/>
            <w:sz w:val="24"/>
            <w:szCs w:val="24"/>
            <w:rtl/>
          </w:rPr>
          <w:delText xml:space="preserve"> 1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نیمه</w:delText>
        </w:r>
        <w:r w:rsidRPr="00EA65EA" w:rsidDel="00E61291">
          <w:rPr>
            <w:rFonts w:cs="B Nazanin"/>
            <w:sz w:val="24"/>
            <w:szCs w:val="24"/>
            <w:rtl/>
          </w:rPr>
          <w:delText xml:space="preserve"> </w:delText>
        </w:r>
        <w:r w:rsidRPr="00EA65EA" w:rsidDel="00E61291">
          <w:rPr>
            <w:rFonts w:cs="B Nazanin" w:hint="cs"/>
            <w:sz w:val="24"/>
            <w:szCs w:val="24"/>
            <w:rtl/>
          </w:rPr>
          <w:delText>بالغ</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3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نابالغ</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چهار</w:delText>
        </w:r>
        <w:r w:rsidRPr="00EA65EA" w:rsidDel="00E61291">
          <w:rPr>
            <w:rFonts w:cs="B Nazanin"/>
            <w:sz w:val="24"/>
            <w:szCs w:val="24"/>
            <w:rtl/>
          </w:rPr>
          <w:delText xml:space="preserve">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دو</w:delText>
        </w:r>
        <w:r w:rsidRPr="00EA65EA" w:rsidDel="00E61291">
          <w:rPr>
            <w:rFonts w:cs="B Nazanin"/>
            <w:sz w:val="24"/>
            <w:szCs w:val="24"/>
            <w:rtl/>
          </w:rPr>
          <w:delText xml:space="preserve">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w:delText>
        </w:r>
        <w:r w:rsidRPr="00EA65EA" w:rsidDel="00E61291">
          <w:rPr>
            <w:rFonts w:cs="B Nazanin" w:hint="cs"/>
            <w:sz w:val="24"/>
            <w:szCs w:val="24"/>
            <w:rtl/>
          </w:rPr>
          <w:delText>مختلف</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دارند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الگوی</w:delText>
        </w:r>
        <w:r w:rsidRPr="00EA65EA" w:rsidDel="00E61291">
          <w:rPr>
            <w:rFonts w:cs="B Nazanin"/>
            <w:sz w:val="24"/>
            <w:szCs w:val="24"/>
            <w:rtl/>
          </w:rPr>
          <w:delText xml:space="preserve"> </w:delText>
        </w:r>
        <w:r w:rsidRPr="00EA65EA" w:rsidDel="00E61291">
          <w:rPr>
            <w:rFonts w:cs="B Nazanin" w:hint="cs"/>
            <w:sz w:val="24"/>
            <w:szCs w:val="24"/>
            <w:rtl/>
          </w:rPr>
          <w:delText>حرکتی</w:delText>
        </w:r>
        <w:r w:rsidRPr="00EA65EA" w:rsidDel="00E61291">
          <w:rPr>
            <w:rFonts w:cs="B Nazanin"/>
            <w:sz w:val="24"/>
            <w:szCs w:val="24"/>
            <w:rtl/>
          </w:rPr>
          <w:delText xml:space="preserve"> </w:delText>
        </w:r>
        <w:r w:rsidRPr="00EA65EA" w:rsidDel="00E61291">
          <w:rPr>
            <w:rFonts w:cs="B Nazanin" w:hint="cs"/>
            <w:sz w:val="24"/>
            <w:szCs w:val="24"/>
            <w:rtl/>
          </w:rPr>
          <w:delText>ساعتگرد</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دنبال</w:delText>
        </w:r>
        <w:r w:rsidRPr="00EA65EA" w:rsidDel="00E61291">
          <w:rPr>
            <w:rFonts w:cs="B Nazanin"/>
            <w:sz w:val="24"/>
            <w:szCs w:val="24"/>
            <w:rtl/>
          </w:rPr>
          <w:delText xml:space="preserve"> </w:delText>
        </w:r>
        <w:r w:rsidRPr="00EA65EA" w:rsidDel="00E61291">
          <w:rPr>
            <w:rFonts w:cs="B Nazanin" w:hint="cs"/>
            <w:sz w:val="24"/>
            <w:szCs w:val="24"/>
            <w:rtl/>
          </w:rPr>
          <w:delText>می‌کنند</w:delText>
        </w:r>
        <w:r w:rsidRPr="00EA65EA" w:rsidDel="00E61291">
          <w:rPr>
            <w:rFonts w:cs="B Nazanin"/>
            <w:sz w:val="24"/>
            <w:szCs w:val="24"/>
          </w:rPr>
          <w:delText>.</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طور</w:delText>
        </w:r>
        <w:r w:rsidRPr="00EA65EA" w:rsidDel="00E61291">
          <w:rPr>
            <w:rFonts w:cs="B Nazanin"/>
            <w:sz w:val="24"/>
            <w:szCs w:val="24"/>
            <w:rtl/>
          </w:rPr>
          <w:delText xml:space="preserve"> </w:delText>
        </w:r>
        <w:r w:rsidRPr="00EA65EA" w:rsidDel="00E61291">
          <w:rPr>
            <w:rFonts w:cs="B Nazanin" w:hint="cs"/>
            <w:sz w:val="24"/>
            <w:szCs w:val="24"/>
            <w:rtl/>
          </w:rPr>
          <w:delText>کلی،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تولیدات</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ثابت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تحت</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تغییر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پیشرفت</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می‌گیرند،</w:delText>
        </w:r>
        <w:r w:rsidRPr="00EA65EA" w:rsidDel="00E61291">
          <w:rPr>
            <w:rFonts w:cs="B Nazanin"/>
            <w:sz w:val="24"/>
            <w:szCs w:val="24"/>
            <w:rtl/>
          </w:rPr>
          <w:delText xml:space="preserve"> </w:delText>
        </w:r>
        <w:r w:rsidRPr="00EA65EA" w:rsidDel="00E61291">
          <w:rPr>
            <w:rFonts w:cs="B Nazanin" w:hint="cs"/>
            <w:sz w:val="24"/>
            <w:szCs w:val="24"/>
            <w:rtl/>
          </w:rPr>
          <w:delText>هستند</w:delText>
        </w:r>
        <w:r w:rsidRPr="00EA65EA" w:rsidDel="00E61291">
          <w:rPr>
            <w:rFonts w:cs="B Nazanin"/>
            <w:sz w:val="24"/>
            <w:szCs w:val="24"/>
            <w:rtl/>
          </w:rPr>
          <w:delText>.</w:delText>
        </w:r>
      </w:del>
    </w:p>
    <w:p w14:paraId="2F019F46" w14:textId="5552E1B5" w:rsidR="008518A1" w:rsidRPr="00EA65EA" w:rsidDel="00E61291" w:rsidRDefault="008518A1" w:rsidP="00EA65EA">
      <w:pPr>
        <w:bidi/>
        <w:spacing w:line="276" w:lineRule="auto"/>
        <w:jc w:val="both"/>
        <w:rPr>
          <w:del w:id="1564" w:author="غزاله عرفانیان" w:date="2025-07-01T07:36:00Z" w16du:dateUtc="2025-07-01T04:06:00Z"/>
          <w:rFonts w:cs="B Nazanin"/>
          <w:sz w:val="24"/>
          <w:szCs w:val="24"/>
          <w:rtl/>
        </w:rPr>
      </w:pPr>
      <w:del w:id="1565" w:author="غزاله عرفانیان" w:date="2025-07-01T07:36:00Z" w16du:dateUtc="2025-07-01T04:06:00Z">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تحقیقات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مکانیک،</w:delText>
        </w:r>
        <w:r w:rsidRPr="00EA65EA" w:rsidDel="00E61291">
          <w:rPr>
            <w:rFonts w:cs="B Nazanin"/>
            <w:sz w:val="24"/>
            <w:szCs w:val="24"/>
            <w:rtl/>
          </w:rPr>
          <w:delText xml:space="preserve"> </w:delText>
        </w:r>
        <w:r w:rsidRPr="00EA65EA" w:rsidDel="00E61291">
          <w:rPr>
            <w:rFonts w:cs="B Nazanin" w:hint="cs"/>
            <w:sz w:val="24"/>
            <w:szCs w:val="24"/>
            <w:rtl/>
          </w:rPr>
          <w:delText>خطیر،</w:delText>
        </w:r>
        <w:r w:rsidRPr="00EA65EA" w:rsidDel="00E61291">
          <w:rPr>
            <w:rFonts w:cs="B Nazanin"/>
            <w:sz w:val="24"/>
            <w:szCs w:val="24"/>
            <w:rtl/>
          </w:rPr>
          <w:delText xml:space="preserve"> </w:delText>
        </w:r>
        <w:r w:rsidRPr="00EA65EA" w:rsidDel="00E61291">
          <w:rPr>
            <w:rFonts w:cs="B Nazanin" w:hint="cs"/>
            <w:sz w:val="24"/>
            <w:szCs w:val="24"/>
            <w:rtl/>
          </w:rPr>
          <w:delText>محبی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گنجی</w:delText>
        </w:r>
        <w:r w:rsidRPr="00EA65EA" w:rsidDel="00E61291">
          <w:rPr>
            <w:rFonts w:cs="B Nazanin"/>
            <w:sz w:val="24"/>
            <w:szCs w:val="24"/>
            <w:rtl/>
          </w:rPr>
          <w:delText xml:space="preserve"> (1397) </w:delText>
        </w:r>
        <w:r w:rsidRPr="00EA65EA" w:rsidDel="00E61291">
          <w:rPr>
            <w:rFonts w:cs="B Nazanin" w:hint="cs"/>
            <w:sz w:val="24"/>
            <w:szCs w:val="24"/>
            <w:rtl/>
          </w:rPr>
          <w:delText>مجموعه</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منتشر</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Pr>
          <w:delText xml:space="preserve"> WOS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بازه</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2012 </w:delText>
        </w:r>
        <w:r w:rsidRPr="00EA65EA" w:rsidDel="00E61291">
          <w:rPr>
            <w:rFonts w:cs="B Nazanin" w:hint="cs"/>
            <w:sz w:val="24"/>
            <w:szCs w:val="24"/>
            <w:rtl/>
          </w:rPr>
          <w:delText>تا</w:delText>
        </w:r>
        <w:r w:rsidRPr="00EA65EA" w:rsidDel="00E61291">
          <w:rPr>
            <w:rFonts w:cs="B Nazanin"/>
            <w:sz w:val="24"/>
            <w:szCs w:val="24"/>
            <w:rtl/>
          </w:rPr>
          <w:delText xml:space="preserve"> 2016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دادند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رویکرد</w:delText>
        </w:r>
        <w:r w:rsidRPr="00EA65EA" w:rsidDel="00E61291">
          <w:rPr>
            <w:rFonts w:cs="B Nazanin"/>
            <w:sz w:val="24"/>
            <w:szCs w:val="24"/>
            <w:rtl/>
          </w:rPr>
          <w:delText xml:space="preserve"> </w:delText>
        </w:r>
        <w:r w:rsidRPr="00EA65EA" w:rsidDel="00E61291">
          <w:rPr>
            <w:rFonts w:cs="B Nazanin" w:hint="cs"/>
            <w:sz w:val="24"/>
            <w:szCs w:val="24"/>
            <w:rtl/>
          </w:rPr>
          <w:delText>یکپارچه</w:delText>
        </w:r>
        <w:r w:rsidRPr="00EA65EA" w:rsidDel="00E61291">
          <w:rPr>
            <w:rFonts w:cs="B Nazanin"/>
            <w:sz w:val="24"/>
            <w:szCs w:val="24"/>
            <w:rtl/>
          </w:rPr>
          <w:delText xml:space="preserve"> </w:delText>
        </w:r>
        <w:r w:rsidRPr="00EA65EA" w:rsidDel="00E61291">
          <w:rPr>
            <w:rFonts w:cs="B Nazanin" w:hint="cs"/>
            <w:sz w:val="24"/>
            <w:szCs w:val="24"/>
            <w:rtl/>
          </w:rPr>
          <w:delText>بکار</w:delText>
        </w:r>
        <w:r w:rsidRPr="00EA65EA" w:rsidDel="00E61291">
          <w:rPr>
            <w:rFonts w:cs="B Nazanin"/>
            <w:sz w:val="24"/>
            <w:szCs w:val="24"/>
            <w:rtl/>
          </w:rPr>
          <w:delText xml:space="preserve"> </w:delText>
        </w:r>
        <w:r w:rsidRPr="00EA65EA" w:rsidDel="00E61291">
          <w:rPr>
            <w:rFonts w:cs="B Nazanin" w:hint="cs"/>
            <w:sz w:val="24"/>
            <w:szCs w:val="24"/>
            <w:rtl/>
          </w:rPr>
          <w:delText>گرفته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تا</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صورت</w:delText>
        </w:r>
        <w:r w:rsidRPr="00EA65EA" w:rsidDel="00E61291">
          <w:rPr>
            <w:rFonts w:cs="B Nazanin"/>
            <w:sz w:val="24"/>
            <w:szCs w:val="24"/>
            <w:rtl/>
          </w:rPr>
          <w:delText xml:space="preserve"> </w:delText>
        </w:r>
        <w:r w:rsidRPr="00EA65EA" w:rsidDel="00E61291">
          <w:rPr>
            <w:rFonts w:cs="B Nazanin" w:hint="cs"/>
            <w:sz w:val="24"/>
            <w:szCs w:val="24"/>
            <w:rtl/>
          </w:rPr>
          <w:delText>خودکار</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پیش‌بینی</w:delText>
        </w:r>
        <w:r w:rsidRPr="00EA65EA" w:rsidDel="00E61291">
          <w:rPr>
            <w:rFonts w:cs="B Nazanin"/>
            <w:sz w:val="24"/>
            <w:szCs w:val="24"/>
            <w:rtl/>
          </w:rPr>
          <w:delText xml:space="preserve"> </w:delText>
        </w:r>
        <w:r w:rsidRPr="00EA65EA" w:rsidDel="00E61291">
          <w:rPr>
            <w:rFonts w:cs="B Nazanin" w:hint="cs"/>
            <w:sz w:val="24"/>
            <w:szCs w:val="24"/>
            <w:rtl/>
          </w:rPr>
          <w:delText>شود</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ترکیبی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کتابشناختی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همراه</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جدیدی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محاسبه</w:delText>
        </w:r>
        <w:r w:rsidRPr="00EA65EA" w:rsidDel="00E61291">
          <w:rPr>
            <w:rFonts w:cs="B Nazanin"/>
            <w:sz w:val="24"/>
            <w:szCs w:val="24"/>
            <w:rtl/>
          </w:rPr>
          <w:delText xml:space="preserve"> </w:delText>
        </w:r>
        <w:r w:rsidRPr="00EA65EA" w:rsidDel="00E61291">
          <w:rPr>
            <w:rFonts w:cs="B Nazanin" w:hint="cs"/>
            <w:sz w:val="24"/>
            <w:szCs w:val="24"/>
            <w:rtl/>
          </w:rPr>
          <w:delText>شاخص‌های</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دقت</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افزایش</w:delText>
        </w:r>
        <w:r w:rsidRPr="00EA65EA" w:rsidDel="00E61291">
          <w:rPr>
            <w:rFonts w:cs="B Nazanin"/>
            <w:sz w:val="24"/>
            <w:szCs w:val="24"/>
            <w:rtl/>
          </w:rPr>
          <w:delText xml:space="preserve"> </w:delText>
        </w:r>
        <w:r w:rsidRPr="00EA65EA" w:rsidDel="00E61291">
          <w:rPr>
            <w:rFonts w:cs="B Nazanin" w:hint="cs"/>
            <w:sz w:val="24"/>
            <w:szCs w:val="24"/>
            <w:rtl/>
          </w:rPr>
          <w:delText>یافت</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ویژگی‌های</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پیشنهادی</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ارائه</w:delText>
        </w:r>
        <w:r w:rsidRPr="00EA65EA" w:rsidDel="00E61291">
          <w:rPr>
            <w:rFonts w:cs="B Nazanin"/>
            <w:sz w:val="24"/>
            <w:szCs w:val="24"/>
            <w:rtl/>
          </w:rPr>
          <w:delText xml:space="preserve"> </w:delText>
        </w:r>
        <w:r w:rsidRPr="00EA65EA" w:rsidDel="00E61291">
          <w:rPr>
            <w:rFonts w:cs="B Nazanin" w:hint="cs"/>
            <w:sz w:val="24"/>
            <w:szCs w:val="24"/>
            <w:rtl/>
          </w:rPr>
          <w:delText>شاخص</w:delText>
        </w:r>
        <w:r w:rsidRPr="00EA65EA" w:rsidDel="00E61291">
          <w:rPr>
            <w:rFonts w:cs="B Nazanin"/>
            <w:sz w:val="24"/>
            <w:szCs w:val="24"/>
            <w:rtl/>
          </w:rPr>
          <w:delText xml:space="preserve"> </w:delText>
        </w:r>
        <w:r w:rsidRPr="00EA65EA" w:rsidDel="00E61291">
          <w:rPr>
            <w:rFonts w:cs="B Nazanin" w:hint="cs"/>
            <w:sz w:val="24"/>
            <w:szCs w:val="24"/>
            <w:rtl/>
          </w:rPr>
          <w:delText>جدید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به‌دست</w:delText>
        </w:r>
        <w:r w:rsidRPr="00EA65EA" w:rsidDel="00E61291">
          <w:rPr>
            <w:rFonts w:cs="B Nazanin"/>
            <w:sz w:val="24"/>
            <w:szCs w:val="24"/>
            <w:rtl/>
          </w:rPr>
          <w:delText xml:space="preserve"> </w:delText>
        </w:r>
        <w:r w:rsidRPr="00EA65EA" w:rsidDel="00E61291">
          <w:rPr>
            <w:rFonts w:cs="B Nazanin" w:hint="cs"/>
            <w:sz w:val="24"/>
            <w:szCs w:val="24"/>
            <w:rtl/>
          </w:rPr>
          <w:delText>آوردن</w:delText>
        </w:r>
        <w:r w:rsidRPr="00EA65EA" w:rsidDel="00E61291">
          <w:rPr>
            <w:rFonts w:cs="B Nazanin"/>
            <w:sz w:val="24"/>
            <w:szCs w:val="24"/>
            <w:rtl/>
          </w:rPr>
          <w:delText xml:space="preserve"> </w:delText>
        </w:r>
        <w:r w:rsidRPr="00EA65EA" w:rsidDel="00E61291">
          <w:rPr>
            <w:rFonts w:cs="B Nazanin" w:hint="cs"/>
            <w:sz w:val="24"/>
            <w:szCs w:val="24"/>
            <w:rtl/>
          </w:rPr>
          <w:delText>بلوغ</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مرکزیت</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اهمیت</w:delText>
        </w:r>
        <w:r w:rsidRPr="00EA65EA" w:rsidDel="00E61291">
          <w:rPr>
            <w:rFonts w:cs="B Nazanin"/>
            <w:sz w:val="24"/>
            <w:szCs w:val="24"/>
            <w:rtl/>
          </w:rPr>
          <w:delText xml:space="preserve"> </w:delText>
        </w:r>
        <w:r w:rsidRPr="00EA65EA" w:rsidDel="00E61291">
          <w:rPr>
            <w:rFonts w:cs="B Nazanin" w:hint="cs"/>
            <w:sz w:val="24"/>
            <w:szCs w:val="24"/>
            <w:rtl/>
          </w:rPr>
          <w:delText>کلیدواژه‌های</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تشخیص</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شاخص‌های</w:delText>
        </w:r>
        <w:r w:rsidRPr="00EA65EA" w:rsidDel="00E61291">
          <w:rPr>
            <w:rFonts w:cs="B Nazanin"/>
            <w:sz w:val="24"/>
            <w:szCs w:val="24"/>
            <w:rtl/>
          </w:rPr>
          <w:delText xml:space="preserve"> </w:delText>
        </w:r>
        <w:r w:rsidRPr="00EA65EA" w:rsidDel="00E61291">
          <w:rPr>
            <w:rFonts w:cs="B Nazanin" w:hint="cs"/>
            <w:sz w:val="24"/>
            <w:szCs w:val="24"/>
            <w:rtl/>
          </w:rPr>
          <w:delText>پیشنهادی،</w:delText>
        </w:r>
        <w:r w:rsidRPr="00EA65EA" w:rsidDel="00E61291">
          <w:rPr>
            <w:rFonts w:cs="B Nazanin"/>
            <w:sz w:val="24"/>
            <w:szCs w:val="24"/>
            <w:rtl/>
          </w:rPr>
          <w:delText xml:space="preserve"> </w:delText>
        </w:r>
        <w:r w:rsidRPr="00EA65EA" w:rsidDel="00E61291">
          <w:rPr>
            <w:rFonts w:cs="B Nazanin" w:hint="cs"/>
            <w:sz w:val="24"/>
            <w:szCs w:val="24"/>
            <w:rtl/>
          </w:rPr>
          <w:delText>می‌توان</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برخی</w:delText>
        </w:r>
        <w:r w:rsidRPr="00EA65EA" w:rsidDel="00E61291">
          <w:rPr>
            <w:rFonts w:cs="B Nazanin"/>
            <w:sz w:val="24"/>
            <w:szCs w:val="24"/>
            <w:rtl/>
          </w:rPr>
          <w:delText xml:space="preserve"> </w:delText>
        </w:r>
        <w:r w:rsidRPr="00EA65EA" w:rsidDel="00E61291">
          <w:rPr>
            <w:rFonts w:cs="B Nazanin" w:hint="cs"/>
            <w:sz w:val="24"/>
            <w:szCs w:val="24"/>
            <w:rtl/>
          </w:rPr>
          <w:delText>حوزه‌ها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بلوغ</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رسیده‌اند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دیگران</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رو</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رشدی</w:delText>
        </w:r>
        <w:r w:rsidRPr="00EA65EA" w:rsidDel="00E61291">
          <w:rPr>
            <w:rFonts w:cs="B Nazanin"/>
            <w:sz w:val="24"/>
            <w:szCs w:val="24"/>
            <w:rtl/>
          </w:rPr>
          <w:delText xml:space="preserve"> </w:delText>
        </w:r>
        <w:r w:rsidRPr="00EA65EA" w:rsidDel="00E61291">
          <w:rPr>
            <w:rFonts w:cs="B Nazanin" w:hint="cs"/>
            <w:sz w:val="24"/>
            <w:szCs w:val="24"/>
            <w:rtl/>
          </w:rPr>
          <w:delText>ندارند</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طرفی</w:delText>
        </w:r>
        <w:r w:rsidRPr="00EA65EA" w:rsidDel="00E61291">
          <w:rPr>
            <w:rFonts w:cs="B Nazanin"/>
            <w:sz w:val="24"/>
            <w:szCs w:val="24"/>
            <w:rtl/>
          </w:rPr>
          <w:delText xml:space="preserve"> </w:delText>
        </w:r>
        <w:r w:rsidRPr="00EA65EA" w:rsidDel="00E61291">
          <w:rPr>
            <w:rFonts w:cs="B Nazanin" w:hint="cs"/>
            <w:sz w:val="24"/>
            <w:szCs w:val="24"/>
            <w:rtl/>
          </w:rPr>
          <w:delText>دیگر،</w:delText>
        </w:r>
        <w:r w:rsidRPr="00EA65EA" w:rsidDel="00E61291">
          <w:rPr>
            <w:rFonts w:cs="B Nazanin"/>
            <w:sz w:val="24"/>
            <w:szCs w:val="24"/>
            <w:rtl/>
          </w:rPr>
          <w:delText xml:space="preserve"> </w:delText>
        </w:r>
        <w:r w:rsidRPr="00EA65EA" w:rsidDel="00E61291">
          <w:rPr>
            <w:rFonts w:cs="B Nazanin" w:hint="cs"/>
            <w:sz w:val="24"/>
            <w:szCs w:val="24"/>
            <w:rtl/>
          </w:rPr>
          <w:delText>خوشه‌هایی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نرخ</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w:delText>
        </w:r>
        <w:r w:rsidRPr="00EA65EA" w:rsidDel="00E61291">
          <w:rPr>
            <w:rFonts w:cs="B Nazanin" w:hint="cs"/>
            <w:sz w:val="24"/>
            <w:szCs w:val="24"/>
            <w:rtl/>
          </w:rPr>
          <w:delText>بالایی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w:delText>
        </w:r>
        <w:r w:rsidRPr="00EA65EA" w:rsidDel="00E61291">
          <w:rPr>
            <w:rFonts w:cs="B Nazanin" w:hint="cs"/>
            <w:sz w:val="24"/>
            <w:szCs w:val="24"/>
            <w:rtl/>
          </w:rPr>
          <w:delText>هستند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هنوز</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نظر</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بلوغ</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میانه‌ی</w:delText>
        </w:r>
        <w:r w:rsidRPr="00EA65EA" w:rsidDel="00E61291">
          <w:rPr>
            <w:rFonts w:cs="B Nazanin"/>
            <w:sz w:val="24"/>
            <w:szCs w:val="24"/>
            <w:rtl/>
          </w:rPr>
          <w:delText xml:space="preserve"> </w:delText>
        </w:r>
        <w:r w:rsidRPr="00EA65EA" w:rsidDel="00E61291">
          <w:rPr>
            <w:rFonts w:cs="B Nazanin" w:hint="cs"/>
            <w:sz w:val="24"/>
            <w:szCs w:val="24"/>
            <w:rtl/>
          </w:rPr>
          <w:delText>راه</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دارند،</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دهنده</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w:delText>
        </w:r>
        <w:r w:rsidRPr="00EA65EA" w:rsidDel="00E61291">
          <w:rPr>
            <w:rFonts w:cs="B Nazanin"/>
            <w:sz w:val="24"/>
            <w:szCs w:val="24"/>
            <w:rtl/>
          </w:rPr>
          <w:delText xml:space="preserve"> </w:delText>
        </w:r>
        <w:r w:rsidRPr="00EA65EA" w:rsidDel="00E61291">
          <w:rPr>
            <w:rFonts w:cs="B Nazanin" w:hint="cs"/>
            <w:sz w:val="24"/>
            <w:szCs w:val="24"/>
            <w:rtl/>
          </w:rPr>
          <w:delText>تکامل</w:delText>
        </w:r>
        <w:r w:rsidRPr="00EA65EA" w:rsidDel="00E61291">
          <w:rPr>
            <w:rFonts w:cs="B Nazanin"/>
            <w:sz w:val="24"/>
            <w:szCs w:val="24"/>
            <w:rtl/>
          </w:rPr>
          <w:delText xml:space="preserve"> </w:delText>
        </w:r>
        <w:r w:rsidRPr="00EA65EA" w:rsidDel="00E61291">
          <w:rPr>
            <w:rFonts w:cs="B Nazanin" w:hint="cs"/>
            <w:sz w:val="24"/>
            <w:szCs w:val="24"/>
            <w:rtl/>
          </w:rPr>
          <w:delText>هستند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بازه‌های</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w:delText>
        </w:r>
        <w:r w:rsidRPr="00EA65EA" w:rsidDel="00E61291">
          <w:rPr>
            <w:rFonts w:cs="B Nazanin" w:hint="cs"/>
            <w:sz w:val="24"/>
            <w:szCs w:val="24"/>
            <w:rtl/>
          </w:rPr>
          <w:delText>مختلف</w:delText>
        </w:r>
        <w:r w:rsidRPr="00EA65EA" w:rsidDel="00E61291">
          <w:rPr>
            <w:rFonts w:cs="B Nazanin"/>
            <w:sz w:val="24"/>
            <w:szCs w:val="24"/>
            <w:rtl/>
          </w:rPr>
          <w:delText xml:space="preserve"> </w:delText>
        </w:r>
        <w:r w:rsidRPr="00EA65EA" w:rsidDel="00E61291">
          <w:rPr>
            <w:rFonts w:cs="B Nazanin" w:hint="cs"/>
            <w:sz w:val="24"/>
            <w:szCs w:val="24"/>
            <w:rtl/>
          </w:rPr>
          <w:delText>می‌تواند</w:delText>
        </w:r>
        <w:r w:rsidRPr="00EA65EA" w:rsidDel="00E61291">
          <w:rPr>
            <w:rFonts w:cs="B Nazanin"/>
            <w:sz w:val="24"/>
            <w:szCs w:val="24"/>
            <w:rtl/>
          </w:rPr>
          <w:delText xml:space="preserve"> </w:delText>
        </w:r>
        <w:r w:rsidRPr="00EA65EA" w:rsidDel="00E61291">
          <w:rPr>
            <w:rFonts w:cs="B Nazanin" w:hint="cs"/>
            <w:sz w:val="24"/>
            <w:szCs w:val="24"/>
            <w:rtl/>
          </w:rPr>
          <w:delText>بهترین</w:delText>
        </w:r>
        <w:r w:rsidRPr="00EA65EA" w:rsidDel="00E61291">
          <w:rPr>
            <w:rFonts w:cs="B Nazanin"/>
            <w:sz w:val="24"/>
            <w:szCs w:val="24"/>
            <w:rtl/>
          </w:rPr>
          <w:delText xml:space="preserve"> </w:delText>
        </w:r>
        <w:r w:rsidRPr="00EA65EA" w:rsidDel="00E61291">
          <w:rPr>
            <w:rFonts w:cs="B Nazanin" w:hint="cs"/>
            <w:sz w:val="24"/>
            <w:szCs w:val="24"/>
            <w:rtl/>
          </w:rPr>
          <w:delText>درک</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محققین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سیاست‌گذاران</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ایجاد</w:delText>
        </w:r>
        <w:r w:rsidRPr="00EA65EA" w:rsidDel="00E61291">
          <w:rPr>
            <w:rFonts w:cs="B Nazanin"/>
            <w:sz w:val="24"/>
            <w:szCs w:val="24"/>
            <w:rtl/>
          </w:rPr>
          <w:delText xml:space="preserve"> </w:delText>
        </w:r>
        <w:r w:rsidRPr="00EA65EA" w:rsidDel="00E61291">
          <w:rPr>
            <w:rFonts w:cs="B Nazanin" w:hint="cs"/>
            <w:sz w:val="24"/>
            <w:szCs w:val="24"/>
            <w:rtl/>
          </w:rPr>
          <w:delText>کند</w:delText>
        </w:r>
        <w:r w:rsidRPr="00EA65EA" w:rsidDel="00E61291">
          <w:rPr>
            <w:rFonts w:cs="B Nazanin"/>
            <w:sz w:val="24"/>
            <w:szCs w:val="24"/>
            <w:rtl/>
          </w:rPr>
          <w:delText xml:space="preserve"> </w:delText>
        </w:r>
        <w:r w:rsidRPr="00EA65EA" w:rsidDel="00E61291">
          <w:rPr>
            <w:rFonts w:cs="B Nazanin" w:hint="cs"/>
            <w:sz w:val="24"/>
            <w:szCs w:val="24"/>
            <w:rtl/>
          </w:rPr>
          <w:delText>تا</w:delText>
        </w:r>
        <w:r w:rsidRPr="00EA65EA" w:rsidDel="00E61291">
          <w:rPr>
            <w:rFonts w:cs="B Nazanin"/>
            <w:sz w:val="24"/>
            <w:szCs w:val="24"/>
            <w:rtl/>
          </w:rPr>
          <w:delText xml:space="preserve"> </w:delText>
        </w:r>
        <w:r w:rsidRPr="00EA65EA" w:rsidDel="00E61291">
          <w:rPr>
            <w:rFonts w:cs="B Nazanin" w:hint="cs"/>
            <w:sz w:val="24"/>
            <w:szCs w:val="24"/>
            <w:rtl/>
          </w:rPr>
          <w:delText>بتوانند</w:delText>
        </w:r>
        <w:r w:rsidRPr="00EA65EA" w:rsidDel="00E61291">
          <w:rPr>
            <w:rFonts w:cs="B Nazanin"/>
            <w:sz w:val="24"/>
            <w:szCs w:val="24"/>
            <w:rtl/>
          </w:rPr>
          <w:delText xml:space="preserve"> </w:delText>
        </w:r>
        <w:r w:rsidRPr="00EA65EA" w:rsidDel="00E61291">
          <w:rPr>
            <w:rFonts w:cs="B Nazanin" w:hint="cs"/>
            <w:sz w:val="24"/>
            <w:szCs w:val="24"/>
            <w:rtl/>
          </w:rPr>
          <w:delText>برنامه‌ریزی</w:delText>
        </w:r>
        <w:r w:rsidRPr="00EA65EA" w:rsidDel="00E61291">
          <w:rPr>
            <w:rFonts w:cs="B Nazanin"/>
            <w:sz w:val="24"/>
            <w:szCs w:val="24"/>
            <w:rtl/>
          </w:rPr>
          <w:delText xml:space="preserve"> </w:delText>
        </w:r>
        <w:r w:rsidRPr="00EA65EA" w:rsidDel="00E61291">
          <w:rPr>
            <w:rFonts w:cs="B Nazanin" w:hint="cs"/>
            <w:sz w:val="24"/>
            <w:szCs w:val="24"/>
            <w:rtl/>
          </w:rPr>
          <w:delText>مناسبی</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تحقیقات</w:delText>
        </w:r>
        <w:r w:rsidRPr="00EA65EA" w:rsidDel="00E61291">
          <w:rPr>
            <w:rFonts w:cs="B Nazanin"/>
            <w:sz w:val="24"/>
            <w:szCs w:val="24"/>
            <w:rtl/>
          </w:rPr>
          <w:delText xml:space="preserve"> </w:delText>
        </w:r>
        <w:r w:rsidRPr="00EA65EA" w:rsidDel="00E61291">
          <w:rPr>
            <w:rFonts w:cs="B Nazanin" w:hint="cs"/>
            <w:sz w:val="24"/>
            <w:szCs w:val="24"/>
            <w:rtl/>
          </w:rPr>
          <w:delText>آتی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تخصیص</w:delText>
        </w:r>
        <w:r w:rsidRPr="00EA65EA" w:rsidDel="00E61291">
          <w:rPr>
            <w:rFonts w:cs="B Nazanin"/>
            <w:sz w:val="24"/>
            <w:szCs w:val="24"/>
            <w:rtl/>
          </w:rPr>
          <w:delText xml:space="preserve"> </w:delText>
        </w:r>
        <w:r w:rsidRPr="00EA65EA" w:rsidDel="00E61291">
          <w:rPr>
            <w:rFonts w:cs="B Nazanin" w:hint="cs"/>
            <w:sz w:val="24"/>
            <w:szCs w:val="24"/>
            <w:rtl/>
          </w:rPr>
          <w:delText>منابع</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داشته</w:delText>
        </w:r>
        <w:r w:rsidRPr="00EA65EA" w:rsidDel="00E61291">
          <w:rPr>
            <w:rFonts w:cs="B Nazanin"/>
            <w:sz w:val="24"/>
            <w:szCs w:val="24"/>
            <w:rtl/>
          </w:rPr>
          <w:delText xml:space="preserve"> </w:delText>
        </w:r>
        <w:r w:rsidRPr="00EA65EA" w:rsidDel="00E61291">
          <w:rPr>
            <w:rFonts w:cs="B Nazanin" w:hint="cs"/>
            <w:sz w:val="24"/>
            <w:szCs w:val="24"/>
            <w:rtl/>
          </w:rPr>
          <w:delText>باشند</w:delText>
        </w:r>
        <w:r w:rsidRPr="00EA65EA" w:rsidDel="00E61291">
          <w:rPr>
            <w:rFonts w:cs="B Nazanin"/>
            <w:sz w:val="24"/>
            <w:szCs w:val="24"/>
          </w:rPr>
          <w:delText>.</w:delText>
        </w:r>
      </w:del>
    </w:p>
    <w:p w14:paraId="6C4804FD" w14:textId="5D5935B4" w:rsidR="008518A1" w:rsidRPr="00EA65EA" w:rsidDel="00E61291" w:rsidRDefault="008518A1" w:rsidP="00EA65EA">
      <w:pPr>
        <w:bidi/>
        <w:spacing w:line="276" w:lineRule="auto"/>
        <w:jc w:val="both"/>
        <w:rPr>
          <w:del w:id="1566" w:author="غزاله عرفانیان" w:date="2025-07-01T07:36:00Z" w16du:dateUtc="2025-07-01T04:06:00Z"/>
          <w:rFonts w:cs="B Nazanin"/>
          <w:sz w:val="24"/>
          <w:szCs w:val="24"/>
          <w:rtl/>
        </w:rPr>
      </w:pPr>
      <w:del w:id="1567" w:author="غزاله عرفانیان" w:date="2025-07-01T07:36:00Z" w16du:dateUtc="2025-07-01T04:06:00Z">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گردشگری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تمامی</w:delText>
        </w:r>
        <w:r w:rsidRPr="00EA65EA" w:rsidDel="00E61291">
          <w:rPr>
            <w:rFonts w:cs="B Nazanin"/>
            <w:sz w:val="24"/>
            <w:szCs w:val="24"/>
            <w:rtl/>
          </w:rPr>
          <w:delText xml:space="preserve"> </w:delText>
        </w:r>
        <w:r w:rsidRPr="00EA65EA" w:rsidDel="00E61291">
          <w:rPr>
            <w:rFonts w:cs="B Nazanin" w:hint="cs"/>
            <w:sz w:val="24"/>
            <w:szCs w:val="24"/>
            <w:rtl/>
          </w:rPr>
          <w:delText>کشورهای</w:delText>
        </w:r>
        <w:r w:rsidRPr="00EA65EA" w:rsidDel="00E61291">
          <w:rPr>
            <w:rFonts w:cs="B Nazanin"/>
            <w:sz w:val="24"/>
            <w:szCs w:val="24"/>
            <w:rtl/>
          </w:rPr>
          <w:delText xml:space="preserve"> </w:delText>
        </w:r>
        <w:r w:rsidRPr="00EA65EA" w:rsidDel="00E61291">
          <w:rPr>
            <w:rFonts w:cs="B Nazanin" w:hint="cs"/>
            <w:sz w:val="24"/>
            <w:szCs w:val="24"/>
            <w:rtl/>
          </w:rPr>
          <w:delText>خاورمیانه،</w:delText>
        </w:r>
        <w:r w:rsidRPr="00EA65EA" w:rsidDel="00E61291">
          <w:rPr>
            <w:rFonts w:cs="B Nazanin"/>
            <w:sz w:val="24"/>
            <w:szCs w:val="24"/>
            <w:rtl/>
          </w:rPr>
          <w:delText xml:space="preserve"> </w:delText>
        </w:r>
        <w:r w:rsidRPr="00EA65EA" w:rsidDel="00E61291">
          <w:rPr>
            <w:rFonts w:cs="B Nazanin" w:hint="cs"/>
            <w:sz w:val="24"/>
            <w:szCs w:val="24"/>
            <w:rtl/>
          </w:rPr>
          <w:delText>رئیسی</w:delText>
        </w:r>
        <w:r w:rsidRPr="00EA65EA" w:rsidDel="00E61291">
          <w:rPr>
            <w:rFonts w:cs="B Nazanin"/>
            <w:sz w:val="24"/>
            <w:szCs w:val="24"/>
            <w:rtl/>
          </w:rPr>
          <w:delText xml:space="preserve"> </w:delText>
        </w:r>
        <w:r w:rsidRPr="00EA65EA" w:rsidDel="00E61291">
          <w:rPr>
            <w:rFonts w:cs="B Nazanin" w:hint="cs"/>
            <w:sz w:val="24"/>
            <w:szCs w:val="24"/>
            <w:rtl/>
          </w:rPr>
          <w:delText>وانانی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جلالی</w:delText>
        </w:r>
        <w:r w:rsidRPr="00EA65EA" w:rsidDel="00E61291">
          <w:rPr>
            <w:rFonts w:cs="B Nazanin"/>
            <w:sz w:val="24"/>
            <w:szCs w:val="24"/>
            <w:rtl/>
          </w:rPr>
          <w:delText xml:space="preserve"> (1397)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w:delText>
        </w:r>
        <w:r w:rsidRPr="00EA65EA" w:rsidDel="00E61291">
          <w:rPr>
            <w:rFonts w:cs="B Nazanin"/>
            <w:sz w:val="24"/>
            <w:szCs w:val="24"/>
            <w:rtl/>
          </w:rPr>
          <w:delText xml:space="preserve"> </w:delText>
        </w:r>
        <w:r w:rsidRPr="00EA65EA" w:rsidDel="00E61291">
          <w:rPr>
            <w:rFonts w:cs="B Nazanin" w:hint="cs"/>
            <w:sz w:val="24"/>
            <w:szCs w:val="24"/>
            <w:rtl/>
          </w:rPr>
          <w:delText>ظهور</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صنعت</w:delText>
        </w:r>
        <w:r w:rsidRPr="00EA65EA" w:rsidDel="00E61291">
          <w:rPr>
            <w:rFonts w:cs="B Nazanin"/>
            <w:sz w:val="24"/>
            <w:szCs w:val="24"/>
            <w:rtl/>
          </w:rPr>
          <w:delText xml:space="preserve"> </w:delText>
        </w:r>
        <w:r w:rsidRPr="00EA65EA" w:rsidDel="00E61291">
          <w:rPr>
            <w:rFonts w:cs="B Nazanin" w:hint="cs"/>
            <w:sz w:val="24"/>
            <w:szCs w:val="24"/>
            <w:rtl/>
          </w:rPr>
          <w:delText>گردشگری</w:delText>
        </w:r>
        <w:r w:rsidRPr="00EA65EA" w:rsidDel="00E61291">
          <w:rPr>
            <w:rFonts w:cs="B Nazanin"/>
            <w:sz w:val="24"/>
            <w:szCs w:val="24"/>
            <w:rtl/>
          </w:rPr>
          <w:delText xml:space="preserve"> </w:delText>
        </w:r>
        <w:r w:rsidRPr="00EA65EA" w:rsidDel="00E61291">
          <w:rPr>
            <w:rFonts w:cs="B Nazanin" w:hint="cs"/>
            <w:sz w:val="24"/>
            <w:szCs w:val="24"/>
            <w:rtl/>
          </w:rPr>
          <w:delText>توجه</w:delText>
        </w:r>
        <w:r w:rsidRPr="00EA65EA" w:rsidDel="00E61291">
          <w:rPr>
            <w:rFonts w:cs="B Nazanin"/>
            <w:sz w:val="24"/>
            <w:szCs w:val="24"/>
            <w:rtl/>
          </w:rPr>
          <w:delText xml:space="preserve"> </w:delText>
        </w:r>
        <w:r w:rsidRPr="00EA65EA" w:rsidDel="00E61291">
          <w:rPr>
            <w:rFonts w:cs="B Nazanin" w:hint="cs"/>
            <w:sz w:val="24"/>
            <w:szCs w:val="24"/>
            <w:rtl/>
          </w:rPr>
          <w:delText>کرده‌اند</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دنبال</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تغییرات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گردشگری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پرتکرار</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چکیده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بودند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اکتشاف</w:delText>
        </w:r>
        <w:r w:rsidRPr="00EA65EA" w:rsidDel="00E61291">
          <w:rPr>
            <w:rFonts w:cs="B Nazanin"/>
            <w:sz w:val="24"/>
            <w:szCs w:val="24"/>
            <w:rtl/>
          </w:rPr>
          <w:delText xml:space="preserve"> </w:delText>
        </w:r>
        <w:r w:rsidRPr="00EA65EA" w:rsidDel="00E61291">
          <w:rPr>
            <w:rFonts w:cs="B Nazanin" w:hint="cs"/>
            <w:sz w:val="24"/>
            <w:szCs w:val="24"/>
            <w:rtl/>
          </w:rPr>
          <w:delText>توالی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شناخت</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w:delText>
        </w:r>
        <w:r w:rsidRPr="00EA65EA" w:rsidDel="00E61291">
          <w:rPr>
            <w:rFonts w:cs="B Nazanin"/>
            <w:sz w:val="24"/>
            <w:szCs w:val="24"/>
            <w:rtl/>
          </w:rPr>
          <w:delText xml:space="preserve"> </w:delText>
        </w:r>
        <w:r w:rsidRPr="00EA65EA" w:rsidDel="00E61291">
          <w:rPr>
            <w:rFonts w:cs="B Nazanin" w:hint="cs"/>
            <w:sz w:val="24"/>
            <w:szCs w:val="24"/>
            <w:rtl/>
          </w:rPr>
          <w:delText>ظهور</w:delText>
        </w:r>
        <w:r w:rsidRPr="00EA65EA" w:rsidDel="00E61291">
          <w:rPr>
            <w:rFonts w:cs="B Nazanin"/>
            <w:sz w:val="24"/>
            <w:szCs w:val="24"/>
            <w:rtl/>
          </w:rPr>
          <w:delText xml:space="preserve"> </w:delText>
        </w:r>
        <w:r w:rsidRPr="00EA65EA" w:rsidDel="00E61291">
          <w:rPr>
            <w:rFonts w:cs="B Nazanin" w:hint="cs"/>
            <w:sz w:val="24"/>
            <w:szCs w:val="24"/>
            <w:rtl/>
          </w:rPr>
          <w:delText>کمک</w:delText>
        </w:r>
        <w:r w:rsidRPr="00EA65EA" w:rsidDel="00E61291">
          <w:rPr>
            <w:rFonts w:cs="B Nazanin"/>
            <w:sz w:val="24"/>
            <w:szCs w:val="24"/>
            <w:rtl/>
          </w:rPr>
          <w:delText xml:space="preserve"> </w:delText>
        </w:r>
        <w:r w:rsidRPr="00EA65EA" w:rsidDel="00E61291">
          <w:rPr>
            <w:rFonts w:cs="B Nazanin" w:hint="cs"/>
            <w:sz w:val="24"/>
            <w:szCs w:val="24"/>
            <w:rtl/>
          </w:rPr>
          <w:delText>می‌کند،</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Pr>
          <w:delText xml:space="preserve"> </w:delText>
        </w:r>
        <w:r w:rsidR="007E5A1F" w:rsidRPr="00EA65EA" w:rsidDel="00E61291">
          <w:rPr>
            <w:rFonts w:cs="B Nazanin" w:hint="cs"/>
            <w:sz w:val="24"/>
            <w:szCs w:val="24"/>
            <w:rtl/>
          </w:rPr>
          <w:delText>وب او ساینس</w:delText>
        </w:r>
        <w:r w:rsidRPr="00EA65EA" w:rsidDel="00E61291">
          <w:rPr>
            <w:rFonts w:cs="B Nazanin"/>
            <w:sz w:val="24"/>
            <w:szCs w:val="24"/>
          </w:rPr>
          <w:delText xml:space="preserve"> </w:delText>
        </w:r>
        <w:r w:rsidR="007E5A1F" w:rsidRPr="00EA65EA" w:rsidDel="00E61291">
          <w:rPr>
            <w:rStyle w:val="FootnoteReference"/>
            <w:rFonts w:cs="B Nazanin"/>
            <w:sz w:val="24"/>
            <w:szCs w:val="24"/>
            <w:rtl/>
          </w:rPr>
          <w:footnoteReference w:id="33"/>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انتخاب</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مجموع</w:delText>
        </w:r>
        <w:r w:rsidRPr="00EA65EA" w:rsidDel="00E61291">
          <w:rPr>
            <w:rFonts w:cs="B Nazanin"/>
            <w:sz w:val="24"/>
            <w:szCs w:val="24"/>
            <w:rtl/>
          </w:rPr>
          <w:delText xml:space="preserve"> 1141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جستجوی</w:delText>
        </w:r>
        <w:r w:rsidRPr="00EA65EA" w:rsidDel="00E61291">
          <w:rPr>
            <w:rFonts w:cs="B Nazanin"/>
            <w:sz w:val="24"/>
            <w:szCs w:val="24"/>
            <w:rtl/>
          </w:rPr>
          <w:delText xml:space="preserve"> </w:delText>
        </w:r>
        <w:r w:rsidRPr="00EA65EA" w:rsidDel="00E61291">
          <w:rPr>
            <w:rFonts w:cs="B Nazanin" w:hint="cs"/>
            <w:sz w:val="24"/>
            <w:szCs w:val="24"/>
            <w:rtl/>
          </w:rPr>
          <w:delText>لغت</w:delText>
        </w:r>
        <w:r w:rsidRPr="00EA65EA" w:rsidDel="00E61291">
          <w:rPr>
            <w:rFonts w:cs="B Nazanin"/>
            <w:sz w:val="24"/>
            <w:szCs w:val="24"/>
            <w:rtl/>
          </w:rPr>
          <w:delText xml:space="preserve"> "</w:delText>
        </w:r>
        <w:r w:rsidRPr="00EA65EA" w:rsidDel="00E61291">
          <w:rPr>
            <w:rFonts w:cs="B Nazanin" w:hint="cs"/>
            <w:sz w:val="24"/>
            <w:szCs w:val="24"/>
            <w:rtl/>
          </w:rPr>
          <w:delText>توریسم</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نظر</w:delText>
        </w:r>
        <w:r w:rsidRPr="00EA65EA" w:rsidDel="00E61291">
          <w:rPr>
            <w:rFonts w:cs="B Nazanin"/>
            <w:sz w:val="24"/>
            <w:szCs w:val="24"/>
            <w:rtl/>
          </w:rPr>
          <w:delText xml:space="preserve"> </w:delText>
        </w:r>
        <w:r w:rsidRPr="00EA65EA" w:rsidDel="00E61291">
          <w:rPr>
            <w:rFonts w:cs="B Nazanin" w:hint="cs"/>
            <w:sz w:val="24"/>
            <w:szCs w:val="24"/>
            <w:rtl/>
          </w:rPr>
          <w:delText>گرفتن</w:delText>
        </w:r>
        <w:r w:rsidRPr="00EA65EA" w:rsidDel="00E61291">
          <w:rPr>
            <w:rFonts w:cs="B Nazanin"/>
            <w:sz w:val="24"/>
            <w:szCs w:val="24"/>
            <w:rtl/>
          </w:rPr>
          <w:delText xml:space="preserve"> </w:delText>
        </w:r>
        <w:r w:rsidRPr="00EA65EA" w:rsidDel="00E61291">
          <w:rPr>
            <w:rFonts w:cs="B Nazanin" w:hint="cs"/>
            <w:sz w:val="24"/>
            <w:szCs w:val="24"/>
            <w:rtl/>
          </w:rPr>
          <w:delText>کشورهای</w:delText>
        </w:r>
        <w:r w:rsidRPr="00EA65EA" w:rsidDel="00E61291">
          <w:rPr>
            <w:rFonts w:cs="B Nazanin"/>
            <w:sz w:val="24"/>
            <w:szCs w:val="24"/>
            <w:rtl/>
          </w:rPr>
          <w:delText xml:space="preserve"> </w:delText>
        </w:r>
        <w:r w:rsidRPr="00EA65EA" w:rsidDel="00E61291">
          <w:rPr>
            <w:rFonts w:cs="B Nazanin" w:hint="cs"/>
            <w:sz w:val="24"/>
            <w:szCs w:val="24"/>
            <w:rtl/>
          </w:rPr>
          <w:delText>خاورمیانه</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شدند</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مختلفی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روندهای</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می‌کنند،</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معتبر</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w:delText>
        </w:r>
        <w:r w:rsidRPr="00EA65EA" w:rsidDel="00E61291">
          <w:rPr>
            <w:rFonts w:cs="B Nazanin"/>
            <w:sz w:val="24"/>
            <w:szCs w:val="24"/>
            <w:rtl/>
          </w:rPr>
          <w:delText xml:space="preserve"> </w:delText>
        </w:r>
        <w:r w:rsidRPr="00EA65EA" w:rsidDel="00E61291">
          <w:rPr>
            <w:rFonts w:cs="B Nazanin" w:hint="cs"/>
            <w:sz w:val="24"/>
            <w:szCs w:val="24"/>
            <w:rtl/>
          </w:rPr>
          <w:delText>اکتشاف</w:delText>
        </w:r>
        <w:r w:rsidRPr="00EA65EA" w:rsidDel="00E61291">
          <w:rPr>
            <w:rFonts w:cs="B Nazanin"/>
            <w:sz w:val="24"/>
            <w:szCs w:val="24"/>
            <w:rtl/>
          </w:rPr>
          <w:delText xml:space="preserve"> </w:delText>
        </w:r>
        <w:r w:rsidRPr="00EA65EA" w:rsidDel="00E61291">
          <w:rPr>
            <w:rFonts w:cs="B Nazanin" w:hint="cs"/>
            <w:sz w:val="24"/>
            <w:szCs w:val="24"/>
            <w:rtl/>
          </w:rPr>
          <w:delText>توالی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ارزیابی</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انتخاب</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کلمه</w:delText>
        </w:r>
        <w:r w:rsidRPr="00EA65EA" w:rsidDel="00E61291">
          <w:rPr>
            <w:rFonts w:cs="B Nazanin"/>
            <w:sz w:val="24"/>
            <w:szCs w:val="24"/>
          </w:rPr>
          <w:delText xml:space="preserve"> "Impact" </w:delText>
        </w:r>
        <w:r w:rsidRPr="00EA65EA" w:rsidDel="00E61291">
          <w:rPr>
            <w:rFonts w:cs="B Nazanin" w:hint="cs"/>
            <w:sz w:val="24"/>
            <w:szCs w:val="24"/>
            <w:rtl/>
          </w:rPr>
          <w:delText>دارای</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تکرار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نتیجه</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وزن</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میان</w:delText>
        </w:r>
        <w:r w:rsidRPr="00EA65EA" w:rsidDel="00E61291">
          <w:rPr>
            <w:rFonts w:cs="B Nazanin"/>
            <w:sz w:val="24"/>
            <w:szCs w:val="24"/>
            <w:rtl/>
          </w:rPr>
          <w:delText xml:space="preserve">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موجود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واژه</w:delText>
        </w:r>
        <w:r w:rsidRPr="00EA65EA" w:rsidDel="00E61291">
          <w:rPr>
            <w:rFonts w:cs="B Nazanin"/>
            <w:sz w:val="24"/>
            <w:szCs w:val="24"/>
          </w:rPr>
          <w:delText xml:space="preserve"> "Water" </w:delText>
        </w:r>
        <w:r w:rsidRPr="00EA65EA" w:rsidDel="00E61291">
          <w:rPr>
            <w:rFonts w:cs="B Nazanin" w:hint="cs"/>
            <w:sz w:val="24"/>
            <w:szCs w:val="24"/>
            <w:rtl/>
          </w:rPr>
          <w:delText>دارای</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بسامد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وزن</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حاصل</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برخی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تکرار</w:delText>
        </w:r>
        <w:r w:rsidRPr="00EA65EA" w:rsidDel="00E61291">
          <w:rPr>
            <w:rFonts w:cs="B Nazanin"/>
            <w:sz w:val="24"/>
            <w:szCs w:val="24"/>
            <w:rtl/>
          </w:rPr>
          <w:delText xml:space="preserve"> </w:delText>
        </w:r>
        <w:r w:rsidRPr="00EA65EA" w:rsidDel="00E61291">
          <w:rPr>
            <w:rFonts w:cs="B Nazanin" w:hint="cs"/>
            <w:sz w:val="24"/>
            <w:szCs w:val="24"/>
            <w:rtl/>
          </w:rPr>
          <w:delText>بیشتری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چکیده</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بین‌المللی</w:delText>
        </w:r>
        <w:r w:rsidRPr="00EA65EA" w:rsidDel="00E61291">
          <w:rPr>
            <w:rFonts w:cs="B Nazanin"/>
            <w:sz w:val="24"/>
            <w:szCs w:val="24"/>
            <w:rtl/>
          </w:rPr>
          <w:delText xml:space="preserve"> </w:delText>
        </w:r>
        <w:r w:rsidRPr="00EA65EA" w:rsidDel="00E61291">
          <w:rPr>
            <w:rFonts w:cs="B Nazanin" w:hint="cs"/>
            <w:sz w:val="24"/>
            <w:szCs w:val="24"/>
            <w:rtl/>
          </w:rPr>
          <w:delText>دارند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حاکی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اهمیت</w:delText>
        </w:r>
        <w:r w:rsidRPr="00EA65EA" w:rsidDel="00E61291">
          <w:rPr>
            <w:rFonts w:cs="B Nazanin"/>
            <w:sz w:val="24"/>
            <w:szCs w:val="24"/>
            <w:rtl/>
          </w:rPr>
          <w:delText xml:space="preserve"> </w:delText>
        </w:r>
        <w:r w:rsidRPr="00EA65EA" w:rsidDel="00E61291">
          <w:rPr>
            <w:rFonts w:cs="B Nazanin" w:hint="cs"/>
            <w:sz w:val="24"/>
            <w:szCs w:val="24"/>
            <w:rtl/>
          </w:rPr>
          <w:delText>بیشتر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نسبت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دیگر</w:delText>
        </w:r>
        <w:r w:rsidRPr="00EA65EA" w:rsidDel="00E61291">
          <w:rPr>
            <w:rFonts w:cs="B Nazanin"/>
            <w:sz w:val="24"/>
            <w:szCs w:val="24"/>
            <w:rtl/>
          </w:rPr>
          <w:delText xml:space="preserve"> </w:delText>
        </w:r>
        <w:r w:rsidRPr="00EA65EA" w:rsidDel="00E61291">
          <w:rPr>
            <w:rFonts w:cs="B Nazanin" w:hint="cs"/>
            <w:sz w:val="24"/>
            <w:szCs w:val="24"/>
            <w:rtl/>
          </w:rPr>
          <w:delText>حوزه‌ها</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نیاز</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توجه</w:delText>
        </w:r>
        <w:r w:rsidRPr="00EA65EA" w:rsidDel="00E61291">
          <w:rPr>
            <w:rFonts w:cs="B Nazanin"/>
            <w:sz w:val="24"/>
            <w:szCs w:val="24"/>
            <w:rtl/>
          </w:rPr>
          <w:delText xml:space="preserve"> </w:delText>
        </w:r>
        <w:r w:rsidRPr="00EA65EA" w:rsidDel="00E61291">
          <w:rPr>
            <w:rFonts w:cs="B Nazanin" w:hint="cs"/>
            <w:sz w:val="24"/>
            <w:szCs w:val="24"/>
            <w:rtl/>
          </w:rPr>
          <w:delText>بیشتر</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گردشگری</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del>
    </w:p>
    <w:p w14:paraId="21F43F78" w14:textId="2BEB2610" w:rsidR="008518A1" w:rsidRPr="00EA65EA" w:rsidDel="00E61291" w:rsidRDefault="008518A1" w:rsidP="00EA65EA">
      <w:pPr>
        <w:bidi/>
        <w:spacing w:line="276" w:lineRule="auto"/>
        <w:jc w:val="both"/>
        <w:rPr>
          <w:del w:id="1570" w:author="غزاله عرفانیان" w:date="2025-07-01T07:36:00Z" w16du:dateUtc="2025-07-01T04:06:00Z"/>
          <w:rFonts w:cs="B Nazanin"/>
          <w:sz w:val="24"/>
          <w:szCs w:val="24"/>
          <w:rtl/>
        </w:rPr>
      </w:pPr>
      <w:del w:id="1571"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lang w:bidi="fa-IR"/>
          </w:rPr>
          <w:delText xml:space="preserve">دیگر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bookmarkStart w:id="1572" w:name="_Hlk165367847"/>
        <w:r w:rsidRPr="00EA65EA" w:rsidDel="00E61291">
          <w:rPr>
            <w:rFonts w:cs="B Nazanin" w:hint="cs"/>
            <w:sz w:val="24"/>
            <w:szCs w:val="24"/>
            <w:rtl/>
          </w:rPr>
          <w:delText>باغمحمد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(1399) </w:delText>
        </w:r>
        <w:bookmarkEnd w:id="1572"/>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شناسایی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ایرانیان</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جامعه</w:delText>
        </w:r>
        <w:r w:rsidRPr="00EA65EA" w:rsidDel="00E61291">
          <w:rPr>
            <w:rFonts w:cs="B Nazanin"/>
            <w:sz w:val="24"/>
            <w:szCs w:val="24"/>
            <w:rtl/>
          </w:rPr>
          <w:delText xml:space="preserve"> </w:delText>
        </w:r>
        <w:r w:rsidRPr="00EA65EA" w:rsidDel="00E61291">
          <w:rPr>
            <w:rFonts w:cs="B Nazanin" w:hint="cs"/>
            <w:sz w:val="24"/>
            <w:szCs w:val="24"/>
            <w:rtl/>
          </w:rPr>
          <w:delText>آماری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709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دارای</w:delText>
        </w:r>
        <w:r w:rsidRPr="00EA65EA" w:rsidDel="00E61291">
          <w:rPr>
            <w:rFonts w:cs="B Nazanin"/>
            <w:sz w:val="24"/>
            <w:szCs w:val="24"/>
            <w:rtl/>
          </w:rPr>
          <w:delText xml:space="preserve"> </w:delText>
        </w:r>
        <w:r w:rsidRPr="00EA65EA" w:rsidDel="00E61291">
          <w:rPr>
            <w:rFonts w:cs="B Nazanin" w:hint="cs"/>
            <w:sz w:val="24"/>
            <w:szCs w:val="24"/>
            <w:rtl/>
          </w:rPr>
          <w:delText>چکیده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نمایه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tl/>
          </w:rPr>
          <w:delText xml:space="preserve"> </w:delText>
        </w:r>
        <w:r w:rsidRPr="00EA65EA" w:rsidDel="00E61291">
          <w:rPr>
            <w:rFonts w:cs="B Nazanin" w:hint="cs"/>
            <w:sz w:val="24"/>
            <w:szCs w:val="24"/>
            <w:rtl/>
          </w:rPr>
          <w:delText>اسکوپوس</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بازه</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2008-2019 </w:delText>
        </w:r>
        <w:r w:rsidRPr="00EA65EA" w:rsidDel="00E61291">
          <w:rPr>
            <w:rFonts w:cs="B Nazanin" w:hint="cs"/>
            <w:sz w:val="24"/>
            <w:szCs w:val="24"/>
            <w:rtl/>
          </w:rPr>
          <w:delText>بود</w:delText>
        </w:r>
        <w:r w:rsidRPr="00EA65EA" w:rsidDel="00E61291">
          <w:rPr>
            <w:rFonts w:cs="B Nazanin"/>
            <w:sz w:val="24"/>
            <w:szCs w:val="24"/>
          </w:rPr>
          <w:delText>.</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داده‌ها،</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طور</w:delText>
        </w:r>
        <w:r w:rsidRPr="00EA65EA" w:rsidDel="00E61291">
          <w:rPr>
            <w:rFonts w:cs="B Nazanin"/>
            <w:sz w:val="24"/>
            <w:szCs w:val="24"/>
            <w:rtl/>
          </w:rPr>
          <w:delText xml:space="preserve"> </w:delText>
        </w:r>
        <w:r w:rsidRPr="00EA65EA" w:rsidDel="00E61291">
          <w:rPr>
            <w:rFonts w:cs="B Nazanin" w:hint="cs"/>
            <w:sz w:val="24"/>
            <w:szCs w:val="24"/>
            <w:rtl/>
          </w:rPr>
          <w:delText>خاص</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مدل‌سازی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Pr>
          <w:delText xml:space="preserve"> LDA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نرم‌افزار</w:delText>
        </w:r>
        <w:r w:rsidRPr="00EA65EA" w:rsidDel="00E61291">
          <w:rPr>
            <w:rFonts w:cs="B Nazanin"/>
            <w:sz w:val="24"/>
            <w:szCs w:val="24"/>
          </w:rPr>
          <w:delText xml:space="preserve"> R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حاکی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مواردی</w:delText>
        </w:r>
        <w:r w:rsidRPr="00EA65EA" w:rsidDel="00E61291">
          <w:rPr>
            <w:rFonts w:cs="B Nazanin"/>
            <w:sz w:val="24"/>
            <w:szCs w:val="24"/>
            <w:rtl/>
          </w:rPr>
          <w:delText xml:space="preserve"> </w:delText>
        </w:r>
        <w:r w:rsidRPr="00EA65EA" w:rsidDel="00E61291">
          <w:rPr>
            <w:rFonts w:cs="B Nazanin" w:hint="cs"/>
            <w:sz w:val="24"/>
            <w:szCs w:val="24"/>
            <w:rtl/>
          </w:rPr>
          <w:delText>وجود</w:delText>
        </w:r>
        <w:r w:rsidRPr="00EA65EA" w:rsidDel="00E61291">
          <w:rPr>
            <w:rFonts w:cs="B Nazanin"/>
            <w:sz w:val="24"/>
            <w:szCs w:val="24"/>
            <w:rtl/>
          </w:rPr>
          <w:delText xml:space="preserve"> </w:delText>
        </w:r>
        <w:r w:rsidRPr="00EA65EA" w:rsidDel="00E61291">
          <w:rPr>
            <w:rFonts w:cs="B Nazanin" w:hint="cs"/>
            <w:sz w:val="24"/>
            <w:szCs w:val="24"/>
            <w:rtl/>
          </w:rPr>
          <w:delText>داشتند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محبوبیت</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بالایی</w:delText>
        </w:r>
        <w:r w:rsidRPr="00EA65EA" w:rsidDel="00E61291">
          <w:rPr>
            <w:rFonts w:cs="B Nazanin"/>
            <w:sz w:val="24"/>
            <w:szCs w:val="24"/>
            <w:rtl/>
          </w:rPr>
          <w:delText xml:space="preserve"> </w:delText>
        </w:r>
        <w:r w:rsidRPr="00EA65EA" w:rsidDel="00E61291">
          <w:rPr>
            <w:rFonts w:cs="B Nazanin" w:hint="cs"/>
            <w:sz w:val="24"/>
            <w:szCs w:val="24"/>
            <w:rtl/>
          </w:rPr>
          <w:delText>برخوردار</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جزء</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داغ</w:delText>
        </w:r>
        <w:r w:rsidRPr="00EA65EA" w:rsidDel="00E61291">
          <w:rPr>
            <w:rFonts w:cs="B Nazanin"/>
            <w:sz w:val="24"/>
            <w:szCs w:val="24"/>
            <w:rtl/>
          </w:rPr>
          <w:delText xml:space="preserve"> </w:delText>
        </w:r>
        <w:r w:rsidRPr="00EA65EA" w:rsidDel="00E61291">
          <w:rPr>
            <w:rFonts w:cs="B Nazanin" w:hint="cs"/>
            <w:sz w:val="24"/>
            <w:szCs w:val="24"/>
            <w:rtl/>
          </w:rPr>
          <w:delText>محسوب</w:delText>
        </w:r>
        <w:r w:rsidRPr="00EA65EA" w:rsidDel="00E61291">
          <w:rPr>
            <w:rFonts w:cs="B Nazanin"/>
            <w:sz w:val="24"/>
            <w:szCs w:val="24"/>
            <w:rtl/>
          </w:rPr>
          <w:delText xml:space="preserve"> </w:delText>
        </w:r>
        <w:r w:rsidRPr="00EA65EA" w:rsidDel="00E61291">
          <w:rPr>
            <w:rFonts w:cs="B Nazanin" w:hint="cs"/>
            <w:sz w:val="24"/>
            <w:szCs w:val="24"/>
            <w:rtl/>
          </w:rPr>
          <w:delText>شدند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خدمات</w:delText>
        </w:r>
        <w:r w:rsidRPr="00EA65EA" w:rsidDel="00E61291">
          <w:rPr>
            <w:rFonts w:cs="B Nazanin"/>
            <w:sz w:val="24"/>
            <w:szCs w:val="24"/>
            <w:rtl/>
          </w:rPr>
          <w:delText xml:space="preserve"> </w:delText>
        </w:r>
        <w:r w:rsidRPr="00EA65EA" w:rsidDel="00E61291">
          <w:rPr>
            <w:rFonts w:cs="B Nazanin" w:hint="cs"/>
            <w:sz w:val="24"/>
            <w:szCs w:val="24"/>
            <w:rtl/>
          </w:rPr>
          <w:delText>کتابخانه‌ای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شبکه‌های</w:delText>
        </w:r>
        <w:r w:rsidRPr="00EA65EA" w:rsidDel="00E61291">
          <w:rPr>
            <w:rFonts w:cs="B Nazanin"/>
            <w:sz w:val="24"/>
            <w:szCs w:val="24"/>
            <w:rtl/>
          </w:rPr>
          <w:delText xml:space="preserve"> </w:delText>
        </w:r>
        <w:r w:rsidRPr="00EA65EA" w:rsidDel="00E61291">
          <w:rPr>
            <w:rFonts w:cs="B Nazanin" w:hint="cs"/>
            <w:sz w:val="24"/>
            <w:szCs w:val="24"/>
            <w:rtl/>
          </w:rPr>
          <w:delText>اجتماعی،</w:delText>
        </w:r>
        <w:r w:rsidRPr="00EA65EA" w:rsidDel="00E61291">
          <w:rPr>
            <w:rFonts w:cs="B Nazanin"/>
            <w:sz w:val="24"/>
            <w:szCs w:val="24"/>
            <w:rtl/>
          </w:rPr>
          <w:delText xml:space="preserve"> </w:delText>
        </w:r>
        <w:r w:rsidRPr="00EA65EA" w:rsidDel="00E61291">
          <w:rPr>
            <w:rFonts w:cs="B Nazanin" w:hint="cs"/>
            <w:sz w:val="24"/>
            <w:szCs w:val="24"/>
            <w:rtl/>
          </w:rPr>
          <w:delText>مدل‌های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سرمایه</w:delText>
        </w:r>
        <w:r w:rsidRPr="00EA65EA" w:rsidDel="00E61291">
          <w:rPr>
            <w:rFonts w:cs="B Nazanin"/>
            <w:sz w:val="24"/>
            <w:szCs w:val="24"/>
            <w:rtl/>
          </w:rPr>
          <w:delText xml:space="preserve"> </w:delText>
        </w:r>
        <w:r w:rsidRPr="00EA65EA" w:rsidDel="00E61291">
          <w:rPr>
            <w:rFonts w:cs="B Nazanin" w:hint="cs"/>
            <w:sz w:val="24"/>
            <w:szCs w:val="24"/>
            <w:rtl/>
          </w:rPr>
          <w:delText>اجتماعی،</w:delText>
        </w:r>
        <w:r w:rsidRPr="00EA65EA" w:rsidDel="00E61291">
          <w:rPr>
            <w:rFonts w:cs="B Nazanin"/>
            <w:sz w:val="24"/>
            <w:szCs w:val="24"/>
            <w:rtl/>
          </w:rPr>
          <w:delText xml:space="preserve"> </w:delText>
        </w:r>
        <w:r w:rsidRPr="00EA65EA" w:rsidDel="00E61291">
          <w:rPr>
            <w:rFonts w:cs="B Nazanin" w:hint="cs"/>
            <w:sz w:val="24"/>
            <w:szCs w:val="24"/>
            <w:rtl/>
          </w:rPr>
          <w:delText>پایگاه‌های</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پزشکی،</w:delText>
        </w:r>
        <w:r w:rsidRPr="00EA65EA" w:rsidDel="00E61291">
          <w:rPr>
            <w:rFonts w:cs="B Nazanin"/>
            <w:sz w:val="24"/>
            <w:szCs w:val="24"/>
            <w:rtl/>
          </w:rPr>
          <w:delText xml:space="preserve"> </w:delText>
        </w:r>
        <w:r w:rsidRPr="00EA65EA" w:rsidDel="00E61291">
          <w:rPr>
            <w:rFonts w:cs="B Nazanin" w:hint="cs"/>
            <w:sz w:val="24"/>
            <w:szCs w:val="24"/>
            <w:rtl/>
          </w:rPr>
          <w:delText>داده‌کاوی،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تولید</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 </w:delText>
        </w:r>
        <w:r w:rsidRPr="00EA65EA" w:rsidDel="00E61291">
          <w:rPr>
            <w:rFonts w:cs="B Nazanin" w:hint="cs"/>
            <w:sz w:val="24"/>
            <w:szCs w:val="24"/>
            <w:rtl/>
          </w:rPr>
          <w:delText>بودند</w:delText>
        </w:r>
        <w:r w:rsidRPr="00EA65EA" w:rsidDel="00E61291">
          <w:rPr>
            <w:rFonts w:cs="B Nazanin"/>
            <w:sz w:val="24"/>
            <w:szCs w:val="24"/>
          </w:rPr>
          <w:delText>.</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محبوبیت</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کمتری</w:delText>
        </w:r>
        <w:r w:rsidRPr="00EA65EA" w:rsidDel="00E61291">
          <w:rPr>
            <w:rFonts w:cs="B Nazanin"/>
            <w:sz w:val="24"/>
            <w:szCs w:val="24"/>
            <w:rtl/>
          </w:rPr>
          <w:delText xml:space="preserve"> </w:delText>
        </w:r>
        <w:r w:rsidRPr="00EA65EA" w:rsidDel="00E61291">
          <w:rPr>
            <w:rFonts w:cs="B Nazanin" w:hint="cs"/>
            <w:sz w:val="24"/>
            <w:szCs w:val="24"/>
            <w:rtl/>
          </w:rPr>
          <w:delText>برخوردار</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جزء</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سرد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کم</w:delText>
        </w:r>
        <w:r w:rsidRPr="00EA65EA" w:rsidDel="00E61291">
          <w:rPr>
            <w:rFonts w:cs="B Nazanin"/>
            <w:sz w:val="24"/>
            <w:szCs w:val="24"/>
            <w:rtl/>
          </w:rPr>
          <w:delText xml:space="preserve"> </w:delText>
        </w:r>
        <w:r w:rsidRPr="00EA65EA" w:rsidDel="00E61291">
          <w:rPr>
            <w:rFonts w:cs="B Nazanin" w:hint="cs"/>
            <w:sz w:val="24"/>
            <w:szCs w:val="24"/>
            <w:rtl/>
          </w:rPr>
          <w:delText>طرفدار</w:delText>
        </w:r>
        <w:r w:rsidRPr="00EA65EA" w:rsidDel="00E61291">
          <w:rPr>
            <w:rFonts w:cs="B Nazanin"/>
            <w:sz w:val="24"/>
            <w:szCs w:val="24"/>
            <w:rtl/>
          </w:rPr>
          <w:delText xml:space="preserve"> </w:delText>
        </w:r>
        <w:r w:rsidRPr="00EA65EA" w:rsidDel="00E61291">
          <w:rPr>
            <w:rFonts w:cs="B Nazanin" w:hint="cs"/>
            <w:sz w:val="24"/>
            <w:szCs w:val="24"/>
            <w:rtl/>
          </w:rPr>
          <w:delText>قلمداد</w:delText>
        </w:r>
        <w:r w:rsidRPr="00EA65EA" w:rsidDel="00E61291">
          <w:rPr>
            <w:rFonts w:cs="B Nazanin"/>
            <w:sz w:val="24"/>
            <w:szCs w:val="24"/>
            <w:rtl/>
          </w:rPr>
          <w:delText xml:space="preserve"> </w:delText>
        </w:r>
        <w:r w:rsidRPr="00EA65EA" w:rsidDel="00E61291">
          <w:rPr>
            <w:rFonts w:cs="B Nazanin" w:hint="cs"/>
            <w:sz w:val="24"/>
            <w:szCs w:val="24"/>
            <w:rtl/>
          </w:rPr>
          <w:delText>می‌شوند،</w:delText>
        </w:r>
        <w:r w:rsidRPr="00EA65EA" w:rsidDel="00E61291">
          <w:rPr>
            <w:rFonts w:cs="B Nazanin"/>
            <w:sz w:val="24"/>
            <w:szCs w:val="24"/>
            <w:rtl/>
          </w:rPr>
          <w:delText xml:space="preserve"> </w:delText>
        </w:r>
        <w:r w:rsidRPr="00EA65EA" w:rsidDel="00E61291">
          <w:rPr>
            <w:rFonts w:cs="B Nazanin" w:hint="cs"/>
            <w:sz w:val="24"/>
            <w:szCs w:val="24"/>
            <w:rtl/>
          </w:rPr>
          <w:delText>شامل</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منابع</w:delText>
        </w:r>
        <w:r w:rsidRPr="00EA65EA" w:rsidDel="00E61291">
          <w:rPr>
            <w:rFonts w:cs="B Nazanin"/>
            <w:sz w:val="24"/>
            <w:szCs w:val="24"/>
            <w:rtl/>
          </w:rPr>
          <w:delText xml:space="preserve"> </w:delText>
        </w:r>
        <w:r w:rsidRPr="00EA65EA" w:rsidDel="00E61291">
          <w:rPr>
            <w:rFonts w:cs="B Nazanin" w:hint="cs"/>
            <w:sz w:val="24"/>
            <w:szCs w:val="24"/>
            <w:rtl/>
          </w:rPr>
          <w:delText>الکترونیکی،</w:delText>
        </w:r>
        <w:r w:rsidRPr="00EA65EA" w:rsidDel="00E61291">
          <w:rPr>
            <w:rFonts w:cs="B Nazanin"/>
            <w:sz w:val="24"/>
            <w:szCs w:val="24"/>
            <w:rtl/>
          </w:rPr>
          <w:delText xml:space="preserve"> </w:delText>
        </w:r>
        <w:r w:rsidRPr="00EA65EA" w:rsidDel="00E61291">
          <w:rPr>
            <w:rFonts w:cs="B Nazanin" w:hint="cs"/>
            <w:sz w:val="24"/>
            <w:szCs w:val="24"/>
            <w:rtl/>
          </w:rPr>
          <w:delText>سیستم</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موتورهای</w:delText>
        </w:r>
        <w:r w:rsidRPr="00EA65EA" w:rsidDel="00E61291">
          <w:rPr>
            <w:rFonts w:cs="B Nazanin"/>
            <w:sz w:val="24"/>
            <w:szCs w:val="24"/>
            <w:rtl/>
          </w:rPr>
          <w:delText xml:space="preserve"> </w:delText>
        </w:r>
        <w:r w:rsidRPr="00EA65EA" w:rsidDel="00E61291">
          <w:rPr>
            <w:rFonts w:cs="B Nazanin" w:hint="cs"/>
            <w:sz w:val="24"/>
            <w:szCs w:val="24"/>
            <w:rtl/>
          </w:rPr>
          <w:delText>جستجو،</w:delText>
        </w:r>
        <w:r w:rsidRPr="00EA65EA" w:rsidDel="00E61291">
          <w:rPr>
            <w:rFonts w:cs="B Nazanin"/>
            <w:sz w:val="24"/>
            <w:szCs w:val="24"/>
            <w:rtl/>
          </w:rPr>
          <w:delText xml:space="preserve"> </w:delText>
        </w:r>
        <w:r w:rsidRPr="00EA65EA" w:rsidDel="00E61291">
          <w:rPr>
            <w:rFonts w:cs="B Nazanin" w:hint="cs"/>
            <w:sz w:val="24"/>
            <w:szCs w:val="24"/>
            <w:rtl/>
          </w:rPr>
          <w:delText>خدمات</w:delText>
        </w:r>
        <w:r w:rsidRPr="00EA65EA" w:rsidDel="00E61291">
          <w:rPr>
            <w:rFonts w:cs="B Nazanin"/>
            <w:sz w:val="24"/>
            <w:szCs w:val="24"/>
            <w:rtl/>
          </w:rPr>
          <w:delText xml:space="preserve"> </w:delText>
        </w:r>
        <w:r w:rsidRPr="00EA65EA" w:rsidDel="00E61291">
          <w:rPr>
            <w:rFonts w:cs="B Nazanin" w:hint="cs"/>
            <w:sz w:val="24"/>
            <w:szCs w:val="24"/>
            <w:rtl/>
          </w:rPr>
          <w:delText>امانت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 </w:delText>
        </w:r>
        <w:r w:rsidRPr="00EA65EA" w:rsidDel="00E61291">
          <w:rPr>
            <w:rFonts w:cs="B Nazanin" w:hint="cs"/>
            <w:sz w:val="24"/>
            <w:szCs w:val="24"/>
            <w:rtl/>
          </w:rPr>
          <w:delText>بودند</w:delText>
        </w:r>
        <w:r w:rsidRPr="00EA65EA" w:rsidDel="00E61291">
          <w:rPr>
            <w:rFonts w:cs="B Nazanin"/>
            <w:sz w:val="24"/>
            <w:szCs w:val="24"/>
          </w:rPr>
          <w:delText>.</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r w:rsidRPr="00EA65EA" w:rsidDel="00E61291">
          <w:rPr>
            <w:rFonts w:cs="B Nazanin" w:hint="cs"/>
            <w:sz w:val="24"/>
            <w:szCs w:val="24"/>
            <w:rtl/>
          </w:rPr>
          <w:delText>همگام</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w:delText>
        </w:r>
        <w:r w:rsidRPr="00EA65EA" w:rsidDel="00E61291">
          <w:rPr>
            <w:rFonts w:cs="B Nazanin" w:hint="cs"/>
            <w:sz w:val="24"/>
            <w:szCs w:val="24"/>
            <w:rtl/>
          </w:rPr>
          <w:delText>فناوری‌ها</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جهانی</w:delText>
        </w:r>
        <w:r w:rsidRPr="00EA65EA" w:rsidDel="00E61291">
          <w:rPr>
            <w:rFonts w:cs="B Nazanin"/>
            <w:sz w:val="24"/>
            <w:szCs w:val="24"/>
            <w:rtl/>
          </w:rPr>
          <w:delText xml:space="preserve"> </w:delText>
        </w:r>
        <w:r w:rsidRPr="00EA65EA" w:rsidDel="00E61291">
          <w:rPr>
            <w:rFonts w:cs="B Nazanin" w:hint="cs"/>
            <w:sz w:val="24"/>
            <w:szCs w:val="24"/>
            <w:rtl/>
          </w:rPr>
          <w:delText>توسعه</w:delText>
        </w:r>
        <w:r w:rsidRPr="00EA65EA" w:rsidDel="00E61291">
          <w:rPr>
            <w:rFonts w:cs="B Nazanin"/>
            <w:sz w:val="24"/>
            <w:szCs w:val="24"/>
            <w:rtl/>
          </w:rPr>
          <w:delText xml:space="preserve"> </w:delText>
        </w:r>
        <w:r w:rsidRPr="00EA65EA" w:rsidDel="00E61291">
          <w:rPr>
            <w:rFonts w:cs="B Nazanin" w:hint="cs"/>
            <w:sz w:val="24"/>
            <w:szCs w:val="24"/>
            <w:rtl/>
          </w:rPr>
          <w:delText>یافته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ارتباط</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زمینه‌های</w:delText>
        </w:r>
        <w:r w:rsidRPr="00EA65EA" w:rsidDel="00E61291">
          <w:rPr>
            <w:rFonts w:cs="B Nazanin"/>
            <w:sz w:val="24"/>
            <w:szCs w:val="24"/>
            <w:rtl/>
          </w:rPr>
          <w:delText xml:space="preserve"> </w:delText>
        </w:r>
        <w:r w:rsidRPr="00EA65EA" w:rsidDel="00E61291">
          <w:rPr>
            <w:rFonts w:cs="B Nazanin" w:hint="cs"/>
            <w:sz w:val="24"/>
            <w:szCs w:val="24"/>
            <w:rtl/>
          </w:rPr>
          <w:delText>نوین</w:delText>
        </w:r>
        <w:r w:rsidRPr="00EA65EA" w:rsidDel="00E61291">
          <w:rPr>
            <w:rFonts w:cs="B Nazanin"/>
            <w:sz w:val="24"/>
            <w:szCs w:val="24"/>
            <w:rtl/>
          </w:rPr>
          <w:delText xml:space="preserve"> </w:delText>
        </w:r>
        <w:r w:rsidRPr="00EA65EA" w:rsidDel="00E61291">
          <w:rPr>
            <w:rFonts w:cs="B Nazanin" w:hint="cs"/>
            <w:sz w:val="24"/>
            <w:szCs w:val="24"/>
            <w:rtl/>
          </w:rPr>
          <w:delText>داده‌کاوی،</w:delText>
        </w:r>
        <w:r w:rsidRPr="00EA65EA" w:rsidDel="00E61291">
          <w:rPr>
            <w:rFonts w:cs="B Nazanin"/>
            <w:sz w:val="24"/>
            <w:szCs w:val="24"/>
            <w:rtl/>
          </w:rPr>
          <w:delText xml:space="preserve"> </w:delText>
        </w:r>
        <w:r w:rsidRPr="00EA65EA" w:rsidDel="00E61291">
          <w:rPr>
            <w:rFonts w:cs="B Nazanin" w:hint="cs"/>
            <w:sz w:val="24"/>
            <w:szCs w:val="24"/>
            <w:rtl/>
          </w:rPr>
          <w:delText>هوش</w:delText>
        </w:r>
        <w:r w:rsidRPr="00EA65EA" w:rsidDel="00E61291">
          <w:rPr>
            <w:rFonts w:cs="B Nazanin"/>
            <w:sz w:val="24"/>
            <w:szCs w:val="24"/>
            <w:rtl/>
          </w:rPr>
          <w:delText xml:space="preserve"> </w:delText>
        </w:r>
        <w:r w:rsidRPr="00EA65EA" w:rsidDel="00E61291">
          <w:rPr>
            <w:rFonts w:cs="B Nazanin" w:hint="cs"/>
            <w:sz w:val="24"/>
            <w:szCs w:val="24"/>
            <w:rtl/>
          </w:rPr>
          <w:delText>مصنوعی،</w:delText>
        </w:r>
        <w:r w:rsidRPr="00EA65EA" w:rsidDel="00E61291">
          <w:rPr>
            <w:rFonts w:cs="B Nazanin"/>
            <w:sz w:val="24"/>
            <w:szCs w:val="24"/>
            <w:rtl/>
          </w:rPr>
          <w:delText xml:space="preserve"> </w:delText>
        </w:r>
        <w:r w:rsidRPr="00EA65EA" w:rsidDel="00E61291">
          <w:rPr>
            <w:rFonts w:cs="B Nazanin" w:hint="cs"/>
            <w:sz w:val="24"/>
            <w:szCs w:val="24"/>
            <w:rtl/>
          </w:rPr>
          <w:delText>بازیابی</w:delText>
        </w:r>
        <w:r w:rsidRPr="00EA65EA" w:rsidDel="00E61291">
          <w:rPr>
            <w:rFonts w:cs="B Nazanin"/>
            <w:sz w:val="24"/>
            <w:szCs w:val="24"/>
            <w:rtl/>
          </w:rPr>
          <w:delText xml:space="preserve"> </w:delText>
        </w:r>
        <w:r w:rsidRPr="00EA65EA" w:rsidDel="00E61291">
          <w:rPr>
            <w:rFonts w:cs="B Nazanin" w:hint="cs"/>
            <w:sz w:val="24"/>
            <w:szCs w:val="24"/>
            <w:rtl/>
          </w:rPr>
          <w:delText>معنایی،</w:delText>
        </w:r>
        <w:r w:rsidRPr="00EA65EA" w:rsidDel="00E61291">
          <w:rPr>
            <w:rFonts w:cs="B Nazanin"/>
            <w:sz w:val="24"/>
            <w:szCs w:val="24"/>
            <w:rtl/>
          </w:rPr>
          <w:delText xml:space="preserve"> </w:delText>
        </w:r>
        <w:r w:rsidRPr="00EA65EA" w:rsidDel="00E61291">
          <w:rPr>
            <w:rFonts w:cs="B Nazanin" w:hint="cs"/>
            <w:sz w:val="24"/>
            <w:szCs w:val="24"/>
            <w:rtl/>
          </w:rPr>
          <w:delText>هستی‌شناسی،</w:delText>
        </w:r>
        <w:r w:rsidRPr="00EA65EA" w:rsidDel="00E61291">
          <w:rPr>
            <w:rFonts w:cs="B Nazanin"/>
            <w:sz w:val="24"/>
            <w:szCs w:val="24"/>
            <w:rtl/>
          </w:rPr>
          <w:delText xml:space="preserve"> </w:delText>
        </w:r>
        <w:r w:rsidRPr="00EA65EA" w:rsidDel="00E61291">
          <w:rPr>
            <w:rFonts w:cs="B Nazanin" w:hint="cs"/>
            <w:sz w:val="24"/>
            <w:szCs w:val="24"/>
            <w:rtl/>
          </w:rPr>
          <w:delText>معماری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نشر</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شبکه‌های</w:delText>
        </w:r>
        <w:r w:rsidRPr="00EA65EA" w:rsidDel="00E61291">
          <w:rPr>
            <w:rFonts w:cs="B Nazanin"/>
            <w:sz w:val="24"/>
            <w:szCs w:val="24"/>
            <w:rtl/>
          </w:rPr>
          <w:delText xml:space="preserve"> </w:delText>
        </w:r>
        <w:r w:rsidRPr="00EA65EA" w:rsidDel="00E61291">
          <w:rPr>
            <w:rFonts w:cs="B Nazanin" w:hint="cs"/>
            <w:sz w:val="24"/>
            <w:szCs w:val="24"/>
            <w:rtl/>
          </w:rPr>
          <w:delText>اجتماعی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پایگاه‌های</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برقرار</w:delText>
        </w:r>
        <w:r w:rsidRPr="00EA65EA" w:rsidDel="00E61291">
          <w:rPr>
            <w:rFonts w:cs="B Nazanin"/>
            <w:sz w:val="24"/>
            <w:szCs w:val="24"/>
            <w:rtl/>
          </w:rPr>
          <w:delText xml:space="preserve"> </w:delText>
        </w:r>
        <w:r w:rsidRPr="00EA65EA" w:rsidDel="00E61291">
          <w:rPr>
            <w:rFonts w:cs="B Nazanin" w:hint="cs"/>
            <w:sz w:val="24"/>
            <w:szCs w:val="24"/>
            <w:rtl/>
          </w:rPr>
          <w:delText>نموده‌اند</w:delText>
        </w:r>
        <w:r w:rsidRPr="00EA65EA" w:rsidDel="00E61291">
          <w:rPr>
            <w:rFonts w:cs="B Nazanin"/>
            <w:sz w:val="24"/>
            <w:szCs w:val="24"/>
            <w:rtl/>
          </w:rPr>
          <w:delText>.</w:delText>
        </w:r>
      </w:del>
    </w:p>
    <w:p w14:paraId="3233A541" w14:textId="771FEC62" w:rsidR="008518A1" w:rsidRPr="00EA65EA" w:rsidDel="00E61291" w:rsidRDefault="008518A1" w:rsidP="00EA65EA">
      <w:pPr>
        <w:bidi/>
        <w:spacing w:line="276" w:lineRule="auto"/>
        <w:jc w:val="both"/>
        <w:rPr>
          <w:del w:id="1573" w:author="غزاله عرفانیان" w:date="2025-07-01T07:36:00Z" w16du:dateUtc="2025-07-01T04:06:00Z"/>
          <w:rFonts w:cs="B Nazanin"/>
          <w:sz w:val="24"/>
          <w:szCs w:val="24"/>
          <w:rtl/>
        </w:rPr>
      </w:pPr>
    </w:p>
    <w:p w14:paraId="02576D1C" w14:textId="44B7A64C" w:rsidR="008518A1" w:rsidRPr="00EA65EA" w:rsidDel="00E61291" w:rsidRDefault="008518A1" w:rsidP="00EA65EA">
      <w:pPr>
        <w:bidi/>
        <w:spacing w:line="276" w:lineRule="auto"/>
        <w:jc w:val="both"/>
        <w:rPr>
          <w:del w:id="1574" w:author="غزاله عرفانیان" w:date="2025-07-01T07:36:00Z" w16du:dateUtc="2025-07-01T04:06:00Z"/>
          <w:rFonts w:cs="B Nazanin"/>
          <w:sz w:val="24"/>
          <w:szCs w:val="24"/>
          <w:rtl/>
        </w:rPr>
      </w:pPr>
      <w:del w:id="1575"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commentRangeStart w:id="1576"/>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جدید</w:delText>
        </w:r>
        <w:r w:rsidRPr="00EA65EA" w:rsidDel="00E61291">
          <w:rPr>
            <w:rFonts w:cs="B Nazanin"/>
            <w:sz w:val="24"/>
            <w:szCs w:val="24"/>
            <w:rtl/>
          </w:rPr>
          <w:delText xml:space="preserve"> </w:delText>
        </w:r>
        <w:r w:rsidRPr="00EA65EA" w:rsidDel="00E61291">
          <w:rPr>
            <w:rFonts w:cs="B Nazanin" w:hint="cs"/>
            <w:sz w:val="24"/>
            <w:szCs w:val="24"/>
            <w:rtl/>
          </w:rPr>
          <w:delText>دیگری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منظور</w:delText>
        </w:r>
        <w:r w:rsidRPr="00EA65EA" w:rsidDel="00E61291">
          <w:rPr>
            <w:rFonts w:cs="B Nazanin"/>
            <w:sz w:val="24"/>
            <w:szCs w:val="24"/>
            <w:rtl/>
          </w:rPr>
          <w:delText xml:space="preserve"> </w:delText>
        </w:r>
        <w:r w:rsidRPr="00EA65EA" w:rsidDel="00E61291">
          <w:rPr>
            <w:rFonts w:cs="B Nazanin" w:hint="cs"/>
            <w:sz w:val="24"/>
            <w:szCs w:val="24"/>
            <w:rtl/>
          </w:rPr>
          <w:delText>شناسایی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منتشرشده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کتابداری</w:delText>
        </w:r>
        <w:r w:rsidRPr="00EA65EA" w:rsidDel="00E61291">
          <w:rPr>
            <w:rFonts w:cs="B Nazanin"/>
            <w:sz w:val="24"/>
            <w:szCs w:val="24"/>
            <w:rtl/>
          </w:rPr>
          <w:delText xml:space="preserve"> </w:delText>
        </w:r>
        <w:r w:rsidRPr="00EA65EA" w:rsidDel="00E61291">
          <w:rPr>
            <w:rFonts w:cs="B Nazanin" w:hint="cs"/>
            <w:sz w:val="24"/>
            <w:szCs w:val="24"/>
            <w:rtl/>
          </w:rPr>
          <w:delText>پزشکی</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bookmarkStart w:id="1577" w:name="_Hlk165367864"/>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داستانی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(1399</w:delText>
        </w:r>
        <w:commentRangeEnd w:id="1576"/>
        <w:r w:rsidR="00D044CF" w:rsidDel="00E61291">
          <w:rPr>
            <w:rStyle w:val="CommentReference"/>
            <w:rtl/>
          </w:rPr>
          <w:commentReference w:id="1576"/>
        </w:r>
        <w:r w:rsidRPr="00EA65EA" w:rsidDel="00E61291">
          <w:rPr>
            <w:rFonts w:cs="B Nazanin"/>
            <w:sz w:val="24"/>
            <w:szCs w:val="24"/>
            <w:rtl/>
          </w:rPr>
          <w:delText xml:space="preserve">) </w:delText>
        </w:r>
        <w:bookmarkEnd w:id="1577"/>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982 </w:delText>
        </w:r>
        <w:r w:rsidRPr="00EA65EA" w:rsidDel="00E61291">
          <w:rPr>
            <w:rFonts w:cs="B Nazanin" w:hint="cs"/>
            <w:sz w:val="24"/>
            <w:szCs w:val="24"/>
            <w:rtl/>
          </w:rPr>
          <w:delText>مقاله</w:delText>
        </w:r>
        <w:r w:rsidRPr="00EA65EA" w:rsidDel="00E61291">
          <w:rPr>
            <w:rFonts w:ascii="Arial" w:hAnsi="Arial" w:cs="B Nazanin" w:hint="cs"/>
            <w:sz w:val="24"/>
            <w:szCs w:val="24"/>
            <w:rtl/>
          </w:rPr>
          <w:delText xml:space="preserve"> </w:delText>
        </w:r>
        <w:r w:rsidRPr="00EA65EA" w:rsidDel="00E61291">
          <w:rPr>
            <w:rFonts w:cs="B Nazanin" w:hint="cs"/>
            <w:sz w:val="24"/>
            <w:szCs w:val="24"/>
            <w:rtl/>
          </w:rPr>
          <w:delText>کتابداری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اطلاع‌رسانی</w:delText>
        </w:r>
        <w:r w:rsidRPr="00EA65EA" w:rsidDel="00E61291">
          <w:rPr>
            <w:rFonts w:cs="B Nazanin"/>
            <w:sz w:val="24"/>
            <w:szCs w:val="24"/>
            <w:rtl/>
          </w:rPr>
          <w:delText xml:space="preserve"> </w:delText>
        </w:r>
        <w:r w:rsidRPr="00EA65EA" w:rsidDel="00E61291">
          <w:rPr>
            <w:rFonts w:cs="B Nazanin" w:hint="cs"/>
            <w:sz w:val="24"/>
            <w:szCs w:val="24"/>
            <w:rtl/>
          </w:rPr>
          <w:delText>پزشکی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16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جهت</w:delText>
        </w:r>
        <w:r w:rsidRPr="00EA65EA" w:rsidDel="00E61291">
          <w:rPr>
            <w:rFonts w:cs="B Nazanin"/>
            <w:sz w:val="24"/>
            <w:szCs w:val="24"/>
            <w:rtl/>
          </w:rPr>
          <w:delText xml:space="preserve"> </w:delText>
        </w:r>
        <w:r w:rsidRPr="00EA65EA" w:rsidDel="00E61291">
          <w:rPr>
            <w:rFonts w:cs="B Nazanin" w:hint="cs"/>
            <w:sz w:val="24"/>
            <w:szCs w:val="24"/>
            <w:rtl/>
          </w:rPr>
          <w:delText>شناسایی</w:delText>
        </w:r>
        <w:r w:rsidRPr="00EA65EA" w:rsidDel="00E61291">
          <w:rPr>
            <w:rFonts w:cs="B Nazanin"/>
            <w:sz w:val="24"/>
            <w:szCs w:val="24"/>
            <w:rtl/>
          </w:rPr>
          <w:delText xml:space="preserve"> </w:delText>
        </w:r>
        <w:r w:rsidRPr="00EA65EA" w:rsidDel="00E61291">
          <w:rPr>
            <w:rFonts w:cs="B Nazanin" w:hint="cs"/>
            <w:sz w:val="24"/>
            <w:szCs w:val="24"/>
            <w:rtl/>
          </w:rPr>
          <w:delText>مهم‌ترین</w:delText>
        </w:r>
        <w:r w:rsidRPr="00EA65EA" w:rsidDel="00E61291">
          <w:rPr>
            <w:rFonts w:cs="B Nazanin"/>
            <w:sz w:val="24"/>
            <w:szCs w:val="24"/>
            <w:rtl/>
          </w:rPr>
          <w:delText xml:space="preserve"> </w:delText>
        </w:r>
        <w:r w:rsidRPr="00EA65EA" w:rsidDel="00E61291">
          <w:rPr>
            <w:rFonts w:cs="B Nazanin" w:hint="cs"/>
            <w:sz w:val="24"/>
            <w:szCs w:val="24"/>
            <w:rtl/>
          </w:rPr>
          <w:delText>واژگان</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کار</w:delText>
        </w:r>
        <w:r w:rsidRPr="00EA65EA" w:rsidDel="00E61291">
          <w:rPr>
            <w:rFonts w:cs="B Nazanin"/>
            <w:sz w:val="24"/>
            <w:szCs w:val="24"/>
            <w:rtl/>
          </w:rPr>
          <w:delText xml:space="preserve"> </w:delText>
        </w:r>
        <w:r w:rsidRPr="00EA65EA" w:rsidDel="00E61291">
          <w:rPr>
            <w:rFonts w:cs="B Nazanin" w:hint="cs"/>
            <w:sz w:val="24"/>
            <w:szCs w:val="24"/>
            <w:rtl/>
          </w:rPr>
          <w:delText>رفته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w:delText>
        </w:r>
        <w:r w:rsidRPr="00EA65EA" w:rsidDel="00E61291">
          <w:rPr>
            <w:rFonts w:cs="B Nazanin"/>
            <w:sz w:val="24"/>
            <w:szCs w:val="24"/>
            <w:rtl/>
          </w:rPr>
          <w:delText xml:space="preserve"> </w:delText>
        </w:r>
        <w:r w:rsidRPr="00EA65EA" w:rsidDel="00E61291">
          <w:rPr>
            <w:rFonts w:cs="B Nazanin" w:hint="cs"/>
            <w:sz w:val="24"/>
            <w:szCs w:val="24"/>
            <w:rtl/>
          </w:rPr>
          <w:delText>وزن‌دهی</w:delText>
        </w:r>
        <w:r w:rsidRPr="00EA65EA" w:rsidDel="00E61291">
          <w:rPr>
            <w:rFonts w:cs="B Nazanin"/>
            <w:sz w:val="24"/>
            <w:szCs w:val="24"/>
          </w:rPr>
          <w:delText xml:space="preserve"> IDF-TF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جهت</w:delText>
        </w:r>
        <w:r w:rsidRPr="00EA65EA" w:rsidDel="00E61291">
          <w:rPr>
            <w:rFonts w:cs="B Nazanin"/>
            <w:sz w:val="24"/>
            <w:szCs w:val="24"/>
            <w:rtl/>
          </w:rPr>
          <w:delText xml:space="preserve"> </w:delText>
        </w:r>
        <w:r w:rsidRPr="00EA65EA" w:rsidDel="00E61291">
          <w:rPr>
            <w:rFonts w:cs="B Nazanin" w:hint="cs"/>
            <w:sz w:val="24"/>
            <w:szCs w:val="24"/>
            <w:rtl/>
          </w:rPr>
          <w:delText>تعیین</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منتشرشده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w:delText>
        </w:r>
        <w:r w:rsidRPr="00EA65EA" w:rsidDel="00E61291">
          <w:rPr>
            <w:rFonts w:cs="B Nazanin"/>
            <w:sz w:val="24"/>
            <w:szCs w:val="24"/>
            <w:rtl/>
          </w:rPr>
          <w:delText xml:space="preserve"> </w:delText>
        </w:r>
        <w:r w:rsidRPr="00EA65EA" w:rsidDel="00E61291">
          <w:rPr>
            <w:rFonts w:cs="B Nazanin" w:hint="cs"/>
            <w:sz w:val="24"/>
            <w:szCs w:val="24"/>
            <w:rtl/>
          </w:rPr>
          <w:delText>مدل‌سازی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Pr>
          <w:delText xml:space="preserve"> LDA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کردند</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زبان</w:delText>
        </w:r>
        <w:r w:rsidRPr="00EA65EA" w:rsidDel="00E61291">
          <w:rPr>
            <w:rFonts w:cs="B Nazanin"/>
            <w:sz w:val="24"/>
            <w:szCs w:val="24"/>
            <w:rtl/>
          </w:rPr>
          <w:delText xml:space="preserve"> </w:delText>
        </w:r>
        <w:r w:rsidRPr="00EA65EA" w:rsidDel="00E61291">
          <w:rPr>
            <w:rFonts w:cs="B Nazanin" w:hint="cs"/>
            <w:sz w:val="24"/>
            <w:szCs w:val="24"/>
            <w:rtl/>
          </w:rPr>
          <w:delText>برنامه‌نویسی</w:delText>
        </w:r>
        <w:r w:rsidRPr="00EA65EA" w:rsidDel="00E61291">
          <w:rPr>
            <w:rFonts w:cs="B Nazanin"/>
            <w:sz w:val="24"/>
            <w:szCs w:val="24"/>
            <w:rtl/>
          </w:rPr>
          <w:delText xml:space="preserve"> </w:delText>
        </w:r>
        <w:r w:rsidRPr="00EA65EA" w:rsidDel="00E61291">
          <w:rPr>
            <w:rFonts w:cs="B Nazanin" w:hint="cs"/>
            <w:sz w:val="24"/>
            <w:szCs w:val="24"/>
            <w:rtl/>
          </w:rPr>
          <w:delText>پایتون</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جهت</w:delText>
        </w:r>
        <w:r w:rsidRPr="00EA65EA" w:rsidDel="00E61291">
          <w:rPr>
            <w:rFonts w:cs="B Nazanin"/>
            <w:sz w:val="24"/>
            <w:szCs w:val="24"/>
            <w:rtl/>
          </w:rPr>
          <w:delText xml:space="preserve"> </w:delText>
        </w:r>
        <w:r w:rsidRPr="00EA65EA" w:rsidDel="00E61291">
          <w:rPr>
            <w:rFonts w:cs="B Nazanin" w:hint="cs"/>
            <w:sz w:val="24"/>
            <w:szCs w:val="24"/>
            <w:rtl/>
          </w:rPr>
          <w:delText>اجرای</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r w:rsidRPr="00EA65EA" w:rsidDel="00E61291">
          <w:rPr>
            <w:rFonts w:cs="B Nazanin" w:hint="cs"/>
            <w:sz w:val="24"/>
            <w:szCs w:val="24"/>
            <w:rtl/>
          </w:rPr>
          <w:delText xml:space="preserve"> نتایج</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5 </w:delText>
        </w:r>
        <w:r w:rsidRPr="00EA65EA" w:rsidDel="00E61291">
          <w:rPr>
            <w:rFonts w:cs="B Nazanin" w:hint="cs"/>
            <w:sz w:val="24"/>
            <w:szCs w:val="24"/>
            <w:rtl/>
          </w:rPr>
          <w:delText>سال</w:delText>
        </w:r>
        <w:r w:rsidRPr="00EA65EA" w:rsidDel="00E61291">
          <w:rPr>
            <w:rFonts w:cs="B Nazanin"/>
            <w:sz w:val="24"/>
            <w:szCs w:val="24"/>
            <w:rtl/>
          </w:rPr>
          <w:delText xml:space="preserve"> </w:delText>
        </w:r>
        <w:r w:rsidRPr="00EA65EA" w:rsidDel="00E61291">
          <w:rPr>
            <w:rFonts w:cs="B Nazanin" w:hint="cs"/>
            <w:sz w:val="24"/>
            <w:szCs w:val="24"/>
            <w:rtl/>
          </w:rPr>
          <w:delText>اخیر،</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علم‌سنجی،</w:delText>
        </w:r>
        <w:r w:rsidRPr="00EA65EA" w:rsidDel="00E61291">
          <w:rPr>
            <w:rFonts w:cs="B Nazanin"/>
            <w:sz w:val="24"/>
            <w:szCs w:val="24"/>
            <w:rtl/>
          </w:rPr>
          <w:delText xml:space="preserve"> </w:delText>
        </w:r>
        <w:r w:rsidRPr="00EA65EA" w:rsidDel="00E61291">
          <w:rPr>
            <w:rFonts w:cs="B Nazanin" w:hint="cs"/>
            <w:sz w:val="24"/>
            <w:szCs w:val="24"/>
            <w:rtl/>
          </w:rPr>
          <w:delText>سواد</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سلامت</w:delText>
        </w:r>
        <w:r w:rsidRPr="00EA65EA" w:rsidDel="00E61291">
          <w:rPr>
            <w:rFonts w:cs="B Nazanin"/>
            <w:sz w:val="24"/>
            <w:szCs w:val="24"/>
            <w:rtl/>
          </w:rPr>
          <w:delText xml:space="preserve"> </w:delText>
        </w:r>
        <w:r w:rsidRPr="00EA65EA" w:rsidDel="00E61291">
          <w:rPr>
            <w:rFonts w:cs="B Nazanin" w:hint="cs"/>
            <w:sz w:val="24"/>
            <w:szCs w:val="24"/>
            <w:rtl/>
          </w:rPr>
          <w:delText>دارای</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انتشار</w:delText>
        </w:r>
        <w:r w:rsidRPr="00EA65EA" w:rsidDel="00E61291">
          <w:rPr>
            <w:rFonts w:cs="B Nazanin"/>
            <w:sz w:val="24"/>
            <w:szCs w:val="24"/>
            <w:rtl/>
          </w:rPr>
          <w:delText xml:space="preserve"> </w:delText>
        </w:r>
        <w:r w:rsidRPr="00EA65EA" w:rsidDel="00E61291">
          <w:rPr>
            <w:rFonts w:cs="B Nazanin" w:hint="cs"/>
            <w:sz w:val="24"/>
            <w:szCs w:val="24"/>
            <w:rtl/>
          </w:rPr>
          <w:delText>بوده‌اند،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دانش،</w:delText>
        </w:r>
        <w:r w:rsidRPr="00EA65EA" w:rsidDel="00E61291">
          <w:rPr>
            <w:rFonts w:cs="B Nazanin"/>
            <w:sz w:val="24"/>
            <w:szCs w:val="24"/>
            <w:rtl/>
          </w:rPr>
          <w:delText xml:space="preserve"> </w:delText>
        </w:r>
        <w:r w:rsidRPr="00EA65EA" w:rsidDel="00E61291">
          <w:rPr>
            <w:rFonts w:cs="B Nazanin" w:hint="cs"/>
            <w:sz w:val="24"/>
            <w:szCs w:val="24"/>
            <w:rtl/>
          </w:rPr>
          <w:delText>وبسنجی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کیفیت</w:delText>
        </w:r>
        <w:r w:rsidRPr="00EA65EA" w:rsidDel="00E61291">
          <w:rPr>
            <w:rFonts w:cs="B Nazanin"/>
            <w:sz w:val="24"/>
            <w:szCs w:val="24"/>
            <w:rtl/>
          </w:rPr>
          <w:delText xml:space="preserve"> </w:delText>
        </w:r>
        <w:r w:rsidRPr="00EA65EA" w:rsidDel="00E61291">
          <w:rPr>
            <w:rFonts w:cs="B Nazanin" w:hint="cs"/>
            <w:sz w:val="24"/>
            <w:szCs w:val="24"/>
            <w:rtl/>
          </w:rPr>
          <w:delText>وب‌سایت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سیستم‌های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بیمارستانی</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مدت</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انتشار</w:delText>
        </w:r>
        <w:r w:rsidRPr="00EA65EA" w:rsidDel="00E61291">
          <w:rPr>
            <w:rFonts w:cs="B Nazanin"/>
            <w:sz w:val="24"/>
            <w:szCs w:val="24"/>
            <w:rtl/>
          </w:rPr>
          <w:delText xml:space="preserve"> </w:delText>
        </w:r>
        <w:r w:rsidRPr="00EA65EA" w:rsidDel="00E61291">
          <w:rPr>
            <w:rFonts w:cs="B Nazanin" w:hint="cs"/>
            <w:sz w:val="24"/>
            <w:szCs w:val="24"/>
            <w:rtl/>
          </w:rPr>
          <w:delText>کمتری</w:delText>
        </w:r>
        <w:r w:rsidRPr="00EA65EA" w:rsidDel="00E61291">
          <w:rPr>
            <w:rFonts w:cs="B Nazanin"/>
            <w:sz w:val="24"/>
            <w:szCs w:val="24"/>
            <w:rtl/>
          </w:rPr>
          <w:delText xml:space="preserve"> </w:delText>
        </w:r>
        <w:r w:rsidRPr="00EA65EA" w:rsidDel="00E61291">
          <w:rPr>
            <w:rFonts w:cs="B Nazanin" w:hint="cs"/>
            <w:sz w:val="24"/>
            <w:szCs w:val="24"/>
            <w:rtl/>
          </w:rPr>
          <w:delText>نسبت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گذشته</w:delText>
        </w:r>
        <w:r w:rsidRPr="00EA65EA" w:rsidDel="00E61291">
          <w:rPr>
            <w:rFonts w:cs="B Nazanin"/>
            <w:sz w:val="24"/>
            <w:szCs w:val="24"/>
            <w:rtl/>
          </w:rPr>
          <w:delText xml:space="preserve"> </w:delText>
        </w:r>
        <w:r w:rsidRPr="00EA65EA" w:rsidDel="00E61291">
          <w:rPr>
            <w:rFonts w:cs="B Nazanin" w:hint="cs"/>
            <w:sz w:val="24"/>
            <w:szCs w:val="24"/>
            <w:rtl/>
          </w:rPr>
          <w:delText>داشته‌اند</w:delText>
        </w:r>
        <w:r w:rsidRPr="00EA65EA" w:rsidDel="00E61291">
          <w:rPr>
            <w:rFonts w:cs="B Nazanin"/>
            <w:sz w:val="24"/>
            <w:szCs w:val="24"/>
            <w:rtl/>
          </w:rPr>
          <w:delText>.</w:delText>
        </w:r>
      </w:del>
    </w:p>
    <w:p w14:paraId="6F016B04" w14:textId="5473927E" w:rsidR="008518A1" w:rsidRPr="00EA65EA" w:rsidDel="00E61291" w:rsidRDefault="008518A1" w:rsidP="00EA65EA">
      <w:pPr>
        <w:bidi/>
        <w:spacing w:line="276" w:lineRule="auto"/>
        <w:jc w:val="both"/>
        <w:rPr>
          <w:del w:id="1578" w:author="غزاله عرفانیان" w:date="2025-07-01T07:36:00Z" w16du:dateUtc="2025-07-01T04:06:00Z"/>
          <w:rFonts w:cs="B Nazanin"/>
          <w:sz w:val="24"/>
          <w:szCs w:val="24"/>
          <w:rtl/>
        </w:rPr>
      </w:pPr>
    </w:p>
    <w:p w14:paraId="247359DD" w14:textId="3A552D09" w:rsidR="008518A1" w:rsidRPr="00EA65EA" w:rsidDel="00E61291" w:rsidRDefault="008518A1" w:rsidP="00EA65EA">
      <w:pPr>
        <w:bidi/>
        <w:spacing w:line="276" w:lineRule="auto"/>
        <w:jc w:val="both"/>
        <w:rPr>
          <w:del w:id="1579" w:author="غزاله عرفانیان" w:date="2025-07-01T07:36:00Z" w16du:dateUtc="2025-07-01T04:06:00Z"/>
          <w:rFonts w:cs="B Nazanin"/>
          <w:sz w:val="24"/>
          <w:szCs w:val="24"/>
          <w:rtl/>
        </w:rPr>
      </w:pPr>
      <w:commentRangeStart w:id="1580"/>
      <w:del w:id="1581"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bookmarkStart w:id="1582" w:name="_Hlk165367879"/>
        <w:r w:rsidRPr="00EA65EA" w:rsidDel="00E61291">
          <w:rPr>
            <w:rFonts w:cs="B Nazanin" w:hint="cs"/>
            <w:sz w:val="24"/>
            <w:szCs w:val="24"/>
            <w:rtl/>
          </w:rPr>
          <w:delText>جدید</w:delText>
        </w:r>
        <w:r w:rsidRPr="00EA65EA" w:rsidDel="00E61291">
          <w:rPr>
            <w:rFonts w:cs="B Nazanin"/>
            <w:sz w:val="24"/>
            <w:szCs w:val="24"/>
            <w:rtl/>
          </w:rPr>
          <w:delText xml:space="preserve"> </w:delText>
        </w:r>
        <w:r w:rsidRPr="00EA65EA" w:rsidDel="00E61291">
          <w:rPr>
            <w:rFonts w:cs="B Nazanin" w:hint="cs"/>
            <w:sz w:val="24"/>
            <w:szCs w:val="24"/>
            <w:rtl/>
          </w:rPr>
          <w:delText>قنادی</w:delText>
        </w:r>
        <w:r w:rsidRPr="00EA65EA" w:rsidDel="00E61291">
          <w:rPr>
            <w:rFonts w:cs="B Nazanin"/>
            <w:sz w:val="24"/>
            <w:szCs w:val="24"/>
            <w:rtl/>
          </w:rPr>
          <w:delText xml:space="preserve"> </w:delText>
        </w:r>
        <w:r w:rsidRPr="00EA65EA" w:rsidDel="00E61291">
          <w:rPr>
            <w:rFonts w:cs="B Nazanin" w:hint="cs"/>
            <w:sz w:val="24"/>
            <w:szCs w:val="24"/>
            <w:rtl/>
          </w:rPr>
          <w:delText>نژاد</w:delText>
        </w:r>
        <w:commentRangeEnd w:id="1580"/>
        <w:r w:rsidR="00D044CF" w:rsidDel="00E61291">
          <w:rPr>
            <w:rStyle w:val="CommentReference"/>
            <w:rtl/>
          </w:rPr>
          <w:commentReference w:id="1580"/>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عصاره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قانع</w:delText>
        </w:r>
        <w:r w:rsidRPr="00EA65EA" w:rsidDel="00E61291">
          <w:rPr>
            <w:rFonts w:cs="B Nazanin"/>
            <w:sz w:val="24"/>
            <w:szCs w:val="24"/>
            <w:rtl/>
          </w:rPr>
          <w:delText xml:space="preserve"> (1401) </w:delText>
        </w:r>
        <w:bookmarkEnd w:id="1582"/>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پیش‌بینی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شبکه‌های</w:delText>
        </w:r>
        <w:r w:rsidRPr="00EA65EA" w:rsidDel="00E61291">
          <w:rPr>
            <w:rFonts w:cs="B Nazanin"/>
            <w:sz w:val="24"/>
            <w:szCs w:val="24"/>
            <w:rtl/>
          </w:rPr>
          <w:delText xml:space="preserve"> </w:delText>
        </w:r>
        <w:r w:rsidRPr="00EA65EA" w:rsidDel="00E61291">
          <w:rPr>
            <w:rFonts w:cs="B Nazanin" w:hint="cs"/>
            <w:sz w:val="24"/>
            <w:szCs w:val="24"/>
            <w:rtl/>
          </w:rPr>
          <w:delText>عصبی</w:delText>
        </w:r>
        <w:r w:rsidRPr="00EA65EA" w:rsidDel="00E61291">
          <w:rPr>
            <w:rFonts w:cs="B Nazanin"/>
            <w:sz w:val="24"/>
            <w:szCs w:val="24"/>
            <w:rtl/>
          </w:rPr>
          <w:delText xml:space="preserve"> </w:delText>
        </w:r>
        <w:r w:rsidRPr="00EA65EA" w:rsidDel="00E61291">
          <w:rPr>
            <w:rFonts w:cs="B Nazanin" w:hint="cs"/>
            <w:sz w:val="24"/>
            <w:szCs w:val="24"/>
            <w:rtl/>
          </w:rPr>
          <w:delText>عمیق</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کرده‌اند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4136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فارسی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انگلیسی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معتبر</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داخلی</w:delText>
        </w:r>
        <w:r w:rsidRPr="00EA65EA" w:rsidDel="00E61291">
          <w:rPr>
            <w:rFonts w:cs="B Nazanin"/>
            <w:sz w:val="24"/>
            <w:szCs w:val="24"/>
            <w:rtl/>
          </w:rPr>
          <w:delText xml:space="preserve"> </w:delText>
        </w:r>
        <w:r w:rsidRPr="00EA65EA" w:rsidDel="00E61291">
          <w:rPr>
            <w:rFonts w:cs="B Nazanin" w:hint="cs"/>
            <w:sz w:val="24"/>
            <w:szCs w:val="24"/>
            <w:rtl/>
          </w:rPr>
          <w:delText>منتشر</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tl/>
          </w:rPr>
          <w:delText xml:space="preserve"> </w:delText>
        </w:r>
        <w:r w:rsidRPr="00EA65EA" w:rsidDel="00E61291">
          <w:rPr>
            <w:rFonts w:cs="B Nazanin" w:hint="cs"/>
            <w:sz w:val="24"/>
            <w:szCs w:val="24"/>
            <w:rtl/>
          </w:rPr>
          <w:delText>استنادی</w:delText>
        </w:r>
        <w:r w:rsidRPr="00EA65EA" w:rsidDel="00E61291">
          <w:rPr>
            <w:rFonts w:cs="B Nazanin"/>
            <w:sz w:val="24"/>
            <w:szCs w:val="24"/>
            <w:rtl/>
          </w:rPr>
          <w:delText xml:space="preserve"> </w:delText>
        </w:r>
        <w:r w:rsidRPr="00EA65EA" w:rsidDel="00E61291">
          <w:rPr>
            <w:rFonts w:cs="B Nazanin" w:hint="cs"/>
            <w:sz w:val="24"/>
            <w:szCs w:val="24"/>
            <w:rtl/>
          </w:rPr>
          <w:delText>جهان</w:delText>
        </w:r>
        <w:r w:rsidRPr="00EA65EA" w:rsidDel="00E61291">
          <w:rPr>
            <w:rFonts w:cs="B Nazanin"/>
            <w:sz w:val="24"/>
            <w:szCs w:val="24"/>
            <w:rtl/>
          </w:rPr>
          <w:delText xml:space="preserve"> </w:delText>
        </w:r>
        <w:r w:rsidRPr="00EA65EA" w:rsidDel="00E61291">
          <w:rPr>
            <w:rFonts w:cs="B Nazanin" w:hint="cs"/>
            <w:sz w:val="24"/>
            <w:szCs w:val="24"/>
            <w:rtl/>
          </w:rPr>
          <w:delText>اسلام</w:delText>
        </w:r>
        <w:r w:rsidRPr="00EA65EA" w:rsidDel="00E61291">
          <w:rPr>
            <w:rFonts w:cs="B Nazanin"/>
            <w:sz w:val="24"/>
            <w:szCs w:val="24"/>
            <w:rtl/>
          </w:rPr>
          <w:delText xml:space="preserve"> </w:delText>
        </w:r>
        <w:r w:rsidRPr="00EA65EA" w:rsidDel="00E61291">
          <w:rPr>
            <w:rFonts w:cs="B Nazanin" w:hint="cs"/>
            <w:sz w:val="24"/>
            <w:szCs w:val="24"/>
            <w:rtl/>
          </w:rPr>
          <w:delText>نمایه</w:delText>
        </w:r>
        <w:r w:rsidRPr="00EA65EA" w:rsidDel="00E61291">
          <w:rPr>
            <w:rFonts w:cs="B Nazanin"/>
            <w:sz w:val="24"/>
            <w:szCs w:val="24"/>
            <w:rtl/>
          </w:rPr>
          <w:delText xml:space="preserve"> </w:delText>
        </w:r>
        <w:r w:rsidRPr="00EA65EA" w:rsidDel="00E61291">
          <w:rPr>
            <w:rFonts w:cs="B Nazanin" w:hint="cs"/>
            <w:sz w:val="24"/>
            <w:szCs w:val="24"/>
            <w:rtl/>
          </w:rPr>
          <w:delText>شده‌اند،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528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نمایه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tl/>
          </w:rPr>
          <w:delText xml:space="preserve"> "</w:delText>
        </w:r>
        <w:r w:rsidRPr="00EA65EA" w:rsidDel="00E61291">
          <w:rPr>
            <w:rFonts w:cs="B Nazanin" w:hint="cs"/>
            <w:sz w:val="24"/>
            <w:szCs w:val="24"/>
            <w:rtl/>
          </w:rPr>
          <w:delText>جی</w:delText>
        </w:r>
        <w:r w:rsidRPr="00EA65EA" w:rsidDel="00E61291">
          <w:rPr>
            <w:rFonts w:cs="B Nazanin"/>
            <w:sz w:val="24"/>
            <w:szCs w:val="24"/>
            <w:rtl/>
          </w:rPr>
          <w:delText xml:space="preserve"> </w:delText>
        </w:r>
        <w:r w:rsidRPr="00EA65EA" w:rsidDel="00E61291">
          <w:rPr>
            <w:rFonts w:cs="B Nazanin" w:hint="cs"/>
            <w:sz w:val="24"/>
            <w:szCs w:val="24"/>
            <w:rtl/>
          </w:rPr>
          <w:delText>سی</w:delText>
        </w:r>
        <w:r w:rsidRPr="00EA65EA" w:rsidDel="00E61291">
          <w:rPr>
            <w:rFonts w:cs="B Nazanin"/>
            <w:sz w:val="24"/>
            <w:szCs w:val="24"/>
            <w:rtl/>
          </w:rPr>
          <w:delText xml:space="preserve"> </w:delText>
        </w:r>
        <w:r w:rsidRPr="00EA65EA" w:rsidDel="00E61291">
          <w:rPr>
            <w:rFonts w:cs="B Nazanin" w:hint="cs"/>
            <w:sz w:val="24"/>
            <w:szCs w:val="24"/>
            <w:rtl/>
          </w:rPr>
          <w:delText>آر</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نویسندگان</w:delText>
        </w:r>
        <w:r w:rsidRPr="00EA65EA" w:rsidDel="00E61291">
          <w:rPr>
            <w:rFonts w:cs="B Nazanin"/>
            <w:sz w:val="24"/>
            <w:szCs w:val="24"/>
            <w:rtl/>
          </w:rPr>
          <w:delText xml:space="preserve"> </w:delText>
        </w:r>
        <w:r w:rsidRPr="00EA65EA" w:rsidDel="00E61291">
          <w:rPr>
            <w:rFonts w:cs="B Nazanin" w:hint="cs"/>
            <w:sz w:val="24"/>
            <w:szCs w:val="24"/>
            <w:rtl/>
          </w:rPr>
          <w:delText>ایرانی</w:delText>
        </w:r>
        <w:r w:rsidRPr="00EA65EA" w:rsidDel="00E61291">
          <w:rPr>
            <w:rFonts w:cs="B Nazanin"/>
            <w:sz w:val="24"/>
            <w:szCs w:val="24"/>
            <w:rtl/>
          </w:rPr>
          <w:delText xml:space="preserve"> </w:delText>
        </w:r>
        <w:r w:rsidRPr="00EA65EA" w:rsidDel="00E61291">
          <w:rPr>
            <w:rFonts w:cs="B Nazanin" w:hint="cs"/>
            <w:sz w:val="24"/>
            <w:szCs w:val="24"/>
            <w:rtl/>
          </w:rPr>
          <w:delText>نوشته</w:delText>
        </w:r>
        <w:r w:rsidRPr="00EA65EA" w:rsidDel="00E61291">
          <w:rPr>
            <w:rFonts w:cs="B Nazanin"/>
            <w:sz w:val="24"/>
            <w:szCs w:val="24"/>
            <w:rtl/>
          </w:rPr>
          <w:delText xml:space="preserve"> </w:delText>
        </w:r>
        <w:r w:rsidRPr="00EA65EA" w:rsidDel="00E61291">
          <w:rPr>
            <w:rFonts w:cs="B Nazanin" w:hint="cs"/>
            <w:sz w:val="24"/>
            <w:szCs w:val="24"/>
            <w:rtl/>
          </w:rPr>
          <w:delText>شده‌اند،</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شبکه‌های</w:delText>
        </w:r>
        <w:r w:rsidRPr="00EA65EA" w:rsidDel="00E61291">
          <w:rPr>
            <w:rFonts w:cs="B Nazanin"/>
            <w:sz w:val="24"/>
            <w:szCs w:val="24"/>
            <w:rtl/>
          </w:rPr>
          <w:delText xml:space="preserve"> </w:delText>
        </w:r>
        <w:r w:rsidRPr="00EA65EA" w:rsidDel="00E61291">
          <w:rPr>
            <w:rFonts w:cs="B Nazanin" w:hint="cs"/>
            <w:sz w:val="24"/>
            <w:szCs w:val="24"/>
            <w:rtl/>
          </w:rPr>
          <w:delText>عصبی</w:delText>
        </w:r>
        <w:r w:rsidRPr="00EA65EA" w:rsidDel="00E61291">
          <w:rPr>
            <w:rFonts w:cs="B Nazanin"/>
            <w:sz w:val="24"/>
            <w:szCs w:val="24"/>
            <w:rtl/>
          </w:rPr>
          <w:delText xml:space="preserve"> </w:delText>
        </w:r>
        <w:r w:rsidRPr="00EA65EA" w:rsidDel="00E61291">
          <w:rPr>
            <w:rFonts w:cs="B Nazanin" w:hint="cs"/>
            <w:sz w:val="24"/>
            <w:szCs w:val="24"/>
            <w:rtl/>
          </w:rPr>
          <w:delText>عمیق</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مدل‌سازی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گذشته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پیش‌بینی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بدین</w:delText>
        </w:r>
        <w:r w:rsidRPr="00EA65EA" w:rsidDel="00E61291">
          <w:rPr>
            <w:rFonts w:cs="B Nazanin"/>
            <w:sz w:val="24"/>
            <w:szCs w:val="24"/>
            <w:rtl/>
          </w:rPr>
          <w:delText xml:space="preserve"> </w:delText>
        </w:r>
        <w:r w:rsidRPr="00EA65EA" w:rsidDel="00E61291">
          <w:rPr>
            <w:rFonts w:cs="B Nazanin" w:hint="cs"/>
            <w:sz w:val="24"/>
            <w:szCs w:val="24"/>
            <w:rtl/>
          </w:rPr>
          <w:delText>صورت</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داده‌های</w:delText>
        </w:r>
        <w:r w:rsidRPr="00EA65EA" w:rsidDel="00E61291">
          <w:rPr>
            <w:rFonts w:cs="B Nazanin"/>
            <w:sz w:val="24"/>
            <w:szCs w:val="24"/>
            <w:rtl/>
          </w:rPr>
          <w:delText xml:space="preserve"> </w:delText>
        </w:r>
        <w:r w:rsidRPr="00EA65EA" w:rsidDel="00E61291">
          <w:rPr>
            <w:rFonts w:cs="B Nazanin" w:hint="cs"/>
            <w:sz w:val="24"/>
            <w:szCs w:val="24"/>
            <w:rtl/>
          </w:rPr>
          <w:delText>گذشته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tl/>
          </w:rPr>
          <w:delText xml:space="preserve"> </w:delText>
        </w:r>
        <w:r w:rsidRPr="00EA65EA" w:rsidDel="00E61291">
          <w:rPr>
            <w:rFonts w:cs="B Nazanin" w:hint="cs"/>
            <w:sz w:val="24"/>
            <w:szCs w:val="24"/>
            <w:rtl/>
          </w:rPr>
          <w:delText>می‌شود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اساس</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داده‌ها</w:delText>
        </w:r>
        <w:r w:rsidRPr="00EA65EA" w:rsidDel="00E61291">
          <w:rPr>
            <w:rFonts w:cs="B Nazanin"/>
            <w:sz w:val="24"/>
            <w:szCs w:val="24"/>
            <w:rtl/>
          </w:rPr>
          <w:delText xml:space="preserve"> </w:delText>
        </w:r>
        <w:r w:rsidRPr="00EA65EA" w:rsidDel="00E61291">
          <w:rPr>
            <w:rFonts w:cs="B Nazanin" w:hint="cs"/>
            <w:sz w:val="24"/>
            <w:szCs w:val="24"/>
            <w:rtl/>
          </w:rPr>
          <w:delText>آموزش</w:delText>
        </w:r>
        <w:r w:rsidRPr="00EA65EA" w:rsidDel="00E61291">
          <w:rPr>
            <w:rFonts w:cs="B Nazanin"/>
            <w:sz w:val="24"/>
            <w:szCs w:val="24"/>
            <w:rtl/>
          </w:rPr>
          <w:delText xml:space="preserve"> </w:delText>
        </w:r>
        <w:r w:rsidRPr="00EA65EA" w:rsidDel="00E61291">
          <w:rPr>
            <w:rFonts w:cs="B Nazanin" w:hint="cs"/>
            <w:sz w:val="24"/>
            <w:szCs w:val="24"/>
            <w:rtl/>
          </w:rPr>
          <w:delText>می‌بیند</w:delText>
        </w:r>
        <w:r w:rsidRPr="00EA65EA" w:rsidDel="00E61291">
          <w:rPr>
            <w:rFonts w:cs="B Nazanin"/>
            <w:sz w:val="24"/>
            <w:szCs w:val="24"/>
            <w:rtl/>
          </w:rPr>
          <w:delText xml:space="preserve">. </w:delText>
        </w:r>
        <w:r w:rsidRPr="00EA65EA" w:rsidDel="00E61291">
          <w:rPr>
            <w:rFonts w:cs="B Nazanin" w:hint="cs"/>
            <w:sz w:val="24"/>
            <w:szCs w:val="24"/>
            <w:rtl/>
          </w:rPr>
          <w:delText>سپس،</w:delText>
        </w:r>
        <w:r w:rsidRPr="00EA65EA" w:rsidDel="00E61291">
          <w:rPr>
            <w:rFonts w:cs="B Nazanin"/>
            <w:sz w:val="24"/>
            <w:szCs w:val="24"/>
            <w:rtl/>
          </w:rPr>
          <w:delText xml:space="preserve"> </w:delText>
        </w:r>
        <w:r w:rsidRPr="00EA65EA" w:rsidDel="00E61291">
          <w:rPr>
            <w:rFonts w:cs="B Nazanin" w:hint="cs"/>
            <w:sz w:val="24"/>
            <w:szCs w:val="24"/>
            <w:rtl/>
          </w:rPr>
          <w:delText>مدل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الگوی</w:delText>
        </w:r>
        <w:r w:rsidRPr="00EA65EA" w:rsidDel="00E61291">
          <w:rPr>
            <w:rFonts w:cs="B Nazanin"/>
            <w:sz w:val="24"/>
            <w:szCs w:val="24"/>
            <w:rtl/>
          </w:rPr>
          <w:delText xml:space="preserve"> </w:delText>
        </w:r>
        <w:r w:rsidRPr="00EA65EA" w:rsidDel="00E61291">
          <w:rPr>
            <w:rFonts w:cs="B Nazanin" w:hint="cs"/>
            <w:sz w:val="24"/>
            <w:szCs w:val="24"/>
            <w:rtl/>
          </w:rPr>
          <w:delText>نهفته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داده‌ها</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پیش‌بینی</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اساس</w:delText>
        </w:r>
        <w:r w:rsidRPr="00EA65EA" w:rsidDel="00E61291">
          <w:rPr>
            <w:rFonts w:cs="B Nazanin"/>
            <w:sz w:val="24"/>
            <w:szCs w:val="24"/>
            <w:rtl/>
          </w:rPr>
          <w:delText xml:space="preserve"> </w:delText>
        </w:r>
        <w:r w:rsidRPr="00EA65EA" w:rsidDel="00E61291">
          <w:rPr>
            <w:rFonts w:cs="B Nazanin" w:hint="cs"/>
            <w:sz w:val="24"/>
            <w:szCs w:val="24"/>
            <w:rtl/>
          </w:rPr>
          <w:delText>الگوهای</w:delText>
        </w:r>
        <w:r w:rsidRPr="00EA65EA" w:rsidDel="00E61291">
          <w:rPr>
            <w:rFonts w:cs="B Nazanin"/>
            <w:sz w:val="24"/>
            <w:szCs w:val="24"/>
            <w:rtl/>
          </w:rPr>
          <w:delText xml:space="preserve"> </w:delText>
        </w:r>
        <w:r w:rsidRPr="00EA65EA" w:rsidDel="00E61291">
          <w:rPr>
            <w:rFonts w:cs="B Nazanin" w:hint="cs"/>
            <w:sz w:val="24"/>
            <w:szCs w:val="24"/>
            <w:rtl/>
          </w:rPr>
          <w:delText>گذشته</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می‌شود</w:delText>
        </w:r>
        <w:r w:rsidRPr="00EA65EA" w:rsidDel="00E61291">
          <w:rPr>
            <w:rFonts w:cs="B Nazanin"/>
            <w:sz w:val="24"/>
            <w:szCs w:val="24"/>
          </w:rPr>
          <w:delText>.</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تعداد</w:delText>
        </w:r>
        <w:r w:rsidRPr="00EA65EA" w:rsidDel="00E61291">
          <w:rPr>
            <w:rFonts w:cs="B Nazanin"/>
            <w:sz w:val="24"/>
            <w:szCs w:val="24"/>
            <w:rtl/>
          </w:rPr>
          <w:delText xml:space="preserve"> </w:delText>
        </w:r>
        <w:r w:rsidRPr="00EA65EA" w:rsidDel="00E61291">
          <w:rPr>
            <w:rFonts w:cs="B Nazanin" w:hint="cs"/>
            <w:sz w:val="24"/>
            <w:szCs w:val="24"/>
            <w:rtl/>
          </w:rPr>
          <w:delText>پژوهش‌ها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ترتیب</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اینترنت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مطالعات</w:delText>
        </w:r>
        <w:r w:rsidRPr="00EA65EA" w:rsidDel="00E61291">
          <w:rPr>
            <w:rFonts w:cs="B Nazanin"/>
            <w:sz w:val="24"/>
            <w:szCs w:val="24"/>
            <w:rtl/>
          </w:rPr>
          <w:delText xml:space="preserve"> </w:delText>
        </w:r>
        <w:r w:rsidRPr="00EA65EA" w:rsidDel="00E61291">
          <w:rPr>
            <w:rFonts w:cs="B Nazanin" w:hint="cs"/>
            <w:sz w:val="24"/>
            <w:szCs w:val="24"/>
            <w:rtl/>
          </w:rPr>
          <w:delText>وب</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812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دانش</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417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ارتباطات</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417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علم‌سنجی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اطلاع‌سنجی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410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اختصاص</w:delText>
        </w:r>
        <w:r w:rsidRPr="00EA65EA" w:rsidDel="00E61291">
          <w:rPr>
            <w:rFonts w:cs="B Nazanin"/>
            <w:sz w:val="24"/>
            <w:szCs w:val="24"/>
            <w:rtl/>
          </w:rPr>
          <w:delText xml:space="preserve"> </w:delText>
        </w:r>
        <w:r w:rsidRPr="00EA65EA" w:rsidDel="00E61291">
          <w:rPr>
            <w:rFonts w:cs="B Nazanin" w:hint="cs"/>
            <w:sz w:val="24"/>
            <w:szCs w:val="24"/>
            <w:rtl/>
          </w:rPr>
          <w:delText>خواهند</w:delText>
        </w:r>
        <w:r w:rsidRPr="00EA65EA" w:rsidDel="00E61291">
          <w:rPr>
            <w:rFonts w:cs="B Nazanin"/>
            <w:sz w:val="24"/>
            <w:szCs w:val="24"/>
            <w:rtl/>
          </w:rPr>
          <w:delText xml:space="preserve"> </w:delText>
        </w:r>
        <w:r w:rsidRPr="00EA65EA" w:rsidDel="00E61291">
          <w:rPr>
            <w:rFonts w:cs="B Nazanin" w:hint="cs"/>
            <w:sz w:val="24"/>
            <w:szCs w:val="24"/>
            <w:rtl/>
          </w:rPr>
          <w:delText>یافت</w:delText>
        </w:r>
        <w:r w:rsidRPr="00EA65EA" w:rsidDel="00E61291">
          <w:rPr>
            <w:rFonts w:cs="B Nazanin"/>
            <w:sz w:val="24"/>
            <w:szCs w:val="24"/>
            <w:rtl/>
          </w:rPr>
          <w:delText xml:space="preserve">. </w:delText>
        </w:r>
        <w:r w:rsidRPr="00EA65EA" w:rsidDel="00E61291">
          <w:rPr>
            <w:rFonts w:cs="B Nazanin" w:hint="cs"/>
            <w:sz w:val="24"/>
            <w:szCs w:val="24"/>
            <w:rtl/>
          </w:rPr>
          <w:delText>حوزه‌هایی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سازمانی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56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مبانی</w:delText>
        </w:r>
        <w:r w:rsidRPr="00EA65EA" w:rsidDel="00E61291">
          <w:rPr>
            <w:rFonts w:cs="B Nazanin"/>
            <w:sz w:val="24"/>
            <w:szCs w:val="24"/>
            <w:rtl/>
          </w:rPr>
          <w:delText xml:space="preserve"> </w:delText>
        </w:r>
        <w:r w:rsidRPr="00EA65EA" w:rsidDel="00E61291">
          <w:rPr>
            <w:rFonts w:cs="B Nazanin" w:hint="cs"/>
            <w:sz w:val="24"/>
            <w:szCs w:val="24"/>
            <w:rtl/>
          </w:rPr>
          <w:delText>نظری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79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منابع</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91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پردازش</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95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طرفداران</w:delText>
        </w:r>
        <w:r w:rsidRPr="00EA65EA" w:rsidDel="00E61291">
          <w:rPr>
            <w:rFonts w:cs="B Nazanin"/>
            <w:sz w:val="24"/>
            <w:szCs w:val="24"/>
            <w:rtl/>
          </w:rPr>
          <w:delText xml:space="preserve"> </w:delText>
        </w:r>
        <w:r w:rsidRPr="00EA65EA" w:rsidDel="00E61291">
          <w:rPr>
            <w:rFonts w:cs="B Nazanin" w:hint="cs"/>
            <w:sz w:val="24"/>
            <w:szCs w:val="24"/>
            <w:rtl/>
          </w:rPr>
          <w:delText>کمتری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میان</w:delText>
        </w:r>
        <w:r w:rsidRPr="00EA65EA" w:rsidDel="00E61291">
          <w:rPr>
            <w:rFonts w:cs="B Nazanin"/>
            <w:sz w:val="24"/>
            <w:szCs w:val="24"/>
            <w:rtl/>
          </w:rPr>
          <w:delText xml:space="preserve"> </w:delText>
        </w:r>
        <w:r w:rsidRPr="00EA65EA" w:rsidDel="00E61291">
          <w:rPr>
            <w:rFonts w:cs="B Nazanin" w:hint="cs"/>
            <w:sz w:val="24"/>
            <w:szCs w:val="24"/>
            <w:rtl/>
          </w:rPr>
          <w:delText>پژوهشگران</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خواهند</w:delText>
        </w:r>
        <w:r w:rsidRPr="00EA65EA" w:rsidDel="00E61291">
          <w:rPr>
            <w:rFonts w:cs="B Nazanin"/>
            <w:sz w:val="24"/>
            <w:szCs w:val="24"/>
            <w:rtl/>
          </w:rPr>
          <w:delText xml:space="preserve"> </w:delText>
        </w:r>
        <w:r w:rsidRPr="00EA65EA" w:rsidDel="00E61291">
          <w:rPr>
            <w:rFonts w:cs="B Nazanin" w:hint="cs"/>
            <w:sz w:val="24"/>
            <w:szCs w:val="24"/>
            <w:rtl/>
          </w:rPr>
          <w:delText>داشت</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یافته‌ها</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اینترنت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مطالعات</w:delText>
        </w:r>
        <w:r w:rsidRPr="00EA65EA" w:rsidDel="00E61291">
          <w:rPr>
            <w:rFonts w:cs="B Nazanin"/>
            <w:sz w:val="24"/>
            <w:szCs w:val="24"/>
            <w:rtl/>
          </w:rPr>
          <w:delText xml:space="preserve"> </w:delText>
        </w:r>
        <w:r w:rsidRPr="00EA65EA" w:rsidDel="00E61291">
          <w:rPr>
            <w:rFonts w:cs="B Nazanin" w:hint="cs"/>
            <w:sz w:val="24"/>
            <w:szCs w:val="24"/>
            <w:rtl/>
          </w:rPr>
          <w:delText>وب</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12.93 </w:delText>
        </w:r>
        <w:r w:rsidRPr="00EA65EA" w:rsidDel="00E61291">
          <w:rPr>
            <w:rFonts w:cs="B Nazanin" w:hint="cs"/>
            <w:sz w:val="24"/>
            <w:szCs w:val="24"/>
            <w:rtl/>
          </w:rPr>
          <w:delText>درصد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سازمانی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1.01 </w:delText>
        </w:r>
        <w:r w:rsidRPr="00EA65EA" w:rsidDel="00E61291">
          <w:rPr>
            <w:rFonts w:cs="B Nazanin" w:hint="cs"/>
            <w:sz w:val="24"/>
            <w:szCs w:val="24"/>
            <w:rtl/>
          </w:rPr>
          <w:delText>درصد</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ترتیب</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کمترین</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رشد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تجربه</w:delText>
        </w:r>
        <w:r w:rsidRPr="00EA65EA" w:rsidDel="00E61291">
          <w:rPr>
            <w:rFonts w:cs="B Nazanin"/>
            <w:sz w:val="24"/>
            <w:szCs w:val="24"/>
            <w:rtl/>
          </w:rPr>
          <w:delText xml:space="preserve"> </w:delText>
        </w:r>
        <w:r w:rsidRPr="00EA65EA" w:rsidDel="00E61291">
          <w:rPr>
            <w:rFonts w:cs="B Nazanin" w:hint="cs"/>
            <w:sz w:val="24"/>
            <w:szCs w:val="24"/>
            <w:rtl/>
          </w:rPr>
          <w:delText>خواهند</w:delText>
        </w:r>
        <w:r w:rsidRPr="00EA65EA" w:rsidDel="00E61291">
          <w:rPr>
            <w:rFonts w:cs="B Nazanin"/>
            <w:sz w:val="24"/>
            <w:szCs w:val="24"/>
            <w:rtl/>
          </w:rPr>
          <w:delText xml:space="preserve"> </w:delText>
        </w:r>
        <w:r w:rsidRPr="00EA65EA" w:rsidDel="00E61291">
          <w:rPr>
            <w:rFonts w:cs="B Nazanin" w:hint="cs"/>
            <w:sz w:val="24"/>
            <w:szCs w:val="24"/>
            <w:rtl/>
          </w:rPr>
          <w:delText>کرد</w:delText>
        </w:r>
        <w:r w:rsidRPr="00EA65EA" w:rsidDel="00E61291">
          <w:rPr>
            <w:rFonts w:cs="B Nazanin"/>
            <w:sz w:val="24"/>
            <w:szCs w:val="24"/>
            <w:rtl/>
          </w:rPr>
          <w:delText>.</w:delText>
        </w:r>
      </w:del>
    </w:p>
    <w:p w14:paraId="784B42EE" w14:textId="70AD7241" w:rsidR="008518A1" w:rsidRPr="00EA65EA" w:rsidDel="00E61291" w:rsidRDefault="008518A1" w:rsidP="00EA65EA">
      <w:pPr>
        <w:bidi/>
        <w:spacing w:line="276" w:lineRule="auto"/>
        <w:jc w:val="both"/>
        <w:rPr>
          <w:del w:id="1583" w:author="غزاله عرفانیان" w:date="2025-07-01T07:36:00Z" w16du:dateUtc="2025-07-01T04:06:00Z"/>
          <w:rFonts w:cs="B Nazanin"/>
          <w:sz w:val="24"/>
          <w:szCs w:val="24"/>
          <w:rtl/>
        </w:rPr>
      </w:pPr>
    </w:p>
    <w:p w14:paraId="7A53A7E2" w14:textId="78A4EA2A" w:rsidR="008518A1" w:rsidRPr="00EA65EA" w:rsidDel="00E61291" w:rsidRDefault="008518A1" w:rsidP="00EA65EA">
      <w:pPr>
        <w:bidi/>
        <w:spacing w:line="276" w:lineRule="auto"/>
        <w:jc w:val="both"/>
        <w:rPr>
          <w:del w:id="1584" w:author="غزاله عرفانیان" w:date="2025-07-01T07:36:00Z" w16du:dateUtc="2025-07-01T04:06:00Z"/>
          <w:rFonts w:cs="B Nazanin"/>
          <w:sz w:val="24"/>
          <w:szCs w:val="24"/>
          <w:rtl/>
        </w:rPr>
      </w:pPr>
      <w:del w:id="1585" w:author="غزاله عرفانیان" w:date="2025-07-01T07:36:00Z" w16du:dateUtc="2025-07-01T04:06:00Z">
        <w:r w:rsidRPr="00EA65EA" w:rsidDel="00E61291">
          <w:rPr>
            <w:rFonts w:cs="B Nazanin"/>
            <w:sz w:val="24"/>
            <w:szCs w:val="24"/>
            <w:rtl/>
          </w:rPr>
          <w:delText>پژوهش قنادی‌نژاد و همکاران (202</w:delText>
        </w:r>
        <w:r w:rsidRPr="00EA65EA" w:rsidDel="00E61291">
          <w:rPr>
            <w:rFonts w:cs="B Nazanin" w:hint="cs"/>
            <w:sz w:val="24"/>
            <w:szCs w:val="24"/>
            <w:rtl/>
          </w:rPr>
          <w:delText>3</w:delText>
        </w:r>
        <w:r w:rsidRPr="00EA65EA" w:rsidDel="00E61291">
          <w:rPr>
            <w:rFonts w:cs="B Nazanin"/>
            <w:sz w:val="24"/>
            <w:szCs w:val="24"/>
            <w:rtl/>
          </w:rPr>
          <w:delText xml:space="preserve">) به مقایسه و تحلیل گرایش‌های موضوعی پژوهش‌های علم اطلاعات و دانش‌شناسی در سطح ملی و بین‌المللی پرداخته است. این مطالعه به منظور بررسی تفاوت‌ها و شباهت‌های پژوهش‌های ملی ایران و پژوهش‌های بین‌المللی، مقالات نمایه‌شده در دو پایگاه </w:delText>
        </w:r>
        <w:r w:rsidRPr="00EA65EA" w:rsidDel="00E61291">
          <w:rPr>
            <w:rFonts w:cs="B Nazanin"/>
            <w:b/>
            <w:bCs/>
            <w:sz w:val="24"/>
            <w:szCs w:val="24"/>
            <w:rtl/>
          </w:rPr>
          <w:delText>کالریویت آنالیتیکس</w:delText>
        </w:r>
        <w:r w:rsidRPr="00EA65EA" w:rsidDel="00E61291">
          <w:rPr>
            <w:rFonts w:cs="B Nazanin"/>
            <w:sz w:val="24"/>
            <w:szCs w:val="24"/>
            <w:rtl/>
          </w:rPr>
          <w:delText xml:space="preserve"> (برای مقالات بین‌المللی) و </w:delText>
        </w:r>
        <w:r w:rsidRPr="00EA65EA" w:rsidDel="00E61291">
          <w:rPr>
            <w:rFonts w:cs="B Nazanin"/>
            <w:b/>
            <w:bCs/>
            <w:sz w:val="24"/>
            <w:szCs w:val="24"/>
            <w:rtl/>
          </w:rPr>
          <w:delText>آی.اس.سی</w:delText>
        </w:r>
        <w:r w:rsidRPr="00EA65EA" w:rsidDel="00E61291">
          <w:rPr>
            <w:rFonts w:cs="B Nazanin"/>
            <w:sz w:val="24"/>
            <w:szCs w:val="24"/>
            <w:rtl/>
          </w:rPr>
          <w:delText xml:space="preserve"> (برای مقالات ایرانی) را مورد تجزیه و تحلیل قرار داده است. جامعه مورد مطالعه شامل 84875 مقاله بین‌المللی در بازه زمانی 1945-2019 و 4664 مقاله ایرانی در بازه زمانی 1351-1398 بوده است. برای استخراج داده‌ها، از </w:delText>
        </w:r>
        <w:r w:rsidRPr="00EA65EA" w:rsidDel="00E61291">
          <w:rPr>
            <w:rFonts w:cs="B Nazanin"/>
            <w:b/>
            <w:bCs/>
            <w:sz w:val="24"/>
            <w:szCs w:val="24"/>
            <w:rtl/>
          </w:rPr>
          <w:delText>روش مرور منابع</w:delText>
        </w:r>
        <w:r w:rsidRPr="00EA65EA" w:rsidDel="00E61291">
          <w:rPr>
            <w:rFonts w:cs="B Nazanin"/>
            <w:sz w:val="24"/>
            <w:szCs w:val="24"/>
            <w:rtl/>
          </w:rPr>
          <w:delText xml:space="preserve"> و برای طبقه‌بندی مقالات به رده‌های موضوعی از </w:delText>
        </w:r>
        <w:r w:rsidRPr="00EA65EA" w:rsidDel="00E61291">
          <w:rPr>
            <w:rFonts w:cs="B Nazanin"/>
            <w:b/>
            <w:bCs/>
            <w:sz w:val="24"/>
            <w:szCs w:val="24"/>
            <w:rtl/>
          </w:rPr>
          <w:delText>روش طبقه‌بندی خودکار</w:delText>
        </w:r>
        <w:r w:rsidRPr="00EA65EA" w:rsidDel="00E61291">
          <w:rPr>
            <w:rFonts w:cs="B Nazanin"/>
            <w:sz w:val="24"/>
            <w:szCs w:val="24"/>
            <w:rtl/>
          </w:rPr>
          <w:delText xml:space="preserve"> (یک کاربرد از متن‌کاوی) استفاده شد. تجزیه و تحلیل داده‌ها با استفاده از </w:delText>
        </w:r>
        <w:r w:rsidRPr="00EA65EA" w:rsidDel="00E61291">
          <w:rPr>
            <w:rFonts w:cs="B Nazanin"/>
            <w:b/>
            <w:bCs/>
            <w:sz w:val="24"/>
            <w:szCs w:val="24"/>
            <w:rtl/>
          </w:rPr>
          <w:delText>آزمون کای اسکوئر</w:delText>
        </w:r>
        <w:r w:rsidRPr="00EA65EA" w:rsidDel="00E61291">
          <w:rPr>
            <w:rFonts w:cs="B Nazanin"/>
            <w:sz w:val="24"/>
            <w:szCs w:val="24"/>
            <w:rtl/>
          </w:rPr>
          <w:delText xml:space="preserve"> و نرم‌افزار </w:delText>
        </w:r>
        <w:r w:rsidRPr="00EA65EA" w:rsidDel="00E61291">
          <w:rPr>
            <w:rFonts w:cs="B Nazanin"/>
            <w:b/>
            <w:bCs/>
            <w:sz w:val="24"/>
            <w:szCs w:val="24"/>
          </w:rPr>
          <w:delText xml:space="preserve">SPSS </w:delText>
        </w:r>
        <w:r w:rsidRPr="00EA65EA" w:rsidDel="00E61291">
          <w:rPr>
            <w:rFonts w:cs="B Nazanin"/>
            <w:b/>
            <w:bCs/>
            <w:sz w:val="24"/>
            <w:szCs w:val="24"/>
            <w:rtl/>
          </w:rPr>
          <w:delText>نسخه 22</w:delText>
        </w:r>
        <w:r w:rsidRPr="00EA65EA" w:rsidDel="00E61291">
          <w:rPr>
            <w:rFonts w:cs="B Nazanin"/>
            <w:sz w:val="24"/>
            <w:szCs w:val="24"/>
            <w:rtl/>
          </w:rPr>
          <w:delText xml:space="preserve"> انجام گرفت. نتایج نشان داد که در میان پژوهش‌های علم اطلاعات و دانش‌شناسی در سطح ملی و بین‌المللی، اختلافات معناداری وجود دارد. حوزه‌هایی مانند </w:delText>
        </w:r>
        <w:r w:rsidRPr="00EA65EA" w:rsidDel="00E61291">
          <w:rPr>
            <w:rFonts w:cs="B Nazanin"/>
            <w:b/>
            <w:bCs/>
            <w:sz w:val="24"/>
            <w:szCs w:val="24"/>
            <w:rtl/>
          </w:rPr>
          <w:delText>مبانی نظری، کتابخانه‌ها و مراکز اطلاعاتی، اشتغال و کارآفرینی، پژوهش و نشر، مدیریت دانش، بازیابی اطلاعات و علم‌سنجی</w:delText>
        </w:r>
        <w:r w:rsidRPr="00EA65EA" w:rsidDel="00E61291">
          <w:rPr>
            <w:rFonts w:cs="B Nazanin"/>
            <w:sz w:val="24"/>
            <w:szCs w:val="24"/>
            <w:rtl/>
          </w:rPr>
          <w:delText xml:space="preserve"> بیشتر در پژوهش‌های ایرانی مورد توجه قرار گرفته‌اند، در حالی که حوزه‌هایی همچون </w:delText>
        </w:r>
        <w:r w:rsidRPr="00EA65EA" w:rsidDel="00E61291">
          <w:rPr>
            <w:rFonts w:cs="B Nazanin"/>
            <w:b/>
            <w:bCs/>
            <w:sz w:val="24"/>
            <w:szCs w:val="24"/>
            <w:rtl/>
          </w:rPr>
          <w:delText>فناوری اطلاعات، مطالعات وب، اقتصاد اطلاعات، هوش مصنوعی، داده‌کاوی، نظام‌های اطلاعاتی، موتورهای جستجو و پایگاه‌های اطلاعاتی</w:delText>
        </w:r>
        <w:r w:rsidRPr="00EA65EA" w:rsidDel="00E61291">
          <w:rPr>
            <w:rFonts w:cs="B Nazanin"/>
            <w:sz w:val="24"/>
            <w:szCs w:val="24"/>
            <w:rtl/>
          </w:rPr>
          <w:delText xml:space="preserve"> در پژوهش‌های بین‌المللی گرایش بیشتری داشته‌اند</w:delText>
        </w:r>
        <w:r w:rsidRPr="00EA65EA" w:rsidDel="00E61291">
          <w:rPr>
            <w:rFonts w:cs="B Nazanin"/>
            <w:sz w:val="24"/>
            <w:szCs w:val="24"/>
          </w:rPr>
          <w:delText>.</w:delText>
        </w:r>
      </w:del>
    </w:p>
    <w:p w14:paraId="285AAFD0" w14:textId="69B84225" w:rsidR="008518A1" w:rsidRPr="00EA65EA" w:rsidDel="00E61291" w:rsidRDefault="008518A1" w:rsidP="00EA65EA">
      <w:pPr>
        <w:bidi/>
        <w:spacing w:line="276" w:lineRule="auto"/>
        <w:jc w:val="both"/>
        <w:rPr>
          <w:del w:id="1586" w:author="غزاله عرفانیان" w:date="2025-07-01T07:36:00Z" w16du:dateUtc="2025-07-01T04:06:00Z"/>
          <w:rFonts w:cs="B Nazanin"/>
          <w:sz w:val="24"/>
          <w:szCs w:val="24"/>
          <w:rtl/>
        </w:rPr>
      </w:pPr>
    </w:p>
    <w:p w14:paraId="663B31DF" w14:textId="5189A049" w:rsidR="00EE0501" w:rsidRPr="00EA65EA" w:rsidDel="00E61291" w:rsidRDefault="00EE0501" w:rsidP="00EA65EA">
      <w:pPr>
        <w:pStyle w:val="Heading1"/>
        <w:bidi/>
        <w:jc w:val="both"/>
        <w:rPr>
          <w:del w:id="1587" w:author="غزاله عرفانیان" w:date="2025-07-01T07:36:00Z" w16du:dateUtc="2025-07-01T04:06:00Z"/>
          <w:rFonts w:cs="B Nazanin"/>
          <w:b/>
          <w:bCs/>
          <w:color w:val="0D0D0D" w:themeColor="text1" w:themeTint="F2"/>
          <w:sz w:val="24"/>
          <w:szCs w:val="24"/>
          <w:rtl/>
        </w:rPr>
      </w:pPr>
      <w:del w:id="1588" w:author="غزاله عرفانیان" w:date="2025-07-01T07:36:00Z" w16du:dateUtc="2025-07-01T04:06:00Z">
        <w:r w:rsidRPr="00EA65EA" w:rsidDel="00E61291">
          <w:rPr>
            <w:rFonts w:cs="B Nazanin" w:hint="cs"/>
            <w:b/>
            <w:bCs/>
            <w:color w:val="0D0D0D" w:themeColor="text1" w:themeTint="F2"/>
            <w:sz w:val="24"/>
            <w:szCs w:val="24"/>
            <w:rtl/>
          </w:rPr>
          <w:delText>مروری بر پژوهش‏های خارج کشور</w:delText>
        </w:r>
        <w:r w:rsidRPr="00EA65EA" w:rsidDel="00E61291">
          <w:rPr>
            <w:rFonts w:cs="B Nazanin"/>
            <w:b/>
            <w:bCs/>
            <w:color w:val="0D0D0D" w:themeColor="text1" w:themeTint="F2"/>
            <w:sz w:val="24"/>
            <w:szCs w:val="24"/>
          </w:rPr>
          <w:delText>:</w:delText>
        </w:r>
      </w:del>
    </w:p>
    <w:p w14:paraId="07F51321" w14:textId="5ED29577" w:rsidR="00EE0501" w:rsidRPr="00EA65EA" w:rsidDel="00E61291" w:rsidRDefault="00EE0501" w:rsidP="00EA65EA">
      <w:pPr>
        <w:bidi/>
        <w:spacing w:line="276" w:lineRule="auto"/>
        <w:jc w:val="both"/>
        <w:rPr>
          <w:del w:id="1589" w:author="غزاله عرفانیان" w:date="2025-07-01T07:36:00Z" w16du:dateUtc="2025-07-01T04:06:00Z"/>
          <w:rFonts w:cs="B Nazanin"/>
          <w:sz w:val="24"/>
          <w:szCs w:val="24"/>
        </w:rPr>
      </w:pPr>
      <w:del w:id="1590"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مقاله‌ای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bookmarkStart w:id="1591" w:name="_Hlk165367895"/>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عبدو</w:delText>
        </w:r>
        <w:r w:rsidRPr="00EA65EA" w:rsidDel="00E61291">
          <w:rPr>
            <w:rFonts w:cs="B Nazanin"/>
            <w:sz w:val="24"/>
            <w:szCs w:val="24"/>
            <w:rtl/>
          </w:rPr>
          <w:delText xml:space="preserve"> </w:delText>
        </w:r>
        <w:r w:rsidRPr="00EA65EA" w:rsidDel="00E61291">
          <w:rPr>
            <w:rFonts w:cs="B Nazanin" w:hint="cs"/>
            <w:sz w:val="24"/>
            <w:szCs w:val="24"/>
            <w:rtl/>
          </w:rPr>
          <w:delText>لایه</w:delText>
        </w:r>
        <w:r w:rsidRPr="00EA65EA" w:rsidDel="00E61291">
          <w:rPr>
            <w:rFonts w:cs="B Nazanin"/>
            <w:sz w:val="24"/>
            <w:szCs w:val="24"/>
            <w:rtl/>
          </w:rPr>
          <w:delText xml:space="preserve"> </w:delText>
        </w:r>
        <w:r w:rsidRPr="00EA65EA" w:rsidDel="00E61291">
          <w:rPr>
            <w:rStyle w:val="FootnoteReference"/>
            <w:rFonts w:cs="B Nazanin"/>
            <w:sz w:val="24"/>
            <w:szCs w:val="24"/>
            <w:rtl/>
          </w:rPr>
          <w:footnoteReference w:id="34"/>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008358F3" w:rsidRPr="00EA65EA" w:rsidDel="00E61291">
          <w:rPr>
            <w:rFonts w:cs="B Nazanin"/>
            <w:sz w:val="24"/>
            <w:szCs w:val="24"/>
          </w:rPr>
          <w:delText>)</w:delText>
        </w:r>
        <w:r w:rsidRPr="00EA65EA" w:rsidDel="00E61291">
          <w:rPr>
            <w:rFonts w:cs="B Nazanin"/>
            <w:sz w:val="24"/>
            <w:szCs w:val="24"/>
            <w:rtl/>
          </w:rPr>
          <w:delText xml:space="preserve"> 2002</w:delText>
        </w:r>
        <w:r w:rsidR="008358F3" w:rsidRPr="00EA65EA" w:rsidDel="00E61291">
          <w:rPr>
            <w:rFonts w:cs="B Nazanin"/>
            <w:sz w:val="24"/>
            <w:szCs w:val="24"/>
          </w:rPr>
          <w:delText>(</w:delText>
        </w:r>
        <w:r w:rsidRPr="00EA65EA" w:rsidDel="00E61291">
          <w:rPr>
            <w:rFonts w:cs="B Nazanin"/>
            <w:sz w:val="24"/>
            <w:szCs w:val="24"/>
            <w:rtl/>
          </w:rPr>
          <w:delText xml:space="preserve"> </w:delText>
        </w:r>
        <w:bookmarkEnd w:id="1591"/>
        <w:r w:rsidRPr="00EA65EA" w:rsidDel="00E61291">
          <w:rPr>
            <w:rFonts w:cs="B Nazanin" w:hint="cs"/>
            <w:sz w:val="24"/>
            <w:szCs w:val="24"/>
            <w:rtl/>
          </w:rPr>
          <w:delText>منتشر</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گرایش‌های</w:delText>
        </w:r>
        <w:r w:rsidRPr="00EA65EA" w:rsidDel="00E61291">
          <w:rPr>
            <w:rFonts w:cs="B Nazanin"/>
            <w:sz w:val="24"/>
            <w:szCs w:val="24"/>
            <w:rtl/>
          </w:rPr>
          <w:delText xml:space="preserve"> </w:delText>
        </w:r>
        <w:r w:rsidRPr="00EA65EA" w:rsidDel="00E61291">
          <w:rPr>
            <w:rFonts w:cs="B Nazanin" w:hint="cs"/>
            <w:sz w:val="24"/>
            <w:szCs w:val="24"/>
            <w:rtl/>
          </w:rPr>
          <w:delText>پایان‌نامه‌ها</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رساله‌های</w:delText>
        </w:r>
        <w:r w:rsidRPr="00EA65EA" w:rsidDel="00E61291">
          <w:rPr>
            <w:rFonts w:cs="B Nazanin"/>
            <w:sz w:val="24"/>
            <w:szCs w:val="24"/>
            <w:rtl/>
          </w:rPr>
          <w:delText xml:space="preserve">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دانشگاه</w:delText>
        </w:r>
        <w:r w:rsidRPr="00EA65EA" w:rsidDel="00E61291">
          <w:rPr>
            <w:rFonts w:cs="B Nazanin"/>
            <w:sz w:val="24"/>
            <w:szCs w:val="24"/>
            <w:rtl/>
          </w:rPr>
          <w:delText xml:space="preserve"> </w:delText>
        </w:r>
        <w:r w:rsidRPr="00EA65EA" w:rsidDel="00E61291">
          <w:rPr>
            <w:rFonts w:cs="B Nazanin" w:hint="cs"/>
            <w:sz w:val="24"/>
            <w:szCs w:val="24"/>
            <w:rtl/>
          </w:rPr>
          <w:delText>بین‌المللی</w:delText>
        </w:r>
        <w:r w:rsidRPr="00EA65EA" w:rsidDel="00E61291">
          <w:rPr>
            <w:rFonts w:cs="B Nazanin"/>
            <w:sz w:val="24"/>
            <w:szCs w:val="24"/>
            <w:rtl/>
          </w:rPr>
          <w:delText xml:space="preserve"> </w:delText>
        </w:r>
        <w:r w:rsidRPr="00EA65EA" w:rsidDel="00E61291">
          <w:rPr>
            <w:rFonts w:cs="B Nazanin" w:hint="cs"/>
            <w:sz w:val="24"/>
            <w:szCs w:val="24"/>
            <w:rtl/>
          </w:rPr>
          <w:delText>مالزی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بازه</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1994 </w:delText>
        </w:r>
        <w:r w:rsidRPr="00EA65EA" w:rsidDel="00E61291">
          <w:rPr>
            <w:rFonts w:cs="B Nazanin" w:hint="cs"/>
            <w:sz w:val="24"/>
            <w:szCs w:val="24"/>
            <w:rtl/>
          </w:rPr>
          <w:delText>تا</w:delText>
        </w:r>
        <w:r w:rsidRPr="00EA65EA" w:rsidDel="00E61291">
          <w:rPr>
            <w:rFonts w:cs="B Nazanin"/>
            <w:sz w:val="24"/>
            <w:szCs w:val="24"/>
            <w:rtl/>
          </w:rPr>
          <w:delText xml:space="preserve"> 2000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این مطالعه به بررسی و شناسایی روندهای تحقیقاتی پایان نامه های دانشجویان</w:delText>
        </w:r>
        <w:r w:rsidRPr="00EA65EA" w:rsidDel="00E61291">
          <w:rPr>
            <w:rFonts w:cs="B Nazanin"/>
            <w:sz w:val="24"/>
            <w:szCs w:val="24"/>
          </w:rPr>
          <w:delText xml:space="preserve"> MLIS </w:delText>
        </w:r>
        <w:r w:rsidRPr="00EA65EA" w:rsidDel="00E61291">
          <w:rPr>
            <w:rFonts w:cs="B Nazanin"/>
            <w:sz w:val="24"/>
            <w:szCs w:val="24"/>
            <w:rtl/>
          </w:rPr>
          <w:delText>در نه سال گذشته در</w:delText>
        </w:r>
        <w:r w:rsidRPr="00EA65EA" w:rsidDel="00E61291">
          <w:rPr>
            <w:rFonts w:cs="B Nazanin"/>
            <w:sz w:val="24"/>
            <w:szCs w:val="24"/>
          </w:rPr>
          <w:delText xml:space="preserve"> IIUM </w:delText>
        </w:r>
        <w:r w:rsidRPr="00EA65EA" w:rsidDel="00E61291">
          <w:rPr>
            <w:rFonts w:cs="B Nazanin"/>
            <w:sz w:val="24"/>
            <w:szCs w:val="24"/>
            <w:rtl/>
          </w:rPr>
          <w:delText>می پردا</w:delText>
        </w:r>
        <w:r w:rsidRPr="00EA65EA" w:rsidDel="00E61291">
          <w:rPr>
            <w:rFonts w:cs="B Nazanin" w:hint="cs"/>
            <w:sz w:val="24"/>
            <w:szCs w:val="24"/>
            <w:rtl/>
          </w:rPr>
          <w:delText>ز</w:delText>
        </w:r>
        <w:r w:rsidRPr="00EA65EA" w:rsidDel="00E61291">
          <w:rPr>
            <w:rFonts w:cs="B Nazanin"/>
            <w:sz w:val="24"/>
            <w:szCs w:val="24"/>
            <w:rtl/>
          </w:rPr>
          <w:delText>د</w:delText>
        </w:r>
        <w:r w:rsidRPr="00EA65EA" w:rsidDel="00E61291">
          <w:rPr>
            <w:rFonts w:cs="B Nazanin"/>
            <w:sz w:val="24"/>
            <w:szCs w:val="24"/>
          </w:rPr>
          <w:delText>.</w:delText>
        </w:r>
        <w:r w:rsidRPr="00EA65EA" w:rsidDel="00E61291">
          <w:rPr>
            <w:rFonts w:cs="B Nazanin"/>
            <w:sz w:val="24"/>
            <w:szCs w:val="24"/>
            <w:rtl/>
          </w:rPr>
          <w:delText xml:space="preserve"> روش پژوهش تحلیل اسنادی بوده</w:delText>
        </w:r>
        <w:r w:rsidRPr="00EA65EA" w:rsidDel="00E61291">
          <w:rPr>
            <w:rFonts w:cs="B Nazanin" w:hint="cs"/>
            <w:sz w:val="24"/>
            <w:szCs w:val="24"/>
            <w:rtl/>
          </w:rPr>
          <w:delText xml:space="preserve"> است</w:delText>
        </w:r>
        <w:r w:rsidRPr="00EA65EA" w:rsidDel="00E61291">
          <w:rPr>
            <w:rFonts w:cs="B Nazanin"/>
            <w:sz w:val="24"/>
            <w:szCs w:val="24"/>
            <w:rtl/>
          </w:rPr>
          <w:delText xml:space="preserve"> </w:delText>
        </w:r>
        <w:r w:rsidRPr="00EA65EA" w:rsidDel="00E61291">
          <w:rPr>
            <w:rFonts w:cs="B Nazanin" w:hint="cs"/>
            <w:sz w:val="24"/>
            <w:szCs w:val="24"/>
            <w:rtl/>
          </w:rPr>
          <w:delText>و 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داغ‌ترین</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دانشجویان</w:delText>
        </w:r>
        <w:r w:rsidRPr="00EA65EA" w:rsidDel="00E61291">
          <w:rPr>
            <w:rFonts w:cs="B Nazanin"/>
            <w:sz w:val="24"/>
            <w:szCs w:val="24"/>
            <w:rtl/>
          </w:rPr>
          <w:delText xml:space="preserve"> </w:delText>
        </w:r>
        <w:r w:rsidRPr="00EA65EA" w:rsidDel="00E61291">
          <w:rPr>
            <w:rFonts w:cs="B Nazanin" w:hint="cs"/>
            <w:sz w:val="24"/>
            <w:szCs w:val="24"/>
            <w:rtl/>
          </w:rPr>
          <w:delText>تحصیلات</w:delText>
        </w:r>
        <w:r w:rsidRPr="00EA65EA" w:rsidDel="00E61291">
          <w:rPr>
            <w:rFonts w:cs="B Nazanin"/>
            <w:sz w:val="24"/>
            <w:szCs w:val="24"/>
            <w:rtl/>
          </w:rPr>
          <w:delText xml:space="preserve"> </w:delText>
        </w:r>
        <w:r w:rsidRPr="00EA65EA" w:rsidDel="00E61291">
          <w:rPr>
            <w:rFonts w:cs="B Nazanin" w:hint="cs"/>
            <w:sz w:val="24"/>
            <w:szCs w:val="24"/>
            <w:rtl/>
          </w:rPr>
          <w:delText>تکمیلی</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بوده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تاریخ</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w:delText>
        </w:r>
        <w:r w:rsidRPr="00EA65EA" w:rsidDel="00E61291">
          <w:rPr>
            <w:rFonts w:cs="B Nazanin"/>
            <w:sz w:val="24"/>
            <w:szCs w:val="24"/>
            <w:rtl/>
          </w:rPr>
          <w:delText xml:space="preserve"> </w:delText>
        </w:r>
        <w:r w:rsidRPr="00EA65EA" w:rsidDel="00E61291">
          <w:rPr>
            <w:rFonts w:cs="B Nazanin" w:hint="cs"/>
            <w:sz w:val="24"/>
            <w:szCs w:val="24"/>
            <w:rtl/>
          </w:rPr>
          <w:delText>فهرست‌نویسی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رده‌بندی،</w:delText>
        </w:r>
        <w:r w:rsidRPr="00EA65EA" w:rsidDel="00E61291">
          <w:rPr>
            <w:rFonts w:cs="B Nazanin"/>
            <w:sz w:val="24"/>
            <w:szCs w:val="24"/>
            <w:rtl/>
          </w:rPr>
          <w:delText xml:space="preserve"> </w:delText>
        </w:r>
        <w:r w:rsidRPr="00EA65EA" w:rsidDel="00E61291">
          <w:rPr>
            <w:rFonts w:cs="B Nazanin" w:hint="cs"/>
            <w:sz w:val="24"/>
            <w:szCs w:val="24"/>
            <w:rtl/>
          </w:rPr>
          <w:delText>نمایه‌سازی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چکیده‌نویسی</w:delText>
        </w:r>
        <w:r w:rsidRPr="00EA65EA" w:rsidDel="00E61291">
          <w:rPr>
            <w:rFonts w:cs="B Nazanin"/>
            <w:sz w:val="24"/>
            <w:szCs w:val="24"/>
            <w:rtl/>
          </w:rPr>
          <w:delText xml:space="preserve"> </w:delText>
        </w:r>
        <w:r w:rsidRPr="00EA65EA" w:rsidDel="00E61291">
          <w:rPr>
            <w:rFonts w:cs="B Nazanin" w:hint="cs"/>
            <w:sz w:val="24"/>
            <w:szCs w:val="24"/>
            <w:rtl/>
          </w:rPr>
          <w:delText>رو</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منسوخ</w:delText>
        </w:r>
        <w:r w:rsidRPr="00EA65EA" w:rsidDel="00E61291">
          <w:rPr>
            <w:rFonts w:cs="B Nazanin"/>
            <w:sz w:val="24"/>
            <w:szCs w:val="24"/>
            <w:rtl/>
          </w:rPr>
          <w:delText xml:space="preserve"> </w:delText>
        </w:r>
        <w:r w:rsidRPr="00EA65EA" w:rsidDel="00E61291">
          <w:rPr>
            <w:rFonts w:cs="B Nazanin" w:hint="cs"/>
            <w:sz w:val="24"/>
            <w:szCs w:val="24"/>
            <w:rtl/>
          </w:rPr>
          <w:delText>شدن</w:delText>
        </w:r>
        <w:r w:rsidRPr="00EA65EA" w:rsidDel="00E61291">
          <w:rPr>
            <w:rFonts w:cs="B Nazanin"/>
            <w:sz w:val="24"/>
            <w:szCs w:val="24"/>
            <w:rtl/>
          </w:rPr>
          <w:delText xml:space="preserve"> </w:delText>
        </w:r>
        <w:r w:rsidRPr="00EA65EA" w:rsidDel="00E61291">
          <w:rPr>
            <w:rFonts w:cs="B Nazanin" w:hint="cs"/>
            <w:sz w:val="24"/>
            <w:szCs w:val="24"/>
            <w:rtl/>
          </w:rPr>
          <w:delText>هستند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پرداخته</w:delText>
        </w:r>
        <w:r w:rsidRPr="00EA65EA" w:rsidDel="00E61291">
          <w:rPr>
            <w:rFonts w:cs="B Nazanin"/>
            <w:sz w:val="24"/>
            <w:szCs w:val="24"/>
            <w:rtl/>
          </w:rPr>
          <w:delText xml:space="preserve"> </w:delText>
        </w:r>
        <w:r w:rsidRPr="00EA65EA" w:rsidDel="00E61291">
          <w:rPr>
            <w:rFonts w:cs="B Nazanin" w:hint="cs"/>
            <w:sz w:val="24"/>
            <w:szCs w:val="24"/>
            <w:rtl/>
          </w:rPr>
          <w:delText>نشده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Pr>
          <w:delText>.{Abdoulaye, 2002 #78}</w:delText>
        </w:r>
      </w:del>
    </w:p>
    <w:p w14:paraId="5FEB87AB" w14:textId="19072781" w:rsidR="00EE0501" w:rsidRPr="00EA65EA" w:rsidDel="00E61291" w:rsidRDefault="00EE0501" w:rsidP="00EA65EA">
      <w:pPr>
        <w:bidi/>
        <w:spacing w:line="276" w:lineRule="auto"/>
        <w:jc w:val="both"/>
        <w:rPr>
          <w:del w:id="1594" w:author="غزاله عرفانیان" w:date="2025-07-01T07:36:00Z" w16du:dateUtc="2025-07-01T04:06:00Z"/>
          <w:rFonts w:cs="B Nazanin"/>
          <w:sz w:val="24"/>
          <w:szCs w:val="24"/>
          <w:rtl/>
        </w:rPr>
      </w:pPr>
      <w:bookmarkStart w:id="1595" w:name="_Hlk165367913"/>
      <w:del w:id="1596" w:author="غزاله عرفانیان" w:date="2025-07-01T07:36:00Z" w16du:dateUtc="2025-07-01T04:06:00Z">
        <w:r w:rsidRPr="00EA65EA" w:rsidDel="00E61291">
          <w:rPr>
            <w:rFonts w:cs="B Nazanin"/>
            <w:sz w:val="24"/>
            <w:szCs w:val="24"/>
            <w:rtl/>
          </w:rPr>
          <w:delText xml:space="preserve">کوفوگیاناکیس، سالتر و کرملی (2004) پژوهشی با هدف تجزیه و تحلیل محتوای متون کتابخانه‌ای و علم اطلاعات انجام دادند که در سال 2001 منتشر شده بودند. این پژوهش با استفاده از </w:delText>
        </w:r>
        <w:r w:rsidRPr="00EA65EA" w:rsidDel="00E61291">
          <w:rPr>
            <w:rFonts w:cs="B Nazanin"/>
            <w:b/>
            <w:bCs/>
            <w:sz w:val="24"/>
            <w:szCs w:val="24"/>
            <w:rtl/>
          </w:rPr>
          <w:delText>روش تحلیل محتوای کمی</w:delText>
        </w:r>
        <w:r w:rsidRPr="00EA65EA" w:rsidDel="00E61291">
          <w:rPr>
            <w:rFonts w:cs="B Nazanin"/>
            <w:sz w:val="24"/>
            <w:szCs w:val="24"/>
            <w:rtl/>
          </w:rPr>
          <w:delText xml:space="preserve"> انجام شده و جامعه آماری شامل 2664 مقاله بود که داده‌های آن از 91 مجله تخصصی گردآوری شد. یافته‌های این تحقیق نشان داد که حوزه </w:delText>
        </w:r>
        <w:r w:rsidRPr="00EA65EA" w:rsidDel="00E61291">
          <w:rPr>
            <w:rFonts w:cs="B Nazanin"/>
            <w:b/>
            <w:bCs/>
            <w:sz w:val="24"/>
            <w:szCs w:val="24"/>
            <w:rtl/>
          </w:rPr>
          <w:delText>دسترسی و بازیابی اطلاعات</w:delText>
        </w:r>
        <w:r w:rsidRPr="00EA65EA" w:rsidDel="00E61291">
          <w:rPr>
            <w:rFonts w:cs="B Nazanin"/>
            <w:sz w:val="24"/>
            <w:szCs w:val="24"/>
            <w:rtl/>
          </w:rPr>
          <w:delText xml:space="preserve"> دارای بیشترین مقالات تحقیقاتی بوده است. پس از آن، موضوعاتی مانند </w:delText>
        </w:r>
        <w:r w:rsidRPr="00EA65EA" w:rsidDel="00E61291">
          <w:rPr>
            <w:rFonts w:cs="B Nazanin"/>
            <w:b/>
            <w:bCs/>
            <w:sz w:val="24"/>
            <w:szCs w:val="24"/>
            <w:rtl/>
          </w:rPr>
          <w:delText>مجموعه‌ها، مدیریت، آموزش و مرجع</w:delText>
        </w:r>
        <w:r w:rsidRPr="00EA65EA" w:rsidDel="00E61291">
          <w:rPr>
            <w:rFonts w:cs="B Nazanin"/>
            <w:sz w:val="24"/>
            <w:szCs w:val="24"/>
            <w:rtl/>
          </w:rPr>
          <w:delText xml:space="preserve"> بیشترین توجه پژوهشگران را به خود جلب کرده‌اند. علاوه بر این، دو حوزه احتمالی جدید شامل </w:delText>
        </w:r>
        <w:r w:rsidRPr="00EA65EA" w:rsidDel="00E61291">
          <w:rPr>
            <w:rFonts w:cs="B Nazanin"/>
            <w:b/>
            <w:bCs/>
            <w:sz w:val="24"/>
            <w:szCs w:val="24"/>
            <w:rtl/>
          </w:rPr>
          <w:delText>تاریخچه کتابخانه‌ها</w:delText>
        </w:r>
        <w:r w:rsidRPr="00EA65EA" w:rsidDel="00E61291">
          <w:rPr>
            <w:rFonts w:cs="B Nazanin"/>
            <w:sz w:val="24"/>
            <w:szCs w:val="24"/>
            <w:rtl/>
          </w:rPr>
          <w:delText xml:space="preserve"> و </w:delText>
        </w:r>
        <w:r w:rsidRPr="00EA65EA" w:rsidDel="00E61291">
          <w:rPr>
            <w:rFonts w:cs="B Nazanin"/>
            <w:b/>
            <w:bCs/>
            <w:sz w:val="24"/>
            <w:szCs w:val="24"/>
            <w:rtl/>
          </w:rPr>
          <w:delText>مسائل حرفه‌ای</w:delText>
        </w:r>
        <w:r w:rsidRPr="00EA65EA" w:rsidDel="00E61291">
          <w:rPr>
            <w:rFonts w:cs="B Nazanin"/>
            <w:sz w:val="24"/>
            <w:szCs w:val="24"/>
            <w:rtl/>
          </w:rPr>
          <w:delText xml:space="preserve"> نیز شناسایی شدند</w:delText>
        </w:r>
        <w:bookmarkEnd w:id="1595"/>
        <w:r w:rsidRPr="00EA65EA" w:rsidDel="00E61291">
          <w:rPr>
            <w:rFonts w:cs="B Nazanin"/>
            <w:sz w:val="24"/>
            <w:szCs w:val="24"/>
          </w:rPr>
          <w:delText>.{Koufogiannakis, 2004 #79}</w:delText>
        </w:r>
      </w:del>
    </w:p>
    <w:p w14:paraId="69C08B2D" w14:textId="6C738A30" w:rsidR="00EE0501" w:rsidRPr="00EA65EA" w:rsidDel="00E61291" w:rsidRDefault="00EE0501" w:rsidP="00EA65EA">
      <w:pPr>
        <w:bidi/>
        <w:spacing w:line="276" w:lineRule="auto"/>
        <w:jc w:val="both"/>
        <w:rPr>
          <w:del w:id="1597" w:author="غزاله عرفانیان" w:date="2025-07-01T07:36:00Z" w16du:dateUtc="2025-07-01T04:06:00Z"/>
          <w:rFonts w:cs="B Nazanin"/>
          <w:sz w:val="24"/>
          <w:szCs w:val="24"/>
          <w:rtl/>
          <w:lang w:bidi="fa-IR"/>
        </w:rPr>
      </w:pPr>
      <w:bookmarkStart w:id="1598" w:name="_Hlk165367944"/>
      <w:del w:id="1599" w:author="غزاله عرفانیان" w:date="2025-07-01T07:36:00Z" w16du:dateUtc="2025-07-01T04:06:00Z">
        <w:r w:rsidRPr="00EA65EA" w:rsidDel="00E61291">
          <w:rPr>
            <w:rFonts w:cs="B Nazanin" w:hint="cs"/>
            <w:sz w:val="24"/>
            <w:szCs w:val="24"/>
            <w:rtl/>
          </w:rPr>
          <w:delText>لی</w:delText>
        </w:r>
        <w:r w:rsidRPr="00EA65EA" w:rsidDel="00E61291">
          <w:rPr>
            <w:rFonts w:cs="B Nazanin"/>
            <w:sz w:val="24"/>
            <w:szCs w:val="24"/>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(2010)</w:delText>
        </w:r>
        <w:bookmarkEnd w:id="1598"/>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کاوش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توسعه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ویژگی‌های</w:delText>
        </w:r>
        <w:r w:rsidRPr="00EA65EA" w:rsidDel="00E61291">
          <w:rPr>
            <w:rFonts w:cs="B Nazanin"/>
            <w:sz w:val="24"/>
            <w:szCs w:val="24"/>
            <w:rtl/>
          </w:rPr>
          <w:delText xml:space="preserve"> </w:delText>
        </w:r>
        <w:r w:rsidRPr="00EA65EA" w:rsidDel="00E61291">
          <w:rPr>
            <w:rFonts w:cs="B Nazanin" w:hint="cs"/>
            <w:sz w:val="24"/>
            <w:szCs w:val="24"/>
            <w:rtl/>
          </w:rPr>
          <w:delText>حوزه‌های</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کتابخانه‌های</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منظر</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کتابداری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اطلاع‌رسانی</w:delText>
        </w:r>
        <w:r w:rsidRPr="00EA65EA" w:rsidDel="00E61291">
          <w:rPr>
            <w:rFonts w:cs="B Nazanin"/>
            <w:sz w:val="24"/>
            <w:szCs w:val="24"/>
            <w:rtl/>
          </w:rPr>
          <w:delText>"</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دامنه</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پرداختند</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1994 </w:delText>
        </w:r>
        <w:r w:rsidRPr="00EA65EA" w:rsidDel="00E61291">
          <w:rPr>
            <w:rFonts w:cs="B Nazanin" w:hint="cs"/>
            <w:sz w:val="24"/>
            <w:szCs w:val="24"/>
            <w:rtl/>
          </w:rPr>
          <w:delText>تا</w:delText>
        </w:r>
        <w:r w:rsidRPr="00EA65EA" w:rsidDel="00E61291">
          <w:rPr>
            <w:rFonts w:cs="B Nazanin"/>
            <w:sz w:val="24"/>
            <w:szCs w:val="24"/>
            <w:rtl/>
          </w:rPr>
          <w:delText xml:space="preserve"> 2008 </w:delText>
        </w:r>
        <w:r w:rsidRPr="00EA65EA" w:rsidDel="00E61291">
          <w:rPr>
            <w:rFonts w:cs="B Nazanin" w:hint="cs"/>
            <w:sz w:val="24"/>
            <w:szCs w:val="24"/>
            <w:rtl/>
          </w:rPr>
          <w:delText>کلمات</w:delText>
        </w:r>
        <w:r w:rsidRPr="00EA65EA" w:rsidDel="00E61291">
          <w:rPr>
            <w:rFonts w:cs="B Nazanin"/>
            <w:sz w:val="24"/>
            <w:szCs w:val="24"/>
            <w:rtl/>
          </w:rPr>
          <w:delText xml:space="preserve"> </w:delText>
        </w:r>
        <w:r w:rsidRPr="00EA65EA" w:rsidDel="00E61291">
          <w:rPr>
            <w:rFonts w:cs="B Nazanin" w:hint="cs"/>
            <w:sz w:val="24"/>
            <w:szCs w:val="24"/>
            <w:rtl/>
          </w:rPr>
          <w:delText>کلیدی</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کتابخانه‌های</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پایگاه</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tl/>
          </w:rPr>
          <w:delText xml:space="preserve"> </w:delText>
        </w:r>
        <w:r w:rsidRPr="00EA65EA" w:rsidDel="00E61291">
          <w:rPr>
            <w:rFonts w:cs="B Nazanin" w:hint="cs"/>
            <w:sz w:val="24"/>
            <w:szCs w:val="24"/>
            <w:rtl/>
          </w:rPr>
          <w:delText>لیزا</w:delText>
        </w:r>
        <w:r w:rsidRPr="00EA65EA" w:rsidDel="00E61291">
          <w:rPr>
            <w:rFonts w:cs="B Nazanin"/>
            <w:sz w:val="24"/>
            <w:szCs w:val="24"/>
            <w:rtl/>
          </w:rPr>
          <w:delText xml:space="preserve"> </w:delText>
        </w:r>
        <w:r w:rsidRPr="00EA65EA" w:rsidDel="00E61291">
          <w:rPr>
            <w:rFonts w:cs="B Nazanin" w:hint="cs"/>
            <w:sz w:val="24"/>
            <w:szCs w:val="24"/>
            <w:rtl/>
          </w:rPr>
          <w:delText>جستجو</w:delText>
        </w:r>
        <w:r w:rsidRPr="00EA65EA" w:rsidDel="00E61291">
          <w:rPr>
            <w:rFonts w:cs="B Nazanin"/>
            <w:sz w:val="24"/>
            <w:szCs w:val="24"/>
            <w:rtl/>
          </w:rPr>
          <w:delText xml:space="preserve"> </w:delText>
        </w:r>
        <w:r w:rsidRPr="00EA65EA" w:rsidDel="00E61291">
          <w:rPr>
            <w:rFonts w:cs="B Nazanin" w:hint="cs"/>
            <w:sz w:val="24"/>
            <w:szCs w:val="24"/>
            <w:rtl/>
          </w:rPr>
          <w:delText>کردند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انتخاب</w:delText>
        </w:r>
        <w:r w:rsidRPr="00EA65EA" w:rsidDel="00E61291">
          <w:rPr>
            <w:rFonts w:cs="B Nazanin"/>
            <w:sz w:val="24"/>
            <w:szCs w:val="24"/>
            <w:rtl/>
          </w:rPr>
          <w:delText xml:space="preserve"> 54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120 </w:delText>
        </w:r>
        <w:r w:rsidRPr="00EA65EA" w:rsidDel="00E61291">
          <w:rPr>
            <w:rFonts w:cs="B Nazanin" w:hint="cs"/>
            <w:sz w:val="24"/>
            <w:szCs w:val="24"/>
            <w:rtl/>
          </w:rPr>
          <w:delText>توصیفگر،</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خوشه‌بندی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شبکه</w:delText>
        </w:r>
        <w:r w:rsidRPr="00EA65EA" w:rsidDel="00E61291">
          <w:rPr>
            <w:rFonts w:cs="B Nazanin"/>
            <w:sz w:val="24"/>
            <w:szCs w:val="24"/>
            <w:rtl/>
          </w:rPr>
          <w:delText xml:space="preserve"> </w:delText>
        </w:r>
        <w:r w:rsidRPr="00EA65EA" w:rsidDel="00E61291">
          <w:rPr>
            <w:rFonts w:cs="B Nazanin" w:hint="cs"/>
            <w:sz w:val="24"/>
            <w:szCs w:val="24"/>
            <w:rtl/>
          </w:rPr>
          <w:delText>مبتنی</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خوشه</w:delText>
        </w:r>
        <w:r w:rsidRPr="00EA65EA" w:rsidDel="00E61291">
          <w:rPr>
            <w:rFonts w:cs="B Nazanin"/>
            <w:sz w:val="24"/>
            <w:szCs w:val="24"/>
            <w:rtl/>
          </w:rPr>
          <w:delText xml:space="preserve"> (</w:delText>
        </w:r>
        <w:r w:rsidRPr="00EA65EA" w:rsidDel="00E61291">
          <w:rPr>
            <w:rFonts w:cs="B Nazanin"/>
            <w:sz w:val="24"/>
            <w:szCs w:val="24"/>
          </w:rPr>
          <w:delText>CBNet</w:delText>
        </w:r>
        <w:r w:rsidRPr="00EA65EA" w:rsidDel="00E61291">
          <w:rPr>
            <w:rStyle w:val="FootnoteReference"/>
            <w:rFonts w:cs="B Nazanin"/>
            <w:sz w:val="24"/>
            <w:szCs w:val="24"/>
            <w:rtl/>
          </w:rPr>
          <w:footnoteReference w:id="35"/>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کردند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مفاهیم</w:delText>
        </w:r>
        <w:r w:rsidRPr="00EA65EA" w:rsidDel="00E61291">
          <w:rPr>
            <w:rFonts w:cs="B Nazanin"/>
            <w:sz w:val="24"/>
            <w:szCs w:val="24"/>
            <w:rtl/>
          </w:rPr>
          <w:delText xml:space="preserve"> </w:delText>
        </w:r>
        <w:r w:rsidRPr="00EA65EA" w:rsidDel="00E61291">
          <w:rPr>
            <w:rFonts w:cs="B Nazanin" w:hint="cs"/>
            <w:sz w:val="24"/>
            <w:szCs w:val="24"/>
            <w:rtl/>
          </w:rPr>
          <w:delText>جامعی</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درباره</w:delText>
        </w:r>
        <w:r w:rsidRPr="00EA65EA" w:rsidDel="00E61291">
          <w:rPr>
            <w:rFonts w:cs="B Nazanin"/>
            <w:sz w:val="24"/>
            <w:szCs w:val="24"/>
            <w:rtl/>
          </w:rPr>
          <w:delText xml:space="preserve"> </w:delText>
        </w:r>
        <w:r w:rsidRPr="00EA65EA" w:rsidDel="00E61291">
          <w:rPr>
            <w:rFonts w:cs="B Nazanin" w:hint="cs"/>
            <w:sz w:val="24"/>
            <w:szCs w:val="24"/>
            <w:rtl/>
          </w:rPr>
          <w:delText>تکامل</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اصلی</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کتابخانه‌های</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ارائه</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می‌تواند</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پژوهشگران</w:delText>
        </w:r>
        <w:r w:rsidRPr="00EA65EA" w:rsidDel="00E61291">
          <w:rPr>
            <w:rFonts w:cs="B Nazanin"/>
            <w:sz w:val="24"/>
            <w:szCs w:val="24"/>
            <w:rtl/>
          </w:rPr>
          <w:delText xml:space="preserve"> </w:delText>
        </w:r>
        <w:r w:rsidRPr="00EA65EA" w:rsidDel="00E61291">
          <w:rPr>
            <w:rFonts w:cs="B Nazanin" w:hint="cs"/>
            <w:sz w:val="24"/>
            <w:szCs w:val="24"/>
            <w:rtl/>
          </w:rPr>
          <w:delText>علاقه‌مند</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مفید</w:delText>
        </w:r>
        <w:r w:rsidRPr="00EA65EA" w:rsidDel="00E61291">
          <w:rPr>
            <w:rFonts w:cs="B Nazanin"/>
            <w:sz w:val="24"/>
            <w:szCs w:val="24"/>
            <w:rtl/>
          </w:rPr>
          <w:delText xml:space="preserve"> </w:delText>
        </w:r>
        <w:r w:rsidRPr="00EA65EA" w:rsidDel="00E61291">
          <w:rPr>
            <w:rFonts w:cs="B Nazanin" w:hint="cs"/>
            <w:sz w:val="24"/>
            <w:szCs w:val="24"/>
            <w:rtl/>
          </w:rPr>
          <w:delText>باشد</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تجسم</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دامنه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طور</w:delText>
        </w:r>
        <w:r w:rsidRPr="00EA65EA" w:rsidDel="00E61291">
          <w:rPr>
            <w:rFonts w:cs="B Nazanin"/>
            <w:sz w:val="24"/>
            <w:szCs w:val="24"/>
            <w:rtl/>
          </w:rPr>
          <w:delText xml:space="preserve"> </w:delText>
        </w:r>
        <w:r w:rsidRPr="00EA65EA" w:rsidDel="00E61291">
          <w:rPr>
            <w:rFonts w:cs="B Nazanin" w:hint="cs"/>
            <w:sz w:val="24"/>
            <w:szCs w:val="24"/>
            <w:rtl/>
          </w:rPr>
          <w:delText>کارآمد</w:delText>
        </w:r>
        <w:r w:rsidRPr="00EA65EA" w:rsidDel="00E61291">
          <w:rPr>
            <w:rFonts w:cs="B Nazanin"/>
            <w:sz w:val="24"/>
            <w:szCs w:val="24"/>
            <w:rtl/>
          </w:rPr>
          <w:delText xml:space="preserve"> </w:delText>
        </w:r>
        <w:r w:rsidRPr="00EA65EA" w:rsidDel="00E61291">
          <w:rPr>
            <w:rFonts w:cs="B Nazanin" w:hint="cs"/>
            <w:sz w:val="24"/>
            <w:szCs w:val="24"/>
            <w:rtl/>
          </w:rPr>
          <w:delText>می‌توان</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کرد</w:delText>
        </w:r>
        <w:r w:rsidRPr="00EA65EA" w:rsidDel="00E61291">
          <w:rPr>
            <w:rFonts w:cs="B Nazanin"/>
            <w:sz w:val="24"/>
            <w:szCs w:val="24"/>
            <w:rtl/>
          </w:rPr>
          <w:delText>.</w:delText>
        </w:r>
      </w:del>
    </w:p>
    <w:p w14:paraId="1AA8384F" w14:textId="023424E5" w:rsidR="00EE0501" w:rsidRPr="00EA65EA" w:rsidDel="00E61291" w:rsidRDefault="00EE0501" w:rsidP="00EA65EA">
      <w:pPr>
        <w:bidi/>
        <w:spacing w:line="276" w:lineRule="auto"/>
        <w:jc w:val="both"/>
        <w:rPr>
          <w:del w:id="1602" w:author="غزاله عرفانیان" w:date="2025-07-01T07:36:00Z" w16du:dateUtc="2025-07-01T04:06:00Z"/>
          <w:rFonts w:cs="B Nazanin"/>
          <w:sz w:val="24"/>
          <w:szCs w:val="24"/>
          <w:rtl/>
        </w:rPr>
      </w:pPr>
      <w:bookmarkStart w:id="1603" w:name="_Hlk165367958"/>
      <w:del w:id="1604" w:author="غزاله عرفانیان" w:date="2025-07-01T07:36:00Z" w16du:dateUtc="2025-07-01T04:06:00Z">
        <w:r w:rsidRPr="00EA65EA" w:rsidDel="00E61291">
          <w:rPr>
            <w:rFonts w:cs="B Nazanin" w:hint="cs"/>
            <w:sz w:val="24"/>
            <w:szCs w:val="24"/>
            <w:rtl/>
          </w:rPr>
          <w:delText>رانا</w:delText>
        </w:r>
        <w:r w:rsidRPr="00EA65EA" w:rsidDel="00E61291">
          <w:rPr>
            <w:rFonts w:cs="B Nazanin"/>
            <w:sz w:val="24"/>
            <w:szCs w:val="24"/>
            <w:rtl/>
          </w:rPr>
          <w:delText xml:space="preserve"> </w:delText>
        </w:r>
        <w:r w:rsidRPr="00EA65EA" w:rsidDel="00E61291">
          <w:rPr>
            <w:rFonts w:cs="B Nazanin" w:hint="cs"/>
            <w:sz w:val="24"/>
            <w:szCs w:val="24"/>
            <w:rtl/>
          </w:rPr>
          <w:delText>رشما</w:delText>
        </w:r>
        <w:r w:rsidRPr="00EA65EA" w:rsidDel="00E61291">
          <w:rPr>
            <w:rFonts w:cs="B Nazanin"/>
            <w:sz w:val="24"/>
            <w:szCs w:val="24"/>
            <w:rtl/>
          </w:rPr>
          <w:delText xml:space="preserve"> </w:delText>
        </w:r>
        <w:r w:rsidRPr="00EA65EA" w:rsidDel="00E61291">
          <w:rPr>
            <w:rStyle w:val="FootnoteReference"/>
            <w:rFonts w:cs="B Nazanin"/>
            <w:sz w:val="24"/>
            <w:szCs w:val="24"/>
            <w:rtl/>
          </w:rPr>
          <w:footnoteReference w:id="36"/>
        </w:r>
        <w:r w:rsidRPr="00EA65EA" w:rsidDel="00E61291">
          <w:rPr>
            <w:rFonts w:cs="B Nazanin"/>
            <w:sz w:val="24"/>
            <w:szCs w:val="24"/>
            <w:rtl/>
          </w:rPr>
          <w:delText xml:space="preserve">(2011) </w:delText>
        </w:r>
        <w:bookmarkEnd w:id="1603"/>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 xml:space="preserve">پژوهشی با استفاده از روش </w:delText>
        </w:r>
        <w:r w:rsidRPr="00EA65EA" w:rsidDel="00E61291">
          <w:rPr>
            <w:rFonts w:cs="B Nazanin"/>
            <w:sz w:val="24"/>
            <w:szCs w:val="24"/>
            <w:rtl/>
          </w:rPr>
          <w:delText xml:space="preserve">تحلیل محتوای اسنادی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دانشجویان</w:delText>
        </w:r>
        <w:r w:rsidRPr="00EA65EA" w:rsidDel="00E61291">
          <w:rPr>
            <w:rFonts w:cs="B Nazanin"/>
            <w:sz w:val="24"/>
            <w:szCs w:val="24"/>
            <w:rtl/>
          </w:rPr>
          <w:delText xml:space="preserve"> </w:delText>
        </w:r>
        <w:r w:rsidRPr="00EA65EA" w:rsidDel="00E61291">
          <w:rPr>
            <w:rFonts w:cs="B Nazanin" w:hint="cs"/>
            <w:sz w:val="24"/>
            <w:szCs w:val="24"/>
            <w:rtl/>
          </w:rPr>
          <w:delText>مقطع</w:delText>
        </w:r>
        <w:r w:rsidRPr="00EA65EA" w:rsidDel="00E61291">
          <w:rPr>
            <w:rFonts w:cs="B Nazanin"/>
            <w:sz w:val="24"/>
            <w:szCs w:val="24"/>
            <w:rtl/>
          </w:rPr>
          <w:delText xml:space="preserve"> </w:delText>
        </w:r>
        <w:r w:rsidRPr="00EA65EA" w:rsidDel="00E61291">
          <w:rPr>
            <w:rFonts w:cs="B Nazanin" w:hint="cs"/>
            <w:sz w:val="24"/>
            <w:szCs w:val="24"/>
            <w:rtl/>
          </w:rPr>
          <w:delText>دکتری</w:delText>
        </w:r>
        <w:r w:rsidRPr="00EA65EA" w:rsidDel="00E61291">
          <w:rPr>
            <w:rFonts w:cs="B Nazanin"/>
            <w:sz w:val="24"/>
            <w:szCs w:val="24"/>
            <w:rtl/>
          </w:rPr>
          <w:delText xml:space="preserve">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دانشگاه</w:delText>
        </w:r>
        <w:r w:rsidRPr="00EA65EA" w:rsidDel="00E61291">
          <w:rPr>
            <w:rFonts w:cs="B Nazanin"/>
            <w:sz w:val="24"/>
            <w:szCs w:val="24"/>
            <w:rtl/>
          </w:rPr>
          <w:delText xml:space="preserve"> </w:delText>
        </w:r>
        <w:r w:rsidRPr="00EA65EA" w:rsidDel="00E61291">
          <w:rPr>
            <w:rFonts w:cs="B Nazanin" w:hint="cs"/>
            <w:sz w:val="24"/>
            <w:szCs w:val="24"/>
            <w:rtl/>
          </w:rPr>
          <w:delText>چندیگارا</w:delText>
        </w:r>
        <w:r w:rsidRPr="00EA65EA" w:rsidDel="00E61291">
          <w:rPr>
            <w:rFonts w:cs="B Nazanin"/>
            <w:sz w:val="24"/>
            <w:szCs w:val="24"/>
            <w:rtl/>
          </w:rPr>
          <w:delText xml:space="preserve"> </w:delText>
        </w:r>
        <w:r w:rsidRPr="00EA65EA" w:rsidDel="00E61291">
          <w:rPr>
            <w:rFonts w:cs="B Nazanin" w:hint="cs"/>
            <w:sz w:val="24"/>
            <w:szCs w:val="24"/>
            <w:rtl/>
          </w:rPr>
          <w:delText>بین</w:delText>
        </w:r>
        <w:r w:rsidRPr="00EA65EA" w:rsidDel="00E61291">
          <w:rPr>
            <w:rFonts w:cs="B Nazanin"/>
            <w:sz w:val="24"/>
            <w:szCs w:val="24"/>
            <w:rtl/>
          </w:rPr>
          <w:delText xml:space="preserve"> </w:delText>
        </w:r>
        <w:r w:rsidRPr="00EA65EA" w:rsidDel="00E61291">
          <w:rPr>
            <w:rFonts w:cs="B Nazanin" w:hint="cs"/>
            <w:sz w:val="24"/>
            <w:szCs w:val="24"/>
            <w:rtl/>
          </w:rPr>
          <w:delText>سال‌های</w:delText>
        </w:r>
        <w:r w:rsidRPr="00EA65EA" w:rsidDel="00E61291">
          <w:rPr>
            <w:rFonts w:cs="B Nazanin"/>
            <w:sz w:val="24"/>
            <w:szCs w:val="24"/>
            <w:rtl/>
          </w:rPr>
          <w:delText xml:space="preserve"> 1957 </w:delText>
        </w:r>
        <w:r w:rsidRPr="00EA65EA" w:rsidDel="00E61291">
          <w:rPr>
            <w:rFonts w:cs="B Nazanin" w:hint="cs"/>
            <w:sz w:val="24"/>
            <w:szCs w:val="24"/>
            <w:rtl/>
          </w:rPr>
          <w:delText>تا</w:delText>
        </w:r>
        <w:r w:rsidRPr="00EA65EA" w:rsidDel="00E61291">
          <w:rPr>
            <w:rFonts w:cs="B Nazanin"/>
            <w:sz w:val="24"/>
            <w:szCs w:val="24"/>
            <w:rtl/>
          </w:rPr>
          <w:delText xml:space="preserve"> 2009 </w:delText>
        </w:r>
        <w:r w:rsidRPr="00EA65EA" w:rsidDel="00E61291">
          <w:rPr>
            <w:rFonts w:cs="B Nazanin" w:hint="cs"/>
            <w:sz w:val="24"/>
            <w:szCs w:val="24"/>
            <w:rtl/>
          </w:rPr>
          <w:delText>پرداخت</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کاربران،</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نیازهای</w:delText>
        </w:r>
        <w:r w:rsidRPr="00EA65EA" w:rsidDel="00E61291">
          <w:rPr>
            <w:rFonts w:cs="B Nazanin"/>
            <w:sz w:val="24"/>
            <w:szCs w:val="24"/>
            <w:rtl/>
          </w:rPr>
          <w:delText xml:space="preserve"> </w:delText>
        </w:r>
        <w:r w:rsidRPr="00EA65EA" w:rsidDel="00E61291">
          <w:rPr>
            <w:rFonts w:cs="B Nazanin" w:hint="cs"/>
            <w:sz w:val="24"/>
            <w:szCs w:val="24"/>
            <w:rtl/>
          </w:rPr>
          <w:delText>کاربران،</w:delText>
        </w:r>
        <w:r w:rsidRPr="00EA65EA" w:rsidDel="00E61291">
          <w:rPr>
            <w:rFonts w:cs="B Nazanin"/>
            <w:sz w:val="24"/>
            <w:szCs w:val="24"/>
            <w:rtl/>
          </w:rPr>
          <w:delText xml:space="preserve"> </w:delText>
        </w:r>
        <w:r w:rsidRPr="00EA65EA" w:rsidDel="00E61291">
          <w:rPr>
            <w:rFonts w:cs="B Nazanin" w:hint="cs"/>
            <w:sz w:val="24"/>
            <w:szCs w:val="24"/>
            <w:rtl/>
          </w:rPr>
          <w:delText>ذخیره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بازیابی</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کتاب‌سنجی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کاربران</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توجه</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جلب</w:delText>
        </w:r>
        <w:r w:rsidRPr="00EA65EA" w:rsidDel="00E61291">
          <w:rPr>
            <w:rFonts w:cs="B Nazanin"/>
            <w:sz w:val="24"/>
            <w:szCs w:val="24"/>
            <w:rtl/>
          </w:rPr>
          <w:delText xml:space="preserve"> </w:delText>
        </w:r>
        <w:r w:rsidRPr="00EA65EA" w:rsidDel="00E61291">
          <w:rPr>
            <w:rFonts w:cs="B Nazanin" w:hint="cs"/>
            <w:sz w:val="24"/>
            <w:szCs w:val="24"/>
            <w:rtl/>
          </w:rPr>
          <w:delText>کرده‌اند</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جدیدی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سیستم</w:delText>
        </w:r>
        <w:r w:rsidRPr="00EA65EA" w:rsidDel="00E61291">
          <w:rPr>
            <w:rFonts w:cs="B Nazanin"/>
            <w:sz w:val="24"/>
            <w:szCs w:val="24"/>
            <w:rtl/>
          </w:rPr>
          <w:delText xml:space="preserve"> </w:delText>
        </w:r>
        <w:r w:rsidRPr="00EA65EA" w:rsidDel="00E61291">
          <w:rPr>
            <w:rFonts w:cs="B Nazanin" w:hint="cs"/>
            <w:sz w:val="24"/>
            <w:szCs w:val="24"/>
            <w:rtl/>
          </w:rPr>
          <w:delText>دسترسی</w:delText>
        </w:r>
        <w:r w:rsidRPr="00EA65EA" w:rsidDel="00E61291">
          <w:rPr>
            <w:rFonts w:cs="B Nazanin"/>
            <w:sz w:val="24"/>
            <w:szCs w:val="24"/>
            <w:rtl/>
          </w:rPr>
          <w:delText xml:space="preserve"> </w:delText>
        </w:r>
        <w:r w:rsidRPr="00EA65EA" w:rsidDel="00E61291">
          <w:rPr>
            <w:rFonts w:cs="B Nazanin" w:hint="cs"/>
            <w:sz w:val="24"/>
            <w:szCs w:val="24"/>
            <w:rtl/>
          </w:rPr>
          <w:delText>باز،</w:delText>
        </w:r>
        <w:r w:rsidRPr="00EA65EA" w:rsidDel="00E61291">
          <w:rPr>
            <w:rFonts w:cs="B Nazanin"/>
            <w:sz w:val="24"/>
            <w:szCs w:val="24"/>
            <w:rtl/>
          </w:rPr>
          <w:delText xml:space="preserve"> </w:delText>
        </w:r>
        <w:r w:rsidRPr="00EA65EA" w:rsidDel="00E61291">
          <w:rPr>
            <w:rFonts w:cs="B Nazanin" w:hint="cs"/>
            <w:sz w:val="24"/>
            <w:szCs w:val="24"/>
            <w:rtl/>
          </w:rPr>
          <w:delText>سیستم</w:delText>
        </w:r>
        <w:r w:rsidRPr="00EA65EA" w:rsidDel="00E61291">
          <w:rPr>
            <w:rFonts w:cs="B Nazanin"/>
            <w:sz w:val="24"/>
            <w:szCs w:val="24"/>
            <w:rtl/>
          </w:rPr>
          <w:delText xml:space="preserve"> </w:delText>
        </w:r>
        <w:r w:rsidRPr="00EA65EA" w:rsidDel="00E61291">
          <w:rPr>
            <w:rFonts w:cs="B Nazanin" w:hint="cs"/>
            <w:sz w:val="24"/>
            <w:szCs w:val="24"/>
            <w:rtl/>
          </w:rPr>
          <w:delText>واسپاری،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دیجیتال</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w:delText>
        </w:r>
        <w:r w:rsidRPr="00EA65EA" w:rsidDel="00E61291">
          <w:rPr>
            <w:rFonts w:cs="B Nazanin"/>
            <w:sz w:val="24"/>
            <w:szCs w:val="24"/>
            <w:rtl/>
          </w:rPr>
          <w:delText xml:space="preserve"> </w:delText>
        </w:r>
        <w:r w:rsidRPr="00EA65EA" w:rsidDel="00E61291">
          <w:rPr>
            <w:rFonts w:cs="B Nazanin" w:hint="cs"/>
            <w:sz w:val="24"/>
            <w:szCs w:val="24"/>
            <w:rtl/>
          </w:rPr>
          <w:delText>ورود</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عرصه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بودند</w:delText>
        </w:r>
        <w:r w:rsidRPr="00EA65EA" w:rsidDel="00E61291">
          <w:rPr>
            <w:rFonts w:cs="B Nazanin"/>
            <w:sz w:val="24"/>
            <w:szCs w:val="24"/>
            <w:rtl/>
          </w:rPr>
          <w:delText>.</w:delText>
        </w:r>
      </w:del>
    </w:p>
    <w:p w14:paraId="4284E4F3" w14:textId="33C00875" w:rsidR="00EE0501" w:rsidRPr="00EA65EA" w:rsidDel="00E61291" w:rsidRDefault="00EE0501" w:rsidP="00EA65EA">
      <w:pPr>
        <w:bidi/>
        <w:spacing w:line="276" w:lineRule="auto"/>
        <w:jc w:val="both"/>
        <w:rPr>
          <w:del w:id="1607" w:author="غزاله عرفانیان" w:date="2025-07-01T07:36:00Z" w16du:dateUtc="2025-07-01T04:06:00Z"/>
          <w:rFonts w:cs="B Nazanin"/>
          <w:sz w:val="24"/>
          <w:szCs w:val="24"/>
          <w:rtl/>
        </w:rPr>
      </w:pPr>
      <w:del w:id="1608" w:author="غزاله عرفانیان" w:date="2025-07-01T07:36:00Z" w16du:dateUtc="2025-07-01T04:06:00Z">
        <w:r w:rsidRPr="00EA65EA" w:rsidDel="00E61291">
          <w:rPr>
            <w:rFonts w:cs="B Nazanin" w:hint="cs"/>
            <w:sz w:val="24"/>
            <w:szCs w:val="24"/>
            <w:rtl/>
          </w:rPr>
          <w:delText>یو</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(2017)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روی</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Style w:val="FootnoteReference"/>
            <w:rFonts w:cs="B Nazanin"/>
            <w:sz w:val="24"/>
            <w:szCs w:val="24"/>
            <w:rtl/>
          </w:rPr>
          <w:footnoteReference w:id="37"/>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داده‌اند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یکی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مهمترین</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زمینه</w:delText>
        </w:r>
        <w:r w:rsidRPr="00EA65EA" w:rsidDel="00E61291">
          <w:rPr>
            <w:rFonts w:cs="B Nazanin"/>
            <w:sz w:val="24"/>
            <w:szCs w:val="24"/>
            <w:rtl/>
          </w:rPr>
          <w:delText xml:space="preserve"> </w:delText>
        </w:r>
        <w:r w:rsidRPr="00EA65EA" w:rsidDel="00E61291">
          <w:rPr>
            <w:rFonts w:cs="B Nazanin" w:hint="cs"/>
            <w:sz w:val="24"/>
            <w:szCs w:val="24"/>
            <w:rtl/>
          </w:rPr>
          <w:delText>علوم</w:delText>
        </w:r>
        <w:r w:rsidRPr="00EA65EA" w:rsidDel="00E61291">
          <w:rPr>
            <w:rFonts w:cs="B Nazanin"/>
            <w:sz w:val="24"/>
            <w:szCs w:val="24"/>
            <w:rtl/>
          </w:rPr>
          <w:delText xml:space="preserve"> </w:delText>
        </w:r>
        <w:r w:rsidRPr="00EA65EA" w:rsidDel="00E61291">
          <w:rPr>
            <w:rFonts w:cs="B Nazanin" w:hint="cs"/>
            <w:sz w:val="24"/>
            <w:szCs w:val="24"/>
            <w:rtl/>
          </w:rPr>
          <w:delText>کامپیوتر</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اصلی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کشف</w:delText>
        </w:r>
        <w:r w:rsidRPr="00EA65EA" w:rsidDel="00E61291">
          <w:rPr>
            <w:rFonts w:cs="B Nazanin"/>
            <w:sz w:val="24"/>
            <w:szCs w:val="24"/>
            <w:rtl/>
          </w:rPr>
          <w:delText xml:space="preserve"> </w:delText>
        </w:r>
        <w:r w:rsidRPr="00EA65EA" w:rsidDel="00E61291">
          <w:rPr>
            <w:rFonts w:cs="B Nazanin" w:hint="cs"/>
            <w:sz w:val="24"/>
            <w:szCs w:val="24"/>
            <w:rtl/>
          </w:rPr>
          <w:delText>الگوی</w:delText>
        </w:r>
        <w:r w:rsidRPr="00EA65EA" w:rsidDel="00E61291">
          <w:rPr>
            <w:rFonts w:cs="B Nazanin"/>
            <w:sz w:val="24"/>
            <w:szCs w:val="24"/>
            <w:rtl/>
          </w:rPr>
          <w:delText xml:space="preserve"> </w:delText>
        </w:r>
        <w:r w:rsidRPr="00EA65EA" w:rsidDel="00E61291">
          <w:rPr>
            <w:rFonts w:cs="B Nazanin" w:hint="cs"/>
            <w:sz w:val="24"/>
            <w:szCs w:val="24"/>
            <w:rtl/>
          </w:rPr>
          <w:delText>ساختار</w:delText>
        </w:r>
        <w:r w:rsidRPr="00EA65EA" w:rsidDel="00E61291">
          <w:rPr>
            <w:rFonts w:cs="B Nazanin"/>
            <w:sz w:val="24"/>
            <w:szCs w:val="24"/>
            <w:rtl/>
          </w:rPr>
          <w:delText xml:space="preserve"> </w:delText>
        </w:r>
        <w:r w:rsidRPr="00EA65EA" w:rsidDel="00E61291">
          <w:rPr>
            <w:rFonts w:cs="B Nazanin" w:hint="cs"/>
            <w:sz w:val="24"/>
            <w:szCs w:val="24"/>
            <w:rtl/>
          </w:rPr>
          <w:delText>درونی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چشم‌انداز</w:delText>
        </w:r>
        <w:r w:rsidRPr="00EA65EA" w:rsidDel="00E61291">
          <w:rPr>
            <w:rFonts w:cs="B Nazanin"/>
            <w:sz w:val="24"/>
            <w:szCs w:val="24"/>
            <w:rtl/>
          </w:rPr>
          <w:delText xml:space="preserve"> </w:delText>
        </w:r>
        <w:r w:rsidRPr="00EA65EA" w:rsidDel="00E61291">
          <w:rPr>
            <w:rFonts w:cs="B Nazanin" w:hint="cs"/>
            <w:sz w:val="24"/>
            <w:szCs w:val="24"/>
            <w:rtl/>
          </w:rPr>
          <w:delText>استنادی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بود</w:delText>
        </w:r>
        <w:r w:rsidRPr="00EA65EA" w:rsidDel="00E61291">
          <w:rPr>
            <w:rFonts w:cs="B Nazanin"/>
            <w:sz w:val="24"/>
            <w:szCs w:val="24"/>
            <w:rtl/>
          </w:rPr>
          <w:delText xml:space="preserve">. </w:delText>
        </w:r>
        <w:r w:rsidRPr="00EA65EA" w:rsidDel="00E61291">
          <w:rPr>
            <w:rFonts w:cs="B Nazanin" w:hint="cs"/>
            <w:sz w:val="24"/>
            <w:szCs w:val="24"/>
            <w:rtl/>
          </w:rPr>
          <w:delText>جامعه</w:delText>
        </w:r>
        <w:r w:rsidRPr="00EA65EA" w:rsidDel="00E61291">
          <w:rPr>
            <w:rFonts w:cs="B Nazanin"/>
            <w:sz w:val="24"/>
            <w:szCs w:val="24"/>
            <w:rtl/>
          </w:rPr>
          <w:delText xml:space="preserve"> </w:delText>
        </w:r>
        <w:r w:rsidRPr="00EA65EA" w:rsidDel="00E61291">
          <w:rPr>
            <w:rFonts w:cs="B Nazanin" w:hint="cs"/>
            <w:sz w:val="24"/>
            <w:szCs w:val="24"/>
            <w:rtl/>
          </w:rPr>
          <w:delText>آماری</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7721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بازه</w:delText>
        </w:r>
        <w:r w:rsidRPr="00EA65EA" w:rsidDel="00E61291">
          <w:rPr>
            <w:rFonts w:cs="B Nazanin"/>
            <w:sz w:val="24"/>
            <w:szCs w:val="24"/>
            <w:rtl/>
          </w:rPr>
          <w:delText xml:space="preserve"> </w:delText>
        </w:r>
        <w:r w:rsidRPr="00EA65EA" w:rsidDel="00E61291">
          <w:rPr>
            <w:rFonts w:cs="B Nazanin" w:hint="cs"/>
            <w:sz w:val="24"/>
            <w:szCs w:val="24"/>
            <w:rtl/>
          </w:rPr>
          <w:delText>زمانی</w:delText>
        </w:r>
        <w:r w:rsidRPr="00EA65EA" w:rsidDel="00E61291">
          <w:rPr>
            <w:rFonts w:cs="B Nazanin"/>
            <w:sz w:val="24"/>
            <w:szCs w:val="24"/>
            <w:rtl/>
          </w:rPr>
          <w:delText xml:space="preserve"> 1968 </w:delText>
        </w:r>
        <w:r w:rsidRPr="00EA65EA" w:rsidDel="00E61291">
          <w:rPr>
            <w:rFonts w:cs="B Nazanin" w:hint="cs"/>
            <w:sz w:val="24"/>
            <w:szCs w:val="24"/>
            <w:rtl/>
          </w:rPr>
          <w:delText>تا</w:delText>
        </w:r>
        <w:r w:rsidRPr="00EA65EA" w:rsidDel="00E61291">
          <w:rPr>
            <w:rFonts w:cs="B Nazanin"/>
            <w:sz w:val="24"/>
            <w:szCs w:val="24"/>
            <w:rtl/>
          </w:rPr>
          <w:delText xml:space="preserve"> 2016 </w:delText>
        </w:r>
        <w:r w:rsidRPr="00EA65EA" w:rsidDel="00E61291">
          <w:rPr>
            <w:rFonts w:cs="B Nazanin" w:hint="cs"/>
            <w:sz w:val="24"/>
            <w:szCs w:val="24"/>
            <w:rtl/>
          </w:rPr>
          <w:delText>بود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6 </w:delText>
        </w:r>
        <w:r w:rsidRPr="00EA65EA" w:rsidDel="00E61291">
          <w:rPr>
            <w:rFonts w:cs="B Nazanin" w:hint="cs"/>
            <w:sz w:val="24"/>
            <w:szCs w:val="24"/>
            <w:rtl/>
          </w:rPr>
          <w:delText>نرم‌افزار</w:delText>
        </w:r>
        <w:r w:rsidRPr="00EA65EA" w:rsidDel="00E61291">
          <w:rPr>
            <w:rFonts w:cs="B Nazanin"/>
            <w:sz w:val="24"/>
            <w:szCs w:val="24"/>
            <w:rtl/>
          </w:rPr>
          <w:delText xml:space="preserve"> </w:delText>
        </w:r>
        <w:r w:rsidRPr="00EA65EA" w:rsidDel="00E61291">
          <w:rPr>
            <w:rFonts w:cs="B Nazanin" w:hint="cs"/>
            <w:sz w:val="24"/>
            <w:szCs w:val="24"/>
            <w:rtl/>
          </w:rPr>
          <w:delText>بصری‌سازی</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نام</w:delText>
        </w:r>
        <w:r w:rsidRPr="00EA65EA" w:rsidDel="00E61291">
          <w:rPr>
            <w:rFonts w:cs="B Nazanin"/>
            <w:sz w:val="24"/>
            <w:szCs w:val="24"/>
            <w:rtl/>
          </w:rPr>
          <w:delText xml:space="preserve"> "</w:delText>
        </w:r>
        <w:r w:rsidRPr="00EA65EA" w:rsidDel="00E61291">
          <w:rPr>
            <w:rFonts w:cs="B Nazanin" w:hint="cs"/>
            <w:sz w:val="24"/>
            <w:szCs w:val="24"/>
            <w:rtl/>
          </w:rPr>
          <w:delText>سایت</w:delText>
        </w:r>
        <w:r w:rsidRPr="00EA65EA" w:rsidDel="00E61291">
          <w:rPr>
            <w:rFonts w:cs="B Nazanin"/>
            <w:sz w:val="24"/>
            <w:szCs w:val="24"/>
            <w:rtl/>
          </w:rPr>
          <w:delText xml:space="preserve"> </w:delText>
        </w:r>
        <w:r w:rsidRPr="00EA65EA" w:rsidDel="00E61291">
          <w:rPr>
            <w:rFonts w:cs="B Nazanin" w:hint="cs"/>
            <w:sz w:val="24"/>
            <w:szCs w:val="24"/>
            <w:rtl/>
          </w:rPr>
          <w:delText>اسپیس</w:delText>
        </w:r>
        <w:r w:rsidRPr="00EA65EA" w:rsidDel="00E61291">
          <w:rPr>
            <w:rStyle w:val="FootnoteReference"/>
            <w:rFonts w:cs="B Nazanin"/>
            <w:sz w:val="24"/>
            <w:szCs w:val="24"/>
            <w:rtl/>
          </w:rPr>
          <w:footnoteReference w:id="38"/>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153606 </w:delText>
        </w:r>
        <w:r w:rsidRPr="00EA65EA" w:rsidDel="00E61291">
          <w:rPr>
            <w:rFonts w:cs="B Nazanin" w:hint="cs"/>
            <w:sz w:val="24"/>
            <w:szCs w:val="24"/>
            <w:rtl/>
          </w:rPr>
          <w:delText>منبع</w:delText>
        </w:r>
        <w:r w:rsidRPr="00EA65EA" w:rsidDel="00E61291">
          <w:rPr>
            <w:rFonts w:cs="B Nazanin"/>
            <w:sz w:val="24"/>
            <w:szCs w:val="24"/>
            <w:rtl/>
          </w:rPr>
          <w:delText xml:space="preserve"> </w:delText>
        </w:r>
        <w:r w:rsidRPr="00EA65EA" w:rsidDel="00E61291">
          <w:rPr>
            <w:rFonts w:cs="B Nazanin" w:hint="cs"/>
            <w:sz w:val="24"/>
            <w:szCs w:val="24"/>
            <w:rtl/>
          </w:rPr>
          <w:delText>استنادی</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کرد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دیدگاهی</w:delText>
        </w:r>
        <w:r w:rsidRPr="00EA65EA" w:rsidDel="00E61291">
          <w:rPr>
            <w:rFonts w:cs="B Nazanin"/>
            <w:sz w:val="24"/>
            <w:szCs w:val="24"/>
            <w:rtl/>
          </w:rPr>
          <w:delText xml:space="preserve"> </w:delText>
        </w:r>
        <w:r w:rsidRPr="00EA65EA" w:rsidDel="00E61291">
          <w:rPr>
            <w:rFonts w:cs="B Nazanin" w:hint="cs"/>
            <w:sz w:val="24"/>
            <w:szCs w:val="24"/>
            <w:rtl/>
          </w:rPr>
          <w:delText>جامع</w:delText>
        </w:r>
        <w:r w:rsidRPr="00EA65EA" w:rsidDel="00E61291">
          <w:rPr>
            <w:rFonts w:cs="B Nazanin"/>
            <w:sz w:val="24"/>
            <w:szCs w:val="24"/>
            <w:rtl/>
          </w:rPr>
          <w:delText xml:space="preserve"> </w:delText>
        </w:r>
        <w:r w:rsidRPr="00EA65EA" w:rsidDel="00E61291">
          <w:rPr>
            <w:rFonts w:cs="B Nazanin" w:hint="cs"/>
            <w:sz w:val="24"/>
            <w:szCs w:val="24"/>
            <w:rtl/>
          </w:rPr>
          <w:delText>درباره</w:delText>
        </w:r>
        <w:r w:rsidRPr="00EA65EA" w:rsidDel="00E61291">
          <w:rPr>
            <w:rFonts w:cs="B Nazanin"/>
            <w:sz w:val="24"/>
            <w:szCs w:val="24"/>
            <w:rtl/>
          </w:rPr>
          <w:delText xml:space="preserve"> </w:delText>
        </w:r>
        <w:r w:rsidRPr="00EA65EA" w:rsidDel="00E61291">
          <w:rPr>
            <w:rFonts w:cs="B Nazanin" w:hint="cs"/>
            <w:sz w:val="24"/>
            <w:szCs w:val="24"/>
            <w:rtl/>
          </w:rPr>
          <w:delText>تکامل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توسعه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اساس</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کتابسنجی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تکنیک‌های</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ارائه</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ساختار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انتشار</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وضعیت</w:delText>
        </w:r>
        <w:r w:rsidRPr="00EA65EA" w:rsidDel="00E61291">
          <w:rPr>
            <w:rFonts w:cs="B Nazanin"/>
            <w:sz w:val="24"/>
            <w:szCs w:val="24"/>
            <w:rtl/>
          </w:rPr>
          <w:delText xml:space="preserve"> </w:delText>
        </w:r>
        <w:r w:rsidRPr="00EA65EA" w:rsidDel="00E61291">
          <w:rPr>
            <w:rFonts w:cs="B Nazanin" w:hint="cs"/>
            <w:sz w:val="24"/>
            <w:szCs w:val="24"/>
            <w:rtl/>
          </w:rPr>
          <w:delText>مطالعات</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اشاره</w:delText>
        </w:r>
        <w:r w:rsidRPr="00EA65EA" w:rsidDel="00E61291">
          <w:rPr>
            <w:rFonts w:cs="B Nazanin"/>
            <w:sz w:val="24"/>
            <w:szCs w:val="24"/>
            <w:rtl/>
          </w:rPr>
          <w:delText xml:space="preserve"> </w:delText>
        </w:r>
        <w:r w:rsidRPr="00EA65EA" w:rsidDel="00E61291">
          <w:rPr>
            <w:rFonts w:cs="B Nazanin" w:hint="cs"/>
            <w:sz w:val="24"/>
            <w:szCs w:val="24"/>
            <w:rtl/>
          </w:rPr>
          <w:delText>می‌کند</w:delText>
        </w:r>
        <w:r w:rsidRPr="00EA65EA" w:rsidDel="00E61291">
          <w:rPr>
            <w:rFonts w:cs="B Nazanin"/>
            <w:sz w:val="24"/>
            <w:szCs w:val="24"/>
          </w:rPr>
          <w:delText>.</w:delText>
        </w:r>
      </w:del>
    </w:p>
    <w:p w14:paraId="7F50053B" w14:textId="508A638A" w:rsidR="00EE0501" w:rsidRPr="00EA65EA" w:rsidDel="00E61291" w:rsidRDefault="00EE0501" w:rsidP="00EA65EA">
      <w:pPr>
        <w:bidi/>
        <w:spacing w:line="276" w:lineRule="auto"/>
        <w:jc w:val="both"/>
        <w:rPr>
          <w:del w:id="1613" w:author="غزاله عرفانیان" w:date="2025-07-01T07:36:00Z" w16du:dateUtc="2025-07-01T04:06:00Z"/>
          <w:rFonts w:cs="B Nazanin"/>
          <w:sz w:val="24"/>
          <w:szCs w:val="24"/>
          <w:rtl/>
        </w:rPr>
      </w:pPr>
      <w:del w:id="1614" w:author="غزاله عرفانیان" w:date="2025-07-01T07:36:00Z" w16du:dateUtc="2025-07-01T04:06:00Z">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فرایند</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امکان</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فرایند</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دانش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منظور</w:delText>
        </w:r>
        <w:r w:rsidRPr="00EA65EA" w:rsidDel="00E61291">
          <w:rPr>
            <w:rFonts w:cs="B Nazanin"/>
            <w:sz w:val="24"/>
            <w:szCs w:val="24"/>
            <w:rtl/>
          </w:rPr>
          <w:delText xml:space="preserve"> </w:delText>
        </w:r>
        <w:r w:rsidRPr="00EA65EA" w:rsidDel="00E61291">
          <w:rPr>
            <w:rFonts w:cs="B Nazanin" w:hint="cs"/>
            <w:sz w:val="24"/>
            <w:szCs w:val="24"/>
            <w:rtl/>
          </w:rPr>
          <w:delText>شناسایی</w:delText>
        </w:r>
        <w:r w:rsidRPr="00EA65EA" w:rsidDel="00E61291">
          <w:rPr>
            <w:rFonts w:cs="B Nazanin"/>
            <w:sz w:val="24"/>
            <w:szCs w:val="24"/>
            <w:rtl/>
          </w:rPr>
          <w:delText xml:space="preserve"> </w:delText>
        </w:r>
        <w:r w:rsidRPr="00EA65EA" w:rsidDel="00E61291">
          <w:rPr>
            <w:rFonts w:cs="B Nazanin" w:hint="cs"/>
            <w:sz w:val="24"/>
            <w:szCs w:val="24"/>
            <w:rtl/>
          </w:rPr>
          <w:delText>ویژگی‌های</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توسعه</w:delText>
        </w:r>
        <w:r w:rsidRPr="00EA65EA" w:rsidDel="00E61291">
          <w:rPr>
            <w:rFonts w:cs="B Nazanin"/>
            <w:sz w:val="24"/>
            <w:szCs w:val="24"/>
            <w:rtl/>
          </w:rPr>
          <w:delText xml:space="preserve"> </w:delText>
        </w:r>
        <w:r w:rsidRPr="00EA65EA" w:rsidDel="00E61291">
          <w:rPr>
            <w:rFonts w:cs="B Nazanin" w:hint="cs"/>
            <w:sz w:val="24"/>
            <w:szCs w:val="24"/>
            <w:rtl/>
          </w:rPr>
          <w:delText>آینده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دانش</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زو</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(2018)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مختلف</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ویژگی‌های</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پرداختند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ویژگی‌های</w:delText>
        </w:r>
        <w:r w:rsidRPr="00EA65EA" w:rsidDel="00E61291">
          <w:rPr>
            <w:rFonts w:cs="B Nazanin"/>
            <w:sz w:val="24"/>
            <w:szCs w:val="24"/>
            <w:rtl/>
          </w:rPr>
          <w:delText xml:space="preserve"> </w:delText>
        </w:r>
        <w:r w:rsidRPr="00EA65EA" w:rsidDel="00E61291">
          <w:rPr>
            <w:rFonts w:cs="B Nazanin" w:hint="cs"/>
            <w:sz w:val="24"/>
            <w:szCs w:val="24"/>
            <w:rtl/>
          </w:rPr>
          <w:delText>تحقیق</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فعالیت‌های</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دانش</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می‌گذارد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بسته</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تمرکز</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آرامش،</w:delText>
        </w:r>
        <w:r w:rsidRPr="00EA65EA" w:rsidDel="00E61291">
          <w:rPr>
            <w:rFonts w:cs="B Nazanin"/>
            <w:sz w:val="24"/>
            <w:szCs w:val="24"/>
            <w:rtl/>
          </w:rPr>
          <w:delText xml:space="preserve"> </w:delText>
        </w:r>
        <w:r w:rsidRPr="00EA65EA" w:rsidDel="00E61291">
          <w:rPr>
            <w:rFonts w:cs="B Nazanin" w:hint="cs"/>
            <w:sz w:val="24"/>
            <w:szCs w:val="24"/>
            <w:rtl/>
          </w:rPr>
          <w:delText>می‌تواند</w:delText>
        </w:r>
        <w:r w:rsidRPr="00EA65EA" w:rsidDel="00E61291">
          <w:rPr>
            <w:rFonts w:cs="B Nazanin"/>
            <w:sz w:val="24"/>
            <w:szCs w:val="24"/>
            <w:rtl/>
          </w:rPr>
          <w:delText xml:space="preserve"> </w:delText>
        </w:r>
        <w:r w:rsidRPr="00EA65EA" w:rsidDel="00E61291">
          <w:rPr>
            <w:rFonts w:cs="B Nazanin" w:hint="cs"/>
            <w:sz w:val="24"/>
            <w:szCs w:val="24"/>
            <w:rtl/>
          </w:rPr>
          <w:delText>بر</w:delText>
        </w:r>
        <w:r w:rsidRPr="00EA65EA" w:rsidDel="00E61291">
          <w:rPr>
            <w:rFonts w:cs="B Nazanin"/>
            <w:sz w:val="24"/>
            <w:szCs w:val="24"/>
            <w:rtl/>
          </w:rPr>
          <w:delText xml:space="preserve"> </w:delText>
        </w:r>
        <w:r w:rsidRPr="00EA65EA" w:rsidDel="00E61291">
          <w:rPr>
            <w:rFonts w:cs="B Nazanin" w:hint="cs"/>
            <w:sz w:val="24"/>
            <w:szCs w:val="24"/>
            <w:rtl/>
          </w:rPr>
          <w:delText>رفتار</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تأثیر</w:delText>
        </w:r>
        <w:r w:rsidRPr="00EA65EA" w:rsidDel="00E61291">
          <w:rPr>
            <w:rFonts w:cs="B Nazanin"/>
            <w:sz w:val="24"/>
            <w:szCs w:val="24"/>
            <w:rtl/>
          </w:rPr>
          <w:delText xml:space="preserve"> </w:delText>
        </w:r>
        <w:r w:rsidRPr="00EA65EA" w:rsidDel="00E61291">
          <w:rPr>
            <w:rFonts w:cs="B Nazanin" w:hint="cs"/>
            <w:sz w:val="24"/>
            <w:szCs w:val="24"/>
            <w:rtl/>
          </w:rPr>
          <w:delText>بگذارد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نه</w:delText>
        </w:r>
        <w:r w:rsidRPr="00EA65EA" w:rsidDel="00E61291">
          <w:rPr>
            <w:rFonts w:cs="B Nazanin"/>
            <w:sz w:val="24"/>
            <w:szCs w:val="24"/>
            <w:rtl/>
          </w:rPr>
          <w:delText xml:space="preserve"> </w:delText>
        </w:r>
        <w:r w:rsidRPr="00EA65EA" w:rsidDel="00E61291">
          <w:rPr>
            <w:rFonts w:cs="B Nazanin" w:hint="cs"/>
            <w:sz w:val="24"/>
            <w:szCs w:val="24"/>
            <w:rtl/>
          </w:rPr>
          <w:delText>تنها</w:delText>
        </w:r>
        <w:r w:rsidRPr="00EA65EA" w:rsidDel="00E61291">
          <w:rPr>
            <w:rFonts w:cs="B Nazanin"/>
            <w:sz w:val="24"/>
            <w:szCs w:val="24"/>
            <w:rtl/>
          </w:rPr>
          <w:delText xml:space="preserve"> </w:delText>
        </w:r>
        <w:r w:rsidRPr="00EA65EA" w:rsidDel="00E61291">
          <w:rPr>
            <w:rFonts w:cs="B Nazanin" w:hint="cs"/>
            <w:sz w:val="24"/>
            <w:szCs w:val="24"/>
            <w:rtl/>
          </w:rPr>
          <w:delText>می‌تواند</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مدیران</w:delText>
        </w:r>
        <w:r w:rsidRPr="00EA65EA" w:rsidDel="00E61291">
          <w:rPr>
            <w:rFonts w:cs="B Nazanin"/>
            <w:sz w:val="24"/>
            <w:szCs w:val="24"/>
            <w:rtl/>
          </w:rPr>
          <w:delText xml:space="preserve"> </w:delText>
        </w:r>
        <w:r w:rsidRPr="00EA65EA" w:rsidDel="00E61291">
          <w:rPr>
            <w:rFonts w:cs="B Nazanin" w:hint="cs"/>
            <w:sz w:val="24"/>
            <w:szCs w:val="24"/>
            <w:rtl/>
          </w:rPr>
          <w:delText>مسئول</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تعیین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یا</w:delText>
        </w:r>
        <w:r w:rsidRPr="00EA65EA" w:rsidDel="00E61291">
          <w:rPr>
            <w:rFonts w:cs="B Nazanin"/>
            <w:sz w:val="24"/>
            <w:szCs w:val="24"/>
            <w:rtl/>
          </w:rPr>
          <w:delText xml:space="preserve"> </w:delText>
        </w:r>
        <w:r w:rsidRPr="00EA65EA" w:rsidDel="00E61291">
          <w:rPr>
            <w:rFonts w:cs="B Nazanin" w:hint="cs"/>
            <w:sz w:val="24"/>
            <w:szCs w:val="24"/>
            <w:rtl/>
          </w:rPr>
          <w:delText>تغییر</w:delText>
        </w:r>
        <w:r w:rsidRPr="00EA65EA" w:rsidDel="00E61291">
          <w:rPr>
            <w:rFonts w:cs="B Nazanin"/>
            <w:sz w:val="24"/>
            <w:szCs w:val="24"/>
            <w:rtl/>
          </w:rPr>
          <w:delText xml:space="preserve"> </w:delText>
        </w:r>
        <w:r w:rsidRPr="00EA65EA" w:rsidDel="00E61291">
          <w:rPr>
            <w:rFonts w:cs="B Nazanin" w:hint="cs"/>
            <w:sz w:val="24"/>
            <w:szCs w:val="24"/>
            <w:rtl/>
          </w:rPr>
          <w:delText>دامنه</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کمک</w:delText>
        </w:r>
        <w:r w:rsidRPr="00EA65EA" w:rsidDel="00E61291">
          <w:rPr>
            <w:rFonts w:cs="B Nazanin"/>
            <w:sz w:val="24"/>
            <w:szCs w:val="24"/>
            <w:rtl/>
          </w:rPr>
          <w:delText xml:space="preserve"> </w:delText>
        </w:r>
        <w:r w:rsidRPr="00EA65EA" w:rsidDel="00E61291">
          <w:rPr>
            <w:rFonts w:cs="B Nazanin" w:hint="cs"/>
            <w:sz w:val="24"/>
            <w:szCs w:val="24"/>
            <w:rtl/>
          </w:rPr>
          <w:delText>کند،</w:delText>
        </w:r>
        <w:r w:rsidRPr="00EA65EA" w:rsidDel="00E61291">
          <w:rPr>
            <w:rFonts w:cs="B Nazanin"/>
            <w:sz w:val="24"/>
            <w:szCs w:val="24"/>
            <w:rtl/>
          </w:rPr>
          <w:delText xml:space="preserve"> </w:delText>
        </w:r>
        <w:r w:rsidRPr="00EA65EA" w:rsidDel="00E61291">
          <w:rPr>
            <w:rFonts w:cs="B Nazanin" w:hint="cs"/>
            <w:sz w:val="24"/>
            <w:szCs w:val="24"/>
            <w:rtl/>
          </w:rPr>
          <w:delText>بلکه</w:delText>
        </w:r>
        <w:r w:rsidRPr="00EA65EA" w:rsidDel="00E61291">
          <w:rPr>
            <w:rFonts w:cs="B Nazanin"/>
            <w:sz w:val="24"/>
            <w:szCs w:val="24"/>
            <w:rtl/>
          </w:rPr>
          <w:delText xml:space="preserve"> </w:delText>
        </w:r>
        <w:r w:rsidRPr="00EA65EA" w:rsidDel="00E61291">
          <w:rPr>
            <w:rFonts w:cs="B Nazanin" w:hint="cs"/>
            <w:sz w:val="24"/>
            <w:szCs w:val="24"/>
            <w:rtl/>
          </w:rPr>
          <w:delText>می‌تواند</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نویسندگان</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انتخاب</w:delText>
        </w:r>
        <w:r w:rsidRPr="00EA65EA" w:rsidDel="00E61291">
          <w:rPr>
            <w:rFonts w:cs="B Nazanin"/>
            <w:sz w:val="24"/>
            <w:szCs w:val="24"/>
            <w:rtl/>
          </w:rPr>
          <w:delText xml:space="preserve"> </w:delText>
        </w:r>
        <w:r w:rsidRPr="00EA65EA" w:rsidDel="00E61291">
          <w:rPr>
            <w:rFonts w:cs="B Nazanin" w:hint="cs"/>
            <w:sz w:val="24"/>
            <w:szCs w:val="24"/>
            <w:rtl/>
          </w:rPr>
          <w:delText>مناسب‌ترین</w:delText>
        </w:r>
        <w:r w:rsidRPr="00EA65EA" w:rsidDel="00E61291">
          <w:rPr>
            <w:rFonts w:cs="B Nazanin"/>
            <w:sz w:val="24"/>
            <w:szCs w:val="24"/>
            <w:rtl/>
          </w:rPr>
          <w:delText xml:space="preserve"> </w:delText>
        </w:r>
        <w:r w:rsidRPr="00EA65EA" w:rsidDel="00E61291">
          <w:rPr>
            <w:rFonts w:cs="B Nazanin" w:hint="cs"/>
            <w:sz w:val="24"/>
            <w:szCs w:val="24"/>
            <w:rtl/>
          </w:rPr>
          <w:delText>مجالت</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انتشار</w:delText>
        </w:r>
        <w:r w:rsidRPr="00EA65EA" w:rsidDel="00E61291">
          <w:rPr>
            <w:rFonts w:cs="B Nazanin"/>
            <w:sz w:val="24"/>
            <w:szCs w:val="24"/>
            <w:rtl/>
          </w:rPr>
          <w:delText xml:space="preserve"> </w:delText>
        </w:r>
        <w:r w:rsidRPr="00EA65EA" w:rsidDel="00E61291">
          <w:rPr>
            <w:rFonts w:cs="B Nazanin" w:hint="cs"/>
            <w:sz w:val="24"/>
            <w:szCs w:val="24"/>
            <w:rtl/>
          </w:rPr>
          <w:delText>آثارشان</w:delText>
        </w:r>
        <w:r w:rsidRPr="00EA65EA" w:rsidDel="00E61291">
          <w:rPr>
            <w:rFonts w:cs="B Nazanin"/>
            <w:sz w:val="24"/>
            <w:szCs w:val="24"/>
            <w:rtl/>
          </w:rPr>
          <w:delText xml:space="preserve"> </w:delText>
        </w:r>
        <w:r w:rsidRPr="00EA65EA" w:rsidDel="00E61291">
          <w:rPr>
            <w:rFonts w:cs="B Nazanin" w:hint="cs"/>
            <w:sz w:val="24"/>
            <w:szCs w:val="24"/>
            <w:rtl/>
          </w:rPr>
          <w:delText>کمک</w:delText>
        </w:r>
        <w:r w:rsidRPr="00EA65EA" w:rsidDel="00E61291">
          <w:rPr>
            <w:rFonts w:cs="B Nazanin"/>
            <w:sz w:val="24"/>
            <w:szCs w:val="24"/>
            <w:rtl/>
          </w:rPr>
          <w:delText xml:space="preserve"> </w:delText>
        </w:r>
        <w:r w:rsidRPr="00EA65EA" w:rsidDel="00E61291">
          <w:rPr>
            <w:rFonts w:cs="B Nazanin" w:hint="cs"/>
            <w:sz w:val="24"/>
            <w:szCs w:val="24"/>
            <w:rtl/>
          </w:rPr>
          <w:delText>کند</w:delText>
        </w:r>
        <w:r w:rsidRPr="00EA65EA" w:rsidDel="00E61291">
          <w:rPr>
            <w:rFonts w:cs="B Nazanin"/>
            <w:sz w:val="24"/>
            <w:szCs w:val="24"/>
            <w:rtl/>
          </w:rPr>
          <w:delText>.</w:delText>
        </w:r>
      </w:del>
    </w:p>
    <w:p w14:paraId="3BE5A929" w14:textId="576F589C" w:rsidR="00EE0501" w:rsidRPr="00EA65EA" w:rsidDel="00E61291" w:rsidRDefault="00EE0501" w:rsidP="00EA65EA">
      <w:pPr>
        <w:bidi/>
        <w:spacing w:line="276" w:lineRule="auto"/>
        <w:jc w:val="both"/>
        <w:rPr>
          <w:del w:id="1615" w:author="غزاله عرفانیان" w:date="2025-07-01T07:36:00Z" w16du:dateUtc="2025-07-01T04:06:00Z"/>
          <w:rFonts w:cs="B Nazanin"/>
          <w:sz w:val="24"/>
          <w:szCs w:val="24"/>
          <w:rtl/>
        </w:rPr>
      </w:pPr>
      <w:del w:id="1616"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مطالعه‌ای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bookmarkStart w:id="1617" w:name="_Hlk165367993"/>
        <w:r w:rsidRPr="00EA65EA" w:rsidDel="00E61291">
          <w:rPr>
            <w:rFonts w:cs="B Nazanin" w:hint="cs"/>
            <w:sz w:val="24"/>
            <w:szCs w:val="24"/>
            <w:rtl/>
          </w:rPr>
          <w:delText>جو</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کاهیل</w:delText>
        </w:r>
        <w:r w:rsidRPr="00EA65EA" w:rsidDel="00E61291">
          <w:rPr>
            <w:rFonts w:cs="B Nazanin"/>
            <w:sz w:val="24"/>
            <w:szCs w:val="24"/>
            <w:rtl/>
          </w:rPr>
          <w:delText xml:space="preserve"> (2018) </w:delText>
        </w:r>
        <w:bookmarkEnd w:id="1617"/>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کاوش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تحقیقاتی</w:delText>
        </w:r>
        <w:r w:rsidRPr="00EA65EA" w:rsidDel="00E61291">
          <w:rPr>
            <w:rFonts w:cs="B Nazanin"/>
            <w:sz w:val="24"/>
            <w:szCs w:val="24"/>
            <w:rtl/>
          </w:rPr>
          <w:delText xml:space="preserve"> </w:delText>
        </w:r>
        <w:r w:rsidRPr="00EA65EA" w:rsidDel="00E61291">
          <w:rPr>
            <w:rFonts w:cs="B Nazanin" w:hint="cs"/>
            <w:sz w:val="24"/>
            <w:szCs w:val="24"/>
            <w:rtl/>
          </w:rPr>
          <w:delText>کتابداری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آموزشگاه</w:delText>
        </w:r>
        <w:r w:rsidRPr="00EA65EA" w:rsidDel="00E61291">
          <w:rPr>
            <w:rFonts w:cs="B Nazanin"/>
            <w:sz w:val="24"/>
            <w:szCs w:val="24"/>
            <w:rtl/>
          </w:rPr>
          <w:delText xml:space="preserve"> </w:delText>
        </w:r>
        <w:r w:rsidRPr="00EA65EA" w:rsidDel="00E61291">
          <w:rPr>
            <w:rFonts w:cs="B Nazanin" w:hint="cs"/>
            <w:sz w:val="24"/>
            <w:szCs w:val="24"/>
            <w:rtl/>
          </w:rPr>
          <w:delText>صورت</w:delText>
        </w:r>
        <w:r w:rsidRPr="00EA65EA" w:rsidDel="00E61291">
          <w:rPr>
            <w:rFonts w:cs="B Nazanin"/>
            <w:sz w:val="24"/>
            <w:szCs w:val="24"/>
            <w:rtl/>
          </w:rPr>
          <w:delText xml:space="preserve"> </w:delText>
        </w:r>
        <w:r w:rsidRPr="00EA65EA" w:rsidDel="00E61291">
          <w:rPr>
            <w:rFonts w:cs="B Nazanin" w:hint="cs"/>
            <w:sz w:val="24"/>
            <w:szCs w:val="24"/>
            <w:rtl/>
          </w:rPr>
          <w:delText>گرفت،</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برجسته‌ی</w:delText>
        </w:r>
        <w:r w:rsidRPr="00EA65EA" w:rsidDel="00E61291">
          <w:rPr>
            <w:rFonts w:cs="B Nazanin"/>
            <w:sz w:val="24"/>
            <w:szCs w:val="24"/>
            <w:rtl/>
          </w:rPr>
          <w:delText xml:space="preserve"> </w:delText>
        </w:r>
        <w:r w:rsidRPr="00EA65EA" w:rsidDel="00E61291">
          <w:rPr>
            <w:rFonts w:cs="B Nazanin" w:hint="cs"/>
            <w:sz w:val="24"/>
            <w:szCs w:val="24"/>
            <w:rtl/>
          </w:rPr>
          <w:delText>تحقیقات</w:delText>
        </w:r>
        <w:r w:rsidRPr="00EA65EA" w:rsidDel="00E61291">
          <w:rPr>
            <w:rFonts w:cs="B Nazanin"/>
            <w:sz w:val="24"/>
            <w:szCs w:val="24"/>
            <w:rtl/>
          </w:rPr>
          <w:delText xml:space="preserve"> </w:delText>
        </w:r>
        <w:r w:rsidRPr="00EA65EA" w:rsidDel="00E61291">
          <w:rPr>
            <w:rFonts w:cs="B Nazanin" w:hint="cs"/>
            <w:sz w:val="24"/>
            <w:szCs w:val="24"/>
            <w:rtl/>
          </w:rPr>
          <w:delText>کتابخانه</w:delText>
        </w:r>
        <w:r w:rsidRPr="00EA65EA" w:rsidDel="00E61291">
          <w:rPr>
            <w:rFonts w:cs="B Nazanin"/>
            <w:sz w:val="24"/>
            <w:szCs w:val="24"/>
            <w:rtl/>
          </w:rPr>
          <w:delText xml:space="preserve"> </w:delText>
        </w:r>
        <w:r w:rsidRPr="00EA65EA" w:rsidDel="00E61291">
          <w:rPr>
            <w:rFonts w:cs="B Nazanin" w:hint="cs"/>
            <w:sz w:val="24"/>
            <w:szCs w:val="24"/>
            <w:rtl/>
          </w:rPr>
          <w:delText>آموزشگاه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کتابخانه‌های</w:delText>
        </w:r>
        <w:r w:rsidRPr="00EA65EA" w:rsidDel="00E61291">
          <w:rPr>
            <w:rFonts w:cs="B Nazanin"/>
            <w:sz w:val="24"/>
            <w:szCs w:val="24"/>
            <w:rtl/>
          </w:rPr>
          <w:delText xml:space="preserve"> </w:delText>
        </w:r>
        <w:r w:rsidRPr="00EA65EA" w:rsidDel="00E61291">
          <w:rPr>
            <w:rFonts w:cs="B Nazanin" w:hint="cs"/>
            <w:sz w:val="24"/>
            <w:szCs w:val="24"/>
            <w:rtl/>
          </w:rPr>
          <w:delText>آموزشگاهی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سراسر</w:delText>
        </w:r>
        <w:r w:rsidRPr="00EA65EA" w:rsidDel="00E61291">
          <w:rPr>
            <w:rFonts w:cs="B Nazanin"/>
            <w:sz w:val="24"/>
            <w:szCs w:val="24"/>
            <w:rtl/>
          </w:rPr>
          <w:delText xml:space="preserve"> </w:delText>
        </w:r>
        <w:r w:rsidRPr="00EA65EA" w:rsidDel="00E61291">
          <w:rPr>
            <w:rFonts w:cs="B Nazanin" w:hint="cs"/>
            <w:sz w:val="24"/>
            <w:szCs w:val="24"/>
            <w:rtl/>
          </w:rPr>
          <w:delText>جهان</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روشی</w:delText>
        </w:r>
        <w:r w:rsidRPr="00EA65EA" w:rsidDel="00E61291">
          <w:rPr>
            <w:rFonts w:cs="B Nazanin"/>
            <w:sz w:val="24"/>
            <w:szCs w:val="24"/>
            <w:rtl/>
          </w:rPr>
          <w:delText xml:space="preserve"> </w:delText>
        </w:r>
        <w:r w:rsidRPr="00EA65EA" w:rsidDel="00E61291">
          <w:rPr>
            <w:rFonts w:cs="B Nazanin" w:hint="cs"/>
            <w:sz w:val="24"/>
            <w:szCs w:val="24"/>
            <w:rtl/>
          </w:rPr>
          <w:delText>مفید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تحقیقات</w:delText>
        </w:r>
        <w:r w:rsidRPr="00EA65EA" w:rsidDel="00E61291">
          <w:rPr>
            <w:rFonts w:cs="B Nazanin"/>
            <w:sz w:val="24"/>
            <w:szCs w:val="24"/>
            <w:rtl/>
          </w:rPr>
          <w:delText xml:space="preserve"> </w:delText>
        </w:r>
        <w:r w:rsidRPr="00EA65EA" w:rsidDel="00E61291">
          <w:rPr>
            <w:rFonts w:cs="B Nazanin" w:hint="cs"/>
            <w:sz w:val="24"/>
            <w:szCs w:val="24"/>
            <w:rtl/>
          </w:rPr>
          <w:delText>مدارس</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تشویق</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بین‌رشته‌ای</w:delText>
        </w:r>
        <w:r w:rsidRPr="00EA65EA" w:rsidDel="00E61291">
          <w:rPr>
            <w:rFonts w:cs="B Nazanin"/>
            <w:sz w:val="24"/>
            <w:szCs w:val="24"/>
            <w:rtl/>
          </w:rPr>
          <w:delText xml:space="preserve"> </w:delText>
        </w:r>
        <w:r w:rsidRPr="00EA65EA" w:rsidDel="00E61291">
          <w:rPr>
            <w:rFonts w:cs="B Nazanin" w:hint="cs"/>
            <w:sz w:val="24"/>
            <w:szCs w:val="24"/>
            <w:rtl/>
          </w:rPr>
          <w:delText>بود</w:delText>
        </w:r>
        <w:r w:rsidRPr="00EA65EA" w:rsidDel="00E61291">
          <w:rPr>
            <w:rFonts w:cs="B Nazanin"/>
            <w:sz w:val="24"/>
            <w:szCs w:val="24"/>
            <w:rtl/>
          </w:rPr>
          <w:delText xml:space="preserve">. </w:delText>
        </w:r>
        <w:r w:rsidRPr="00EA65EA" w:rsidDel="00E61291">
          <w:rPr>
            <w:rFonts w:cs="B Nazanin" w:hint="cs"/>
            <w:sz w:val="24"/>
            <w:szCs w:val="24"/>
            <w:rtl/>
          </w:rPr>
          <w:delText>داده‌ها</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خلاصه</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225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دو</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طی</w:delText>
        </w:r>
        <w:r w:rsidRPr="00EA65EA" w:rsidDel="00E61291">
          <w:rPr>
            <w:rFonts w:cs="B Nazanin"/>
            <w:sz w:val="24"/>
            <w:szCs w:val="24"/>
            <w:rtl/>
          </w:rPr>
          <w:delText xml:space="preserve"> 10 </w:delText>
        </w:r>
        <w:r w:rsidRPr="00EA65EA" w:rsidDel="00E61291">
          <w:rPr>
            <w:rFonts w:cs="B Nazanin" w:hint="cs"/>
            <w:sz w:val="24"/>
            <w:szCs w:val="24"/>
            <w:rtl/>
          </w:rPr>
          <w:delText>سال</w:delText>
        </w:r>
        <w:r w:rsidRPr="00EA65EA" w:rsidDel="00E61291">
          <w:rPr>
            <w:rFonts w:cs="B Nazanin"/>
            <w:sz w:val="24"/>
            <w:szCs w:val="24"/>
            <w:rtl/>
          </w:rPr>
          <w:delText xml:space="preserve"> (2006 </w:delText>
        </w:r>
        <w:r w:rsidRPr="00EA65EA" w:rsidDel="00E61291">
          <w:rPr>
            <w:rFonts w:cs="B Nazanin" w:hint="cs"/>
            <w:sz w:val="24"/>
            <w:szCs w:val="24"/>
            <w:rtl/>
          </w:rPr>
          <w:delText>تا</w:delText>
        </w:r>
        <w:r w:rsidRPr="00EA65EA" w:rsidDel="00E61291">
          <w:rPr>
            <w:rFonts w:cs="B Nazanin"/>
            <w:sz w:val="24"/>
            <w:szCs w:val="24"/>
            <w:rtl/>
          </w:rPr>
          <w:delText xml:space="preserve"> 2015) </w:delText>
        </w:r>
        <w:r w:rsidRPr="00EA65EA" w:rsidDel="00E61291">
          <w:rPr>
            <w:rFonts w:cs="B Nazanin" w:hint="cs"/>
            <w:sz w:val="24"/>
            <w:szCs w:val="24"/>
            <w:rtl/>
          </w:rPr>
          <w:delText>جمع</w:delText>
        </w:r>
        <w:r w:rsidRPr="00EA65EA" w:rsidDel="00E61291">
          <w:rPr>
            <w:rFonts w:cs="B Nazanin"/>
            <w:sz w:val="24"/>
            <w:szCs w:val="24"/>
            <w:rtl/>
          </w:rPr>
          <w:delText xml:space="preserve"> </w:delText>
        </w:r>
        <w:r w:rsidRPr="00EA65EA" w:rsidDel="00E61291">
          <w:rPr>
            <w:rFonts w:cs="B Nazanin" w:hint="cs"/>
            <w:sz w:val="24"/>
            <w:szCs w:val="24"/>
            <w:rtl/>
          </w:rPr>
          <w:delText>آوری</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الگوریتم‌های</w:delText>
        </w:r>
        <w:r w:rsidRPr="00EA65EA" w:rsidDel="00E61291">
          <w:rPr>
            <w:rFonts w:cs="B Nazanin"/>
            <w:sz w:val="24"/>
            <w:szCs w:val="24"/>
            <w:rtl/>
          </w:rPr>
          <w:delText xml:space="preserve"> </w:delText>
        </w:r>
        <w:r w:rsidRPr="00EA65EA" w:rsidDel="00E61291">
          <w:rPr>
            <w:rFonts w:cs="B Nazanin" w:hint="cs"/>
            <w:sz w:val="24"/>
            <w:szCs w:val="24"/>
            <w:rtl/>
          </w:rPr>
          <w:delText>مدل‌سازی</w:delText>
        </w:r>
        <w:r w:rsidRPr="00EA65EA" w:rsidDel="00E61291">
          <w:rPr>
            <w:rFonts w:cs="B Nazanin"/>
            <w:sz w:val="24"/>
            <w:szCs w:val="24"/>
            <w:rtl/>
          </w:rPr>
          <w:delText xml:space="preserve"> </w:delText>
        </w:r>
        <w:r w:rsidRPr="00EA65EA" w:rsidDel="00E61291">
          <w:rPr>
            <w:rFonts w:cs="B Nazanin" w:hint="cs"/>
            <w:sz w:val="24"/>
            <w:szCs w:val="24"/>
            <w:rtl/>
          </w:rPr>
          <w:delText>موضوعی</w:delText>
        </w:r>
        <w:r w:rsidRPr="00EA65EA" w:rsidDel="00E61291">
          <w:rPr>
            <w:rFonts w:cs="B Nazanin"/>
            <w:sz w:val="24"/>
            <w:szCs w:val="24"/>
            <w:rtl/>
          </w:rPr>
          <w:delText xml:space="preserve"> </w:delText>
        </w:r>
        <w:r w:rsidRPr="00EA65EA" w:rsidDel="00E61291">
          <w:rPr>
            <w:rFonts w:cs="B Nazanin" w:hint="cs"/>
            <w:sz w:val="24"/>
            <w:szCs w:val="24"/>
            <w:rtl/>
          </w:rPr>
          <w:delText>دریافتند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مرتبط</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برنامه‌ریزی</w:delText>
        </w:r>
        <w:r w:rsidRPr="00EA65EA" w:rsidDel="00E61291">
          <w:rPr>
            <w:rFonts w:cs="B Nazanin"/>
            <w:sz w:val="24"/>
            <w:szCs w:val="24"/>
            <w:rtl/>
          </w:rPr>
          <w:delText xml:space="preserve"> </w:delText>
        </w:r>
        <w:r w:rsidRPr="00EA65EA" w:rsidDel="00E61291">
          <w:rPr>
            <w:rFonts w:cs="B Nazanin" w:hint="cs"/>
            <w:sz w:val="24"/>
            <w:szCs w:val="24"/>
            <w:rtl/>
          </w:rPr>
          <w:delText>کتابخانه‌های</w:delText>
        </w:r>
        <w:r w:rsidRPr="00EA65EA" w:rsidDel="00E61291">
          <w:rPr>
            <w:rFonts w:cs="B Nazanin"/>
            <w:sz w:val="24"/>
            <w:szCs w:val="24"/>
            <w:rtl/>
          </w:rPr>
          <w:delText xml:space="preserve"> </w:delText>
        </w:r>
        <w:r w:rsidRPr="00EA65EA" w:rsidDel="00E61291">
          <w:rPr>
            <w:rFonts w:cs="B Nazanin" w:hint="cs"/>
            <w:sz w:val="24"/>
            <w:szCs w:val="24"/>
            <w:rtl/>
          </w:rPr>
          <w:delText>آموزشگاهی،</w:delText>
        </w:r>
        <w:r w:rsidRPr="00EA65EA" w:rsidDel="00E61291">
          <w:rPr>
            <w:rFonts w:cs="B Nazanin"/>
            <w:sz w:val="24"/>
            <w:szCs w:val="24"/>
            <w:rtl/>
          </w:rPr>
          <w:delText xml:space="preserve"> </w:delText>
        </w:r>
        <w:r w:rsidRPr="00EA65EA" w:rsidDel="00E61291">
          <w:rPr>
            <w:rFonts w:cs="B Nazanin" w:hint="cs"/>
            <w:sz w:val="24"/>
            <w:szCs w:val="24"/>
            <w:rtl/>
          </w:rPr>
          <w:delText>بیشترین</w:delText>
        </w:r>
        <w:r w:rsidRPr="00EA65EA" w:rsidDel="00E61291">
          <w:rPr>
            <w:rFonts w:cs="B Nazanin"/>
            <w:sz w:val="24"/>
            <w:szCs w:val="24"/>
            <w:rtl/>
          </w:rPr>
          <w:delText xml:space="preserve"> </w:delText>
        </w:r>
        <w:r w:rsidRPr="00EA65EA" w:rsidDel="00E61291">
          <w:rPr>
            <w:rFonts w:cs="B Nazanin" w:hint="cs"/>
            <w:sz w:val="24"/>
            <w:szCs w:val="24"/>
            <w:rtl/>
          </w:rPr>
          <w:delText>میزان</w:delText>
        </w:r>
        <w:r w:rsidRPr="00EA65EA" w:rsidDel="00E61291">
          <w:rPr>
            <w:rFonts w:cs="B Nazanin"/>
            <w:sz w:val="24"/>
            <w:szCs w:val="24"/>
            <w:rtl/>
          </w:rPr>
          <w:delText xml:space="preserve"> </w:delText>
        </w:r>
        <w:r w:rsidRPr="00EA65EA" w:rsidDel="00E61291">
          <w:rPr>
            <w:rFonts w:cs="B Nazanin" w:hint="cs"/>
            <w:sz w:val="24"/>
            <w:szCs w:val="24"/>
            <w:rtl/>
          </w:rPr>
          <w:delText>تحقیقات</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اختصاص</w:delText>
        </w:r>
        <w:r w:rsidRPr="00EA65EA" w:rsidDel="00E61291">
          <w:rPr>
            <w:rFonts w:cs="B Nazanin"/>
            <w:sz w:val="24"/>
            <w:szCs w:val="24"/>
            <w:rtl/>
          </w:rPr>
          <w:delText xml:space="preserve"> </w:delText>
        </w:r>
        <w:r w:rsidRPr="00EA65EA" w:rsidDel="00E61291">
          <w:rPr>
            <w:rFonts w:cs="B Nazanin" w:hint="cs"/>
            <w:sz w:val="24"/>
            <w:szCs w:val="24"/>
            <w:rtl/>
          </w:rPr>
          <w:delText>داده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هر</w:delText>
        </w:r>
        <w:r w:rsidRPr="00EA65EA" w:rsidDel="00E61291">
          <w:rPr>
            <w:rFonts w:cs="B Nazanin"/>
            <w:sz w:val="24"/>
            <w:szCs w:val="24"/>
            <w:rtl/>
          </w:rPr>
          <w:delText xml:space="preserve">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علاقه</w:delText>
        </w:r>
        <w:r w:rsidRPr="00EA65EA" w:rsidDel="00E61291">
          <w:rPr>
            <w:rFonts w:cs="B Nazanin"/>
            <w:sz w:val="24"/>
            <w:szCs w:val="24"/>
            <w:rtl/>
          </w:rPr>
          <w:delText xml:space="preserve"> </w:delText>
        </w:r>
        <w:r w:rsidRPr="00EA65EA" w:rsidDel="00E61291">
          <w:rPr>
            <w:rFonts w:cs="B Nazanin" w:hint="cs"/>
            <w:sz w:val="24"/>
            <w:szCs w:val="24"/>
            <w:rtl/>
          </w:rPr>
          <w:delText>محسوب</w:delText>
        </w:r>
        <w:r w:rsidRPr="00EA65EA" w:rsidDel="00E61291">
          <w:rPr>
            <w:rFonts w:cs="B Nazanin"/>
            <w:sz w:val="24"/>
            <w:szCs w:val="24"/>
            <w:rtl/>
          </w:rPr>
          <w:delText xml:space="preserve"> </w:delText>
        </w:r>
        <w:r w:rsidRPr="00EA65EA" w:rsidDel="00E61291">
          <w:rPr>
            <w:rFonts w:cs="B Nazanin" w:hint="cs"/>
            <w:sz w:val="24"/>
            <w:szCs w:val="24"/>
            <w:rtl/>
          </w:rPr>
          <w:delText>می‌شود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سواد</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خواندن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یادگیری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متداول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رایج</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w:delText>
        </w:r>
      </w:del>
    </w:p>
    <w:p w14:paraId="74976621" w14:textId="2264C97E" w:rsidR="00EE0501" w:rsidRPr="00EA65EA" w:rsidDel="00E61291" w:rsidRDefault="00EE0501" w:rsidP="00EA65EA">
      <w:pPr>
        <w:bidi/>
        <w:spacing w:line="276" w:lineRule="auto"/>
        <w:jc w:val="both"/>
        <w:rPr>
          <w:del w:id="1618" w:author="غزاله عرفانیان" w:date="2025-07-01T07:36:00Z" w16du:dateUtc="2025-07-01T04:06:00Z"/>
          <w:rFonts w:cs="B Nazanin"/>
          <w:sz w:val="24"/>
          <w:szCs w:val="24"/>
          <w:rtl/>
        </w:rPr>
      </w:pPr>
      <w:del w:id="1619" w:author="غزاله عرفانیان" w:date="2025-07-01T07:36:00Z" w16du:dateUtc="2025-07-01T04:06:00Z">
        <w:r w:rsidRPr="00EA65EA" w:rsidDel="00E61291">
          <w:rPr>
            <w:rFonts w:cs="B Nazanin" w:hint="cs"/>
            <w:sz w:val="24"/>
            <w:szCs w:val="24"/>
            <w:rtl/>
          </w:rPr>
          <w:delText>جانگ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گیو</w:delText>
        </w:r>
        <w:r w:rsidRPr="00EA65EA" w:rsidDel="00E61291">
          <w:rPr>
            <w:rFonts w:cs="B Nazanin"/>
            <w:sz w:val="24"/>
            <w:szCs w:val="24"/>
            <w:rtl/>
          </w:rPr>
          <w:delText xml:space="preserve"> </w:delText>
        </w:r>
        <w:r w:rsidRPr="00EA65EA" w:rsidDel="00E61291">
          <w:rPr>
            <w:rFonts w:cs="B Nazanin" w:hint="cs"/>
            <w:sz w:val="24"/>
            <w:szCs w:val="24"/>
            <w:rtl/>
          </w:rPr>
          <w:delText>لی</w:delText>
        </w:r>
        <w:r w:rsidRPr="00EA65EA" w:rsidDel="00E61291">
          <w:rPr>
            <w:rFonts w:cs="B Nazanin"/>
            <w:sz w:val="24"/>
            <w:szCs w:val="24"/>
            <w:rtl/>
          </w:rPr>
          <w:delText xml:space="preserve"> (2020)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روندهای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lang w:bidi="fa-IR"/>
          </w:rPr>
          <w:delText xml:space="preserve">علم اطلاعات با روش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پرداختند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1856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استخراج</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دهه</w:delText>
        </w:r>
        <w:r w:rsidRPr="00EA65EA" w:rsidDel="00E61291">
          <w:rPr>
            <w:rFonts w:cs="B Nazanin"/>
            <w:sz w:val="24"/>
            <w:szCs w:val="24"/>
            <w:rtl/>
          </w:rPr>
          <w:delText xml:space="preserve"> 1980 </w:delText>
        </w:r>
        <w:r w:rsidRPr="00EA65EA" w:rsidDel="00E61291">
          <w:rPr>
            <w:rFonts w:cs="B Nazanin" w:hint="cs"/>
            <w:sz w:val="24"/>
            <w:szCs w:val="24"/>
            <w:rtl/>
          </w:rPr>
          <w:delText>تا</w:delText>
        </w:r>
        <w:r w:rsidRPr="00EA65EA" w:rsidDel="00E61291">
          <w:rPr>
            <w:rFonts w:cs="B Nazanin"/>
            <w:sz w:val="24"/>
            <w:szCs w:val="24"/>
            <w:rtl/>
          </w:rPr>
          <w:delText xml:space="preserve"> 2010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قابل</w:delText>
        </w:r>
        <w:r w:rsidRPr="00EA65EA" w:rsidDel="00E61291">
          <w:rPr>
            <w:rFonts w:cs="B Nazanin"/>
            <w:sz w:val="24"/>
            <w:szCs w:val="24"/>
            <w:rtl/>
          </w:rPr>
          <w:delText xml:space="preserve"> </w:delText>
        </w:r>
        <w:r w:rsidRPr="00EA65EA" w:rsidDel="00E61291">
          <w:rPr>
            <w:rFonts w:cs="B Nazanin" w:hint="cs"/>
            <w:sz w:val="24"/>
            <w:szCs w:val="24"/>
            <w:rtl/>
          </w:rPr>
          <w:delText>توجهی</w:delText>
        </w:r>
        <w:r w:rsidRPr="00EA65EA" w:rsidDel="00E61291">
          <w:rPr>
            <w:rFonts w:cs="B Nazanin"/>
            <w:sz w:val="24"/>
            <w:szCs w:val="24"/>
            <w:rtl/>
          </w:rPr>
          <w:delText xml:space="preserve"> </w:delText>
        </w:r>
        <w:r w:rsidRPr="00EA65EA" w:rsidDel="00E61291">
          <w:rPr>
            <w:rFonts w:cs="B Nazanin" w:hint="cs"/>
            <w:sz w:val="24"/>
            <w:szCs w:val="24"/>
            <w:rtl/>
          </w:rPr>
          <w:delText>دست</w:delText>
        </w:r>
        <w:r w:rsidRPr="00EA65EA" w:rsidDel="00E61291">
          <w:rPr>
            <w:rFonts w:cs="B Nazanin"/>
            <w:sz w:val="24"/>
            <w:szCs w:val="24"/>
            <w:rtl/>
          </w:rPr>
          <w:delText xml:space="preserve"> </w:delText>
        </w:r>
        <w:r w:rsidRPr="00EA65EA" w:rsidDel="00E61291">
          <w:rPr>
            <w:rFonts w:cs="B Nazanin" w:hint="cs"/>
            <w:sz w:val="24"/>
            <w:szCs w:val="24"/>
            <w:rtl/>
          </w:rPr>
          <w:delText>یافتند</w:delText>
        </w:r>
        <w:r w:rsidRPr="00EA65EA" w:rsidDel="00E61291">
          <w:rPr>
            <w:rFonts w:cs="B Nazanin"/>
            <w:sz w:val="24"/>
            <w:szCs w:val="24"/>
            <w:rtl/>
          </w:rPr>
          <w:delText xml:space="preserve">. </w:delText>
        </w:r>
        <w:r w:rsidRPr="00EA65EA" w:rsidDel="00E61291">
          <w:rPr>
            <w:rFonts w:cs="B Nazanin" w:hint="cs"/>
            <w:sz w:val="24"/>
            <w:szCs w:val="24"/>
            <w:rtl/>
          </w:rPr>
          <w:delText>یافته‌های</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مقالات</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مربوط</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دهه‌های</w:delText>
        </w:r>
        <w:r w:rsidRPr="00EA65EA" w:rsidDel="00E61291">
          <w:rPr>
            <w:rFonts w:cs="B Nazanin"/>
            <w:sz w:val="24"/>
            <w:szCs w:val="24"/>
            <w:rtl/>
          </w:rPr>
          <w:delText xml:space="preserve"> 1980 </w:delText>
        </w:r>
        <w:r w:rsidRPr="00EA65EA" w:rsidDel="00E61291">
          <w:rPr>
            <w:rFonts w:cs="B Nazanin" w:hint="cs"/>
            <w:sz w:val="24"/>
            <w:szCs w:val="24"/>
            <w:rtl/>
          </w:rPr>
          <w:delText>و</w:delText>
        </w:r>
        <w:r w:rsidRPr="00EA65EA" w:rsidDel="00E61291">
          <w:rPr>
            <w:rFonts w:cs="B Nazanin"/>
            <w:sz w:val="24"/>
            <w:szCs w:val="24"/>
            <w:rtl/>
          </w:rPr>
          <w:delText xml:space="preserve"> 1990 </w:delText>
        </w:r>
        <w:r w:rsidRPr="00EA65EA" w:rsidDel="00E61291">
          <w:rPr>
            <w:rFonts w:cs="B Nazanin" w:hint="cs"/>
            <w:sz w:val="24"/>
            <w:szCs w:val="24"/>
            <w:rtl/>
          </w:rPr>
          <w:delText>در</w:delText>
        </w:r>
        <w:r w:rsidRPr="00EA65EA" w:rsidDel="00E61291">
          <w:rPr>
            <w:rFonts w:cs="B Nazanin"/>
            <w:sz w:val="24"/>
            <w:szCs w:val="24"/>
            <w:rtl/>
          </w:rPr>
          <w:delText xml:space="preserve"> 45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دانشگاهی،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2000 </w:delText>
        </w:r>
        <w:r w:rsidRPr="00EA65EA" w:rsidDel="00E61291">
          <w:rPr>
            <w:rFonts w:cs="B Nazanin" w:hint="cs"/>
            <w:sz w:val="24"/>
            <w:szCs w:val="24"/>
            <w:rtl/>
          </w:rPr>
          <w:delText>در</w:delText>
        </w:r>
        <w:r w:rsidRPr="00EA65EA" w:rsidDel="00E61291">
          <w:rPr>
            <w:rFonts w:cs="B Nazanin"/>
            <w:sz w:val="24"/>
            <w:szCs w:val="24"/>
            <w:rtl/>
          </w:rPr>
          <w:delText xml:space="preserve"> 105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دانشگاهی،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2010 </w:delText>
        </w:r>
        <w:r w:rsidRPr="00EA65EA" w:rsidDel="00E61291">
          <w:rPr>
            <w:rFonts w:cs="B Nazanin" w:hint="cs"/>
            <w:sz w:val="24"/>
            <w:szCs w:val="24"/>
            <w:rtl/>
          </w:rPr>
          <w:delText>در</w:delText>
        </w:r>
        <w:r w:rsidRPr="00EA65EA" w:rsidDel="00E61291">
          <w:rPr>
            <w:rFonts w:cs="B Nazanin"/>
            <w:sz w:val="24"/>
            <w:szCs w:val="24"/>
            <w:rtl/>
          </w:rPr>
          <w:delText xml:space="preserve"> 171 </w:delText>
        </w:r>
        <w:r w:rsidRPr="00EA65EA" w:rsidDel="00E61291">
          <w:rPr>
            <w:rFonts w:cs="B Nazanin" w:hint="cs"/>
            <w:sz w:val="24"/>
            <w:szCs w:val="24"/>
            <w:rtl/>
          </w:rPr>
          <w:delText>رشته</w:delText>
        </w:r>
        <w:r w:rsidRPr="00EA65EA" w:rsidDel="00E61291">
          <w:rPr>
            <w:rFonts w:cs="B Nazanin"/>
            <w:sz w:val="24"/>
            <w:szCs w:val="24"/>
            <w:rtl/>
          </w:rPr>
          <w:delText xml:space="preserve"> </w:delText>
        </w:r>
        <w:r w:rsidRPr="00EA65EA" w:rsidDel="00E61291">
          <w:rPr>
            <w:rFonts w:cs="B Nazanin" w:hint="cs"/>
            <w:sz w:val="24"/>
            <w:szCs w:val="24"/>
            <w:rtl/>
          </w:rPr>
          <w:delText>منتشر</w:delText>
        </w:r>
        <w:r w:rsidRPr="00EA65EA" w:rsidDel="00E61291">
          <w:rPr>
            <w:rFonts w:cs="B Nazanin"/>
            <w:sz w:val="24"/>
            <w:szCs w:val="24"/>
            <w:rtl/>
          </w:rPr>
          <w:delText xml:space="preserve"> </w:delText>
        </w:r>
        <w:r w:rsidRPr="00EA65EA" w:rsidDel="00E61291">
          <w:rPr>
            <w:rFonts w:cs="B Nazanin" w:hint="cs"/>
            <w:sz w:val="24"/>
            <w:szCs w:val="24"/>
            <w:rtl/>
          </w:rPr>
          <w:delText>شده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نشانگر</w:delText>
        </w:r>
        <w:r w:rsidRPr="00EA65EA" w:rsidDel="00E61291">
          <w:rPr>
            <w:rFonts w:cs="B Nazanin"/>
            <w:sz w:val="24"/>
            <w:szCs w:val="24"/>
            <w:rtl/>
          </w:rPr>
          <w:delText xml:space="preserve"> </w:delText>
        </w:r>
        <w:r w:rsidRPr="00EA65EA" w:rsidDel="00E61291">
          <w:rPr>
            <w:rFonts w:cs="B Nazanin" w:hint="cs"/>
            <w:sz w:val="24"/>
            <w:szCs w:val="24"/>
            <w:rtl/>
          </w:rPr>
          <w:delText>سرعت</w:delText>
        </w:r>
        <w:r w:rsidRPr="00EA65EA" w:rsidDel="00E61291">
          <w:rPr>
            <w:rFonts w:cs="B Nazanin"/>
            <w:sz w:val="24"/>
            <w:szCs w:val="24"/>
            <w:rtl/>
          </w:rPr>
          <w:delText xml:space="preserve"> </w:delText>
        </w:r>
        <w:r w:rsidRPr="00EA65EA" w:rsidDel="00E61291">
          <w:rPr>
            <w:rFonts w:cs="B Nazanin" w:hint="cs"/>
            <w:sz w:val="24"/>
            <w:szCs w:val="24"/>
            <w:rtl/>
          </w:rPr>
          <w:delText>فزاینده‌ای</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عنوان</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دیگر</w:delText>
        </w:r>
        <w:r w:rsidRPr="00EA65EA" w:rsidDel="00E61291">
          <w:rPr>
            <w:rFonts w:cs="B Nazanin"/>
            <w:sz w:val="24"/>
            <w:szCs w:val="24"/>
            <w:rtl/>
          </w:rPr>
          <w:delText xml:space="preserve"> </w:delText>
        </w:r>
        <w:r w:rsidRPr="00EA65EA" w:rsidDel="00E61291">
          <w:rPr>
            <w:rFonts w:cs="B Nazanin" w:hint="cs"/>
            <w:sz w:val="24"/>
            <w:szCs w:val="24"/>
            <w:rtl/>
          </w:rPr>
          <w:delText>یافته</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تمرکز</w:delText>
        </w:r>
        <w:r w:rsidRPr="00EA65EA" w:rsidDel="00E61291">
          <w:rPr>
            <w:rFonts w:cs="B Nazanin"/>
            <w:sz w:val="24"/>
            <w:szCs w:val="24"/>
            <w:rtl/>
          </w:rPr>
          <w:delText xml:space="preserve"> </w:delText>
        </w:r>
        <w:r w:rsidRPr="00EA65EA" w:rsidDel="00E61291">
          <w:rPr>
            <w:rFonts w:cs="B Nazanin" w:hint="cs"/>
            <w:sz w:val="24"/>
            <w:szCs w:val="24"/>
            <w:rtl/>
          </w:rPr>
          <w:delText>اصلی</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سیستم‌های</w:delText>
        </w:r>
        <w:r w:rsidRPr="00EA65EA" w:rsidDel="00E61291">
          <w:rPr>
            <w:rFonts w:cs="B Nazanin"/>
            <w:sz w:val="24"/>
            <w:szCs w:val="24"/>
            <w:rtl/>
          </w:rPr>
          <w:delText xml:space="preserve"> </w:delText>
        </w:r>
        <w:r w:rsidRPr="00EA65EA" w:rsidDel="00E61291">
          <w:rPr>
            <w:rFonts w:cs="B Nazanin" w:hint="cs"/>
            <w:sz w:val="24"/>
            <w:szCs w:val="24"/>
            <w:rtl/>
          </w:rPr>
          <w:delText>اطلاعاتی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سوق</w:delText>
        </w:r>
        <w:r w:rsidRPr="00EA65EA" w:rsidDel="00E61291">
          <w:rPr>
            <w:rFonts w:cs="B Nazanin"/>
            <w:sz w:val="24"/>
            <w:szCs w:val="24"/>
            <w:rtl/>
          </w:rPr>
          <w:delText xml:space="preserve"> </w:delText>
        </w:r>
        <w:r w:rsidRPr="00EA65EA" w:rsidDel="00E61291">
          <w:rPr>
            <w:rFonts w:cs="B Nazanin" w:hint="cs"/>
            <w:sz w:val="24"/>
            <w:szCs w:val="24"/>
            <w:rtl/>
          </w:rPr>
          <w:delText>پیدا</w:delText>
        </w:r>
        <w:r w:rsidRPr="00EA65EA" w:rsidDel="00E61291">
          <w:rPr>
            <w:rFonts w:cs="B Nazanin"/>
            <w:sz w:val="24"/>
            <w:szCs w:val="24"/>
            <w:rtl/>
          </w:rPr>
          <w:delText xml:space="preserve"> </w:delText>
        </w:r>
        <w:r w:rsidRPr="00EA65EA" w:rsidDel="00E61291">
          <w:rPr>
            <w:rFonts w:cs="B Nazanin" w:hint="cs"/>
            <w:sz w:val="24"/>
            <w:szCs w:val="24"/>
            <w:rtl/>
          </w:rPr>
          <w:delText>کرده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w:delText>
        </w:r>
      </w:del>
    </w:p>
    <w:p w14:paraId="6F35F0D4" w14:textId="61090C30" w:rsidR="00EE0501" w:rsidRPr="00EA65EA" w:rsidDel="00E61291" w:rsidRDefault="00EE0501" w:rsidP="00EA65EA">
      <w:pPr>
        <w:bidi/>
        <w:spacing w:line="276" w:lineRule="auto"/>
        <w:jc w:val="both"/>
        <w:rPr>
          <w:del w:id="1620" w:author="غزاله عرفانیان" w:date="2025-07-01T07:36:00Z" w16du:dateUtc="2025-07-01T04:06:00Z"/>
          <w:rFonts w:cs="B Nazanin"/>
          <w:sz w:val="24"/>
          <w:szCs w:val="24"/>
          <w:rtl/>
        </w:rPr>
      </w:pPr>
      <w:del w:id="1621" w:author="غزاله عرفانیان" w:date="2025-07-01T07:36:00Z" w16du:dateUtc="2025-07-01T04:06:00Z">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مطالعه‌ای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زنگول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w:delText>
        </w:r>
        <w:r w:rsidRPr="00EA65EA" w:rsidDel="00E61291">
          <w:rPr>
            <w:rStyle w:val="FootnoteReference"/>
            <w:rFonts w:cs="B Nazanin"/>
            <w:sz w:val="24"/>
            <w:szCs w:val="24"/>
            <w:rtl/>
          </w:rPr>
          <w:footnoteReference w:id="39"/>
        </w:r>
        <w:r w:rsidRPr="00EA65EA" w:rsidDel="00E61291">
          <w:rPr>
            <w:rFonts w:cs="B Nazanin"/>
            <w:sz w:val="24"/>
            <w:szCs w:val="24"/>
            <w:rtl/>
          </w:rPr>
          <w:delText>(202</w:delText>
        </w:r>
        <w:r w:rsidRPr="00EA65EA" w:rsidDel="00E61291">
          <w:rPr>
            <w:rFonts w:cs="B Nazanin" w:hint="cs"/>
            <w:sz w:val="24"/>
            <w:szCs w:val="24"/>
            <w:rtl/>
          </w:rPr>
          <w:delText>2</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2813 </w:delText>
        </w:r>
        <w:r w:rsidRPr="00EA65EA" w:rsidDel="00E61291">
          <w:rPr>
            <w:rFonts w:cs="B Nazanin" w:hint="cs"/>
            <w:sz w:val="24"/>
            <w:szCs w:val="24"/>
            <w:rtl/>
          </w:rPr>
          <w:delText>چکیده</w:delText>
        </w:r>
        <w:r w:rsidRPr="00EA65EA" w:rsidDel="00E61291">
          <w:rPr>
            <w:rFonts w:cs="B Nazanin"/>
            <w:sz w:val="24"/>
            <w:szCs w:val="24"/>
            <w:rtl/>
          </w:rPr>
          <w:delText xml:space="preserve"> </w:delText>
        </w:r>
        <w:r w:rsidRPr="00EA65EA" w:rsidDel="00E61291">
          <w:rPr>
            <w:rFonts w:cs="B Nazanin" w:hint="cs"/>
            <w:sz w:val="24"/>
            <w:szCs w:val="24"/>
            <w:rtl/>
          </w:rPr>
          <w:delText>مقاله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6 </w:delText>
        </w:r>
        <w:r w:rsidRPr="00EA65EA" w:rsidDel="00E61291">
          <w:rPr>
            <w:rFonts w:cs="B Nazanin" w:hint="cs"/>
            <w:sz w:val="24"/>
            <w:szCs w:val="24"/>
            <w:rtl/>
          </w:rPr>
          <w:delText>مجله</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سلامت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درمان</w:delText>
        </w:r>
        <w:r w:rsidRPr="00EA65EA" w:rsidDel="00E61291">
          <w:rPr>
            <w:rFonts w:cs="B Nazanin"/>
            <w:sz w:val="24"/>
            <w:szCs w:val="24"/>
            <w:rtl/>
          </w:rPr>
          <w:delText xml:space="preserve"> </w:delText>
        </w:r>
        <w:r w:rsidRPr="00EA65EA" w:rsidDel="00E61291">
          <w:rPr>
            <w:rFonts w:cs="B Nazanin" w:hint="cs"/>
            <w:sz w:val="24"/>
            <w:szCs w:val="24"/>
            <w:rtl/>
          </w:rPr>
          <w:delText>طی</w:delText>
        </w:r>
        <w:r w:rsidRPr="00EA65EA" w:rsidDel="00E61291">
          <w:rPr>
            <w:rFonts w:cs="B Nazanin"/>
            <w:sz w:val="24"/>
            <w:szCs w:val="24"/>
            <w:rtl/>
          </w:rPr>
          <w:delText xml:space="preserve"> </w:delText>
        </w:r>
        <w:r w:rsidRPr="00EA65EA" w:rsidDel="00E61291">
          <w:rPr>
            <w:rFonts w:cs="B Nazanin" w:hint="cs"/>
            <w:sz w:val="24"/>
            <w:szCs w:val="24"/>
            <w:rtl/>
          </w:rPr>
          <w:delText>دوره</w:delText>
        </w:r>
        <w:r w:rsidRPr="00EA65EA" w:rsidDel="00E61291">
          <w:rPr>
            <w:rFonts w:cs="B Nazanin"/>
            <w:sz w:val="24"/>
            <w:szCs w:val="24"/>
            <w:rtl/>
          </w:rPr>
          <w:delText xml:space="preserve"> 20 </w:delText>
        </w:r>
        <w:r w:rsidRPr="00EA65EA" w:rsidDel="00E61291">
          <w:rPr>
            <w:rFonts w:cs="B Nazanin" w:hint="cs"/>
            <w:sz w:val="24"/>
            <w:szCs w:val="24"/>
            <w:rtl/>
          </w:rPr>
          <w:delText>ساله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1998 </w:delText>
        </w:r>
        <w:r w:rsidRPr="00EA65EA" w:rsidDel="00E61291">
          <w:rPr>
            <w:rFonts w:cs="B Nazanin" w:hint="cs"/>
            <w:sz w:val="24"/>
            <w:szCs w:val="24"/>
            <w:rtl/>
          </w:rPr>
          <w:delText>تا</w:delText>
        </w:r>
        <w:r w:rsidRPr="00EA65EA" w:rsidDel="00E61291">
          <w:rPr>
            <w:rFonts w:cs="B Nazanin"/>
            <w:sz w:val="24"/>
            <w:szCs w:val="24"/>
            <w:rtl/>
          </w:rPr>
          <w:delText xml:space="preserve"> 2018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گرفتند</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کاوی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پردازش</w:delText>
        </w:r>
        <w:r w:rsidRPr="00EA65EA" w:rsidDel="00E61291">
          <w:rPr>
            <w:rFonts w:cs="B Nazanin"/>
            <w:sz w:val="24"/>
            <w:szCs w:val="24"/>
            <w:rtl/>
          </w:rPr>
          <w:delText xml:space="preserve"> </w:delText>
        </w:r>
        <w:r w:rsidRPr="00EA65EA" w:rsidDel="00E61291">
          <w:rPr>
            <w:rFonts w:cs="B Nazanin" w:hint="cs"/>
            <w:sz w:val="24"/>
            <w:szCs w:val="24"/>
            <w:rtl/>
          </w:rPr>
          <w:delText>زبان</w:delText>
        </w:r>
        <w:r w:rsidRPr="00EA65EA" w:rsidDel="00E61291">
          <w:rPr>
            <w:rFonts w:cs="B Nazanin"/>
            <w:sz w:val="24"/>
            <w:szCs w:val="24"/>
            <w:rtl/>
          </w:rPr>
          <w:delText xml:space="preserve"> </w:delText>
        </w:r>
        <w:r w:rsidRPr="00EA65EA" w:rsidDel="00E61291">
          <w:rPr>
            <w:rFonts w:cs="B Nazanin" w:hint="cs"/>
            <w:sz w:val="24"/>
            <w:szCs w:val="24"/>
            <w:rtl/>
          </w:rPr>
          <w:delText>طبیعی</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معنایی</w:delText>
        </w:r>
        <w:r w:rsidRPr="00EA65EA" w:rsidDel="00E61291">
          <w:rPr>
            <w:rFonts w:cs="B Nazanin"/>
            <w:sz w:val="24"/>
            <w:szCs w:val="24"/>
            <w:rtl/>
          </w:rPr>
          <w:delText xml:space="preserve"> </w:delText>
        </w:r>
        <w:r w:rsidRPr="00EA65EA" w:rsidDel="00E61291">
          <w:rPr>
            <w:rFonts w:cs="B Nazanin" w:hint="cs"/>
            <w:sz w:val="24"/>
            <w:szCs w:val="24"/>
            <w:rtl/>
          </w:rPr>
          <w:delText>نهفته،</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مکاتبات</w:delText>
        </w:r>
        <w:r w:rsidRPr="00EA65EA" w:rsidDel="00E61291">
          <w:rPr>
            <w:rFonts w:cs="B Nazanin"/>
            <w:sz w:val="24"/>
            <w:szCs w:val="24"/>
            <w:rtl/>
          </w:rPr>
          <w:delText xml:space="preserve"> </w:delText>
        </w:r>
        <w:r w:rsidRPr="00EA65EA" w:rsidDel="00E61291">
          <w:rPr>
            <w:rFonts w:cs="B Nazanin" w:hint="cs"/>
            <w:sz w:val="24"/>
            <w:szCs w:val="24"/>
            <w:rtl/>
          </w:rPr>
          <w:delText>متعدد</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شد</w:delText>
        </w:r>
        <w:r w:rsidRPr="00EA65EA" w:rsidDel="00E61291">
          <w:rPr>
            <w:rFonts w:cs="B Nazanin"/>
            <w:sz w:val="24"/>
            <w:szCs w:val="24"/>
            <w:rtl/>
          </w:rPr>
          <w:delText xml:space="preserve">. </w:delText>
        </w:r>
        <w:r w:rsidRPr="00EA65EA" w:rsidDel="00E61291">
          <w:rPr>
            <w:rFonts w:cs="B Nazanin" w:hint="cs"/>
            <w:sz w:val="24"/>
            <w:szCs w:val="24"/>
            <w:rtl/>
          </w:rPr>
          <w:delText>هدف</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جمع</w:delText>
        </w:r>
        <w:r w:rsidRPr="00EA65EA" w:rsidDel="00E61291">
          <w:rPr>
            <w:rFonts w:cs="B Nazanin"/>
            <w:sz w:val="24"/>
            <w:szCs w:val="24"/>
            <w:rtl/>
          </w:rPr>
          <w:delText xml:space="preserve"> </w:delText>
        </w:r>
        <w:r w:rsidRPr="00EA65EA" w:rsidDel="00E61291">
          <w:rPr>
            <w:rFonts w:cs="B Nazanin" w:hint="cs"/>
            <w:sz w:val="24"/>
            <w:szCs w:val="24"/>
            <w:rtl/>
          </w:rPr>
          <w:delText>بندی</w:delText>
        </w:r>
        <w:r w:rsidRPr="00EA65EA" w:rsidDel="00E61291">
          <w:rPr>
            <w:rFonts w:cs="B Nazanin"/>
            <w:sz w:val="24"/>
            <w:szCs w:val="24"/>
            <w:rtl/>
          </w:rPr>
          <w:delText xml:space="preserve"> </w:delText>
        </w:r>
        <w:r w:rsidRPr="00EA65EA" w:rsidDel="00E61291">
          <w:rPr>
            <w:rFonts w:cs="B Nazanin" w:hint="cs"/>
            <w:sz w:val="24"/>
            <w:szCs w:val="24"/>
            <w:rtl/>
          </w:rPr>
          <w:delText>زیر</w:delText>
        </w:r>
        <w:r w:rsidRPr="00EA65EA" w:rsidDel="00E61291">
          <w:rPr>
            <w:rFonts w:cs="B Nazanin"/>
            <w:sz w:val="24"/>
            <w:szCs w:val="24"/>
            <w:rtl/>
          </w:rPr>
          <w:delText xml:space="preserve"> </w:delText>
        </w:r>
        <w:r w:rsidRPr="00EA65EA" w:rsidDel="00E61291">
          <w:rPr>
            <w:rFonts w:cs="B Nazanin" w:hint="cs"/>
            <w:sz w:val="24"/>
            <w:szCs w:val="24"/>
            <w:rtl/>
          </w:rPr>
          <w:delText>مجموعه‌های</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مدیریت</w:delText>
        </w:r>
        <w:r w:rsidRPr="00EA65EA" w:rsidDel="00E61291">
          <w:rPr>
            <w:rFonts w:cs="B Nazanin"/>
            <w:sz w:val="24"/>
            <w:szCs w:val="24"/>
            <w:rtl/>
          </w:rPr>
          <w:delText xml:space="preserve"> </w:delText>
        </w:r>
        <w:r w:rsidRPr="00EA65EA" w:rsidDel="00E61291">
          <w:rPr>
            <w:rFonts w:cs="B Nazanin" w:hint="cs"/>
            <w:sz w:val="24"/>
            <w:szCs w:val="24"/>
            <w:rtl/>
          </w:rPr>
          <w:delText>مراقبت‌های</w:delText>
        </w:r>
        <w:r w:rsidRPr="00EA65EA" w:rsidDel="00E61291">
          <w:rPr>
            <w:rFonts w:cs="B Nazanin"/>
            <w:sz w:val="24"/>
            <w:szCs w:val="24"/>
            <w:rtl/>
          </w:rPr>
          <w:delText xml:space="preserve"> </w:delText>
        </w:r>
        <w:r w:rsidRPr="00EA65EA" w:rsidDel="00E61291">
          <w:rPr>
            <w:rFonts w:cs="B Nazanin" w:hint="cs"/>
            <w:sz w:val="24"/>
            <w:szCs w:val="24"/>
            <w:rtl/>
          </w:rPr>
          <w:delText>بهداشتی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خلاصه</w:delText>
        </w:r>
        <w:r w:rsidRPr="00EA65EA" w:rsidDel="00E61291">
          <w:rPr>
            <w:rFonts w:cs="B Nazanin"/>
            <w:sz w:val="24"/>
            <w:szCs w:val="24"/>
            <w:rtl/>
          </w:rPr>
          <w:delText xml:space="preserve"> </w:delText>
        </w:r>
        <w:r w:rsidRPr="00EA65EA" w:rsidDel="00E61291">
          <w:rPr>
            <w:rFonts w:cs="B Nazanin" w:hint="cs"/>
            <w:sz w:val="24"/>
            <w:szCs w:val="24"/>
            <w:rtl/>
          </w:rPr>
          <w:delText>کردن</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تکامل</w:delText>
        </w:r>
        <w:r w:rsidRPr="00EA65EA" w:rsidDel="00E61291">
          <w:rPr>
            <w:rFonts w:cs="B Nazanin"/>
            <w:sz w:val="24"/>
            <w:szCs w:val="24"/>
            <w:rtl/>
          </w:rPr>
          <w:delText xml:space="preserve"> </w:delText>
        </w:r>
        <w:r w:rsidRPr="00EA65EA" w:rsidDel="00E61291">
          <w:rPr>
            <w:rFonts w:cs="B Nazanin" w:hint="cs"/>
            <w:sz w:val="24"/>
            <w:szCs w:val="24"/>
            <w:rtl/>
          </w:rPr>
          <w:delText>ادبیات</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یک</w:delText>
        </w:r>
        <w:r w:rsidRPr="00EA65EA" w:rsidDel="00E61291">
          <w:rPr>
            <w:rFonts w:cs="B Nazanin"/>
            <w:sz w:val="24"/>
            <w:szCs w:val="24"/>
            <w:rtl/>
          </w:rPr>
          <w:delText xml:space="preserve"> </w:delText>
        </w:r>
        <w:r w:rsidRPr="00EA65EA" w:rsidDel="00E61291">
          <w:rPr>
            <w:rFonts w:cs="B Nazanin" w:hint="cs"/>
            <w:sz w:val="24"/>
            <w:szCs w:val="24"/>
            <w:rtl/>
          </w:rPr>
          <w:delText>دوره</w:delText>
        </w:r>
        <w:r w:rsidRPr="00EA65EA" w:rsidDel="00E61291">
          <w:rPr>
            <w:rFonts w:cs="B Nazanin"/>
            <w:sz w:val="24"/>
            <w:szCs w:val="24"/>
            <w:rtl/>
          </w:rPr>
          <w:delText xml:space="preserve"> 20 </w:delText>
        </w:r>
        <w:r w:rsidRPr="00EA65EA" w:rsidDel="00E61291">
          <w:rPr>
            <w:rFonts w:cs="B Nazanin" w:hint="cs"/>
            <w:sz w:val="24"/>
            <w:szCs w:val="24"/>
            <w:rtl/>
          </w:rPr>
          <w:delText>ساله</w:delText>
        </w:r>
        <w:r w:rsidRPr="00EA65EA" w:rsidDel="00E61291">
          <w:rPr>
            <w:rFonts w:cs="B Nazanin"/>
            <w:sz w:val="24"/>
            <w:szCs w:val="24"/>
            <w:rtl/>
          </w:rPr>
          <w:delText xml:space="preserve"> </w:delText>
        </w:r>
        <w:r w:rsidRPr="00EA65EA" w:rsidDel="00E61291">
          <w:rPr>
            <w:rFonts w:cs="B Nazanin" w:hint="cs"/>
            <w:sz w:val="24"/>
            <w:szCs w:val="24"/>
            <w:rtl/>
          </w:rPr>
          <w:delText>بود</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میان</w:delText>
        </w:r>
        <w:r w:rsidRPr="00EA65EA" w:rsidDel="00E61291">
          <w:rPr>
            <w:rFonts w:cs="B Nazanin"/>
            <w:sz w:val="24"/>
            <w:szCs w:val="24"/>
            <w:rtl/>
          </w:rPr>
          <w:delText xml:space="preserve"> 8 </w:delText>
        </w:r>
        <w:r w:rsidRPr="00EA65EA" w:rsidDel="00E61291">
          <w:rPr>
            <w:rFonts w:cs="B Nazanin" w:hint="cs"/>
            <w:sz w:val="24"/>
            <w:szCs w:val="24"/>
            <w:rtl/>
          </w:rPr>
          <w:delText>موضوع</w:delText>
        </w:r>
        <w:r w:rsidRPr="00EA65EA" w:rsidDel="00E61291">
          <w:rPr>
            <w:rFonts w:cs="B Nazanin"/>
            <w:sz w:val="24"/>
            <w:szCs w:val="24"/>
            <w:rtl/>
          </w:rPr>
          <w:delText xml:space="preserve"> </w:delText>
        </w:r>
        <w:r w:rsidRPr="00EA65EA" w:rsidDel="00E61291">
          <w:rPr>
            <w:rFonts w:cs="B Nazanin" w:hint="cs"/>
            <w:sz w:val="24"/>
            <w:szCs w:val="24"/>
            <w:rtl/>
          </w:rPr>
          <w:delText>مجزا،</w:delText>
        </w:r>
        <w:r w:rsidRPr="00EA65EA" w:rsidDel="00E61291">
          <w:rPr>
            <w:rFonts w:cs="B Nazanin"/>
            <w:sz w:val="24"/>
            <w:szCs w:val="24"/>
            <w:rtl/>
          </w:rPr>
          <w:delText xml:space="preserve"> 3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یعنی</w:delText>
        </w:r>
        <w:r w:rsidRPr="00EA65EA" w:rsidDel="00E61291">
          <w:rPr>
            <w:rFonts w:cs="B Nazanin"/>
            <w:sz w:val="24"/>
            <w:szCs w:val="24"/>
            <w:rtl/>
          </w:rPr>
          <w:delText xml:space="preserve"> </w:delText>
        </w:r>
        <w:r w:rsidRPr="00EA65EA" w:rsidDel="00E61291">
          <w:rPr>
            <w:rFonts w:cs="B Nazanin" w:hint="cs"/>
            <w:sz w:val="24"/>
            <w:szCs w:val="24"/>
            <w:rtl/>
          </w:rPr>
          <w:delText>رهبری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تحول،</w:delText>
        </w:r>
        <w:r w:rsidRPr="00EA65EA" w:rsidDel="00E61291">
          <w:rPr>
            <w:rFonts w:cs="B Nazanin"/>
            <w:sz w:val="24"/>
            <w:szCs w:val="24"/>
            <w:rtl/>
          </w:rPr>
          <w:delText xml:space="preserve"> </w:delText>
        </w:r>
        <w:r w:rsidRPr="00EA65EA" w:rsidDel="00E61291">
          <w:rPr>
            <w:rFonts w:cs="B Nazanin" w:hint="cs"/>
            <w:sz w:val="24"/>
            <w:szCs w:val="24"/>
            <w:rtl/>
          </w:rPr>
          <w:delText>رفاه</w:delText>
        </w:r>
        <w:r w:rsidRPr="00EA65EA" w:rsidDel="00E61291">
          <w:rPr>
            <w:rFonts w:cs="B Nazanin"/>
            <w:sz w:val="24"/>
            <w:szCs w:val="24"/>
            <w:rtl/>
          </w:rPr>
          <w:delText xml:space="preserve"> </w:delText>
        </w:r>
        <w:r w:rsidRPr="00EA65EA" w:rsidDel="00E61291">
          <w:rPr>
            <w:rFonts w:cs="B Nazanin" w:hint="cs"/>
            <w:sz w:val="24"/>
            <w:szCs w:val="24"/>
            <w:rtl/>
          </w:rPr>
          <w:delText>نیروی</w:delText>
        </w:r>
        <w:r w:rsidRPr="00EA65EA" w:rsidDel="00E61291">
          <w:rPr>
            <w:rFonts w:cs="B Nazanin"/>
            <w:sz w:val="24"/>
            <w:szCs w:val="24"/>
            <w:rtl/>
          </w:rPr>
          <w:delText xml:space="preserve"> </w:delText>
        </w:r>
        <w:r w:rsidRPr="00EA65EA" w:rsidDel="00E61291">
          <w:rPr>
            <w:rFonts w:cs="B Nazanin" w:hint="cs"/>
            <w:sz w:val="24"/>
            <w:szCs w:val="24"/>
            <w:rtl/>
          </w:rPr>
          <w:delText>کار،</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ارائه</w:delText>
        </w:r>
        <w:r w:rsidRPr="00EA65EA" w:rsidDel="00E61291">
          <w:rPr>
            <w:rFonts w:cs="B Nazanin"/>
            <w:sz w:val="24"/>
            <w:szCs w:val="24"/>
            <w:rtl/>
          </w:rPr>
          <w:delText xml:space="preserve"> </w:delText>
        </w:r>
        <w:r w:rsidRPr="00EA65EA" w:rsidDel="00E61291">
          <w:rPr>
            <w:rFonts w:cs="B Nazanin" w:hint="cs"/>
            <w:sz w:val="24"/>
            <w:szCs w:val="24"/>
            <w:rtl/>
          </w:rPr>
          <w:delText>مراقبت‌های</w:delText>
        </w:r>
        <w:r w:rsidRPr="00EA65EA" w:rsidDel="00E61291">
          <w:rPr>
            <w:rFonts w:cs="B Nazanin"/>
            <w:sz w:val="24"/>
            <w:szCs w:val="24"/>
            <w:rtl/>
          </w:rPr>
          <w:delText xml:space="preserve"> </w:delText>
        </w:r>
        <w:r w:rsidRPr="00EA65EA" w:rsidDel="00E61291">
          <w:rPr>
            <w:rFonts w:cs="B Nazanin" w:hint="cs"/>
            <w:sz w:val="24"/>
            <w:szCs w:val="24"/>
            <w:rtl/>
          </w:rPr>
          <w:delText>پزشکی،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صعودی</w:delText>
        </w:r>
        <w:r w:rsidRPr="00EA65EA" w:rsidDel="00E61291">
          <w:rPr>
            <w:rFonts w:cs="B Nazanin"/>
            <w:sz w:val="24"/>
            <w:szCs w:val="24"/>
            <w:rtl/>
          </w:rPr>
          <w:delText xml:space="preserve"> </w:delText>
        </w:r>
        <w:r w:rsidRPr="00EA65EA" w:rsidDel="00E61291">
          <w:rPr>
            <w:rFonts w:cs="B Nazanin" w:hint="cs"/>
            <w:sz w:val="24"/>
            <w:szCs w:val="24"/>
            <w:rtl/>
          </w:rPr>
          <w:delText>داشته‌اند،</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حالی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موضوعاتی</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عملکرد</w:delText>
        </w:r>
        <w:r w:rsidRPr="00EA65EA" w:rsidDel="00E61291">
          <w:rPr>
            <w:rFonts w:cs="B Nazanin"/>
            <w:sz w:val="24"/>
            <w:szCs w:val="24"/>
            <w:rtl/>
          </w:rPr>
          <w:delText xml:space="preserve"> </w:delText>
        </w:r>
        <w:r w:rsidRPr="00EA65EA" w:rsidDel="00E61291">
          <w:rPr>
            <w:rFonts w:cs="B Nazanin" w:hint="cs"/>
            <w:sz w:val="24"/>
            <w:szCs w:val="24"/>
            <w:rtl/>
          </w:rPr>
          <w:delText>سازمانی،</w:delText>
        </w:r>
        <w:r w:rsidRPr="00EA65EA" w:rsidDel="00E61291">
          <w:rPr>
            <w:rFonts w:cs="B Nazanin"/>
            <w:sz w:val="24"/>
            <w:szCs w:val="24"/>
            <w:rtl/>
          </w:rPr>
          <w:delText xml:space="preserve"> </w:delText>
        </w:r>
        <w:r w:rsidRPr="00EA65EA" w:rsidDel="00E61291">
          <w:rPr>
            <w:rFonts w:cs="B Nazanin" w:hint="cs"/>
            <w:sz w:val="24"/>
            <w:szCs w:val="24"/>
            <w:rtl/>
          </w:rPr>
          <w:delText>بیمارمحوری،</w:delText>
        </w:r>
        <w:r w:rsidRPr="00EA65EA" w:rsidDel="00E61291">
          <w:rPr>
            <w:rFonts w:cs="B Nazanin"/>
            <w:sz w:val="24"/>
            <w:szCs w:val="24"/>
            <w:rtl/>
          </w:rPr>
          <w:delText xml:space="preserve"> </w:delText>
        </w:r>
        <w:r w:rsidRPr="00EA65EA" w:rsidDel="00E61291">
          <w:rPr>
            <w:rFonts w:cs="B Nazanin" w:hint="cs"/>
            <w:sz w:val="24"/>
            <w:szCs w:val="24"/>
            <w:rtl/>
          </w:rPr>
          <w:delText>فناوری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نوآوری،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مسائل</w:delText>
        </w:r>
        <w:r w:rsidRPr="00EA65EA" w:rsidDel="00E61291">
          <w:rPr>
            <w:rFonts w:cs="B Nazanin"/>
            <w:sz w:val="24"/>
            <w:szCs w:val="24"/>
            <w:rtl/>
          </w:rPr>
          <w:delText xml:space="preserve"> </w:delText>
        </w:r>
        <w:r w:rsidRPr="00EA65EA" w:rsidDel="00E61291">
          <w:rPr>
            <w:rFonts w:cs="B Nazanin" w:hint="cs"/>
            <w:sz w:val="24"/>
            <w:szCs w:val="24"/>
            <w:rtl/>
          </w:rPr>
          <w:delText>مدیریتی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نگرانی‌های</w:delText>
        </w:r>
        <w:r w:rsidRPr="00EA65EA" w:rsidDel="00E61291">
          <w:rPr>
            <w:rFonts w:cs="B Nazanin"/>
            <w:sz w:val="24"/>
            <w:szCs w:val="24"/>
            <w:rtl/>
          </w:rPr>
          <w:delText xml:space="preserve"> </w:delText>
        </w:r>
        <w:r w:rsidRPr="00EA65EA" w:rsidDel="00E61291">
          <w:rPr>
            <w:rFonts w:cs="B Nazanin" w:hint="cs"/>
            <w:sz w:val="24"/>
            <w:szCs w:val="24"/>
            <w:rtl/>
          </w:rPr>
          <w:delText>جنسیتی،</w:delText>
        </w:r>
        <w:r w:rsidRPr="00EA65EA" w:rsidDel="00E61291">
          <w:rPr>
            <w:rFonts w:cs="B Nazanin"/>
            <w:sz w:val="24"/>
            <w:szCs w:val="24"/>
            <w:rtl/>
          </w:rPr>
          <w:delText xml:space="preserve"> </w:delText>
        </w:r>
        <w:r w:rsidRPr="00EA65EA" w:rsidDel="00E61291">
          <w:rPr>
            <w:rFonts w:cs="B Nazanin" w:hint="cs"/>
            <w:sz w:val="24"/>
            <w:szCs w:val="24"/>
            <w:rtl/>
          </w:rPr>
          <w:delText>روند</w:delText>
        </w:r>
        <w:r w:rsidRPr="00EA65EA" w:rsidDel="00E61291">
          <w:rPr>
            <w:rFonts w:cs="B Nazanin"/>
            <w:sz w:val="24"/>
            <w:szCs w:val="24"/>
            <w:rtl/>
          </w:rPr>
          <w:delText xml:space="preserve"> </w:delText>
        </w:r>
        <w:r w:rsidRPr="00EA65EA" w:rsidDel="00E61291">
          <w:rPr>
            <w:rFonts w:cs="B Nazanin" w:hint="cs"/>
            <w:sz w:val="24"/>
            <w:szCs w:val="24"/>
            <w:rtl/>
          </w:rPr>
          <w:delText>نزولی</w:delText>
        </w:r>
        <w:r w:rsidRPr="00EA65EA" w:rsidDel="00E61291">
          <w:rPr>
            <w:rFonts w:cs="B Nazanin"/>
            <w:sz w:val="24"/>
            <w:szCs w:val="24"/>
            <w:rtl/>
          </w:rPr>
          <w:delText xml:space="preserve"> </w:delText>
        </w:r>
        <w:r w:rsidRPr="00EA65EA" w:rsidDel="00E61291">
          <w:rPr>
            <w:rFonts w:cs="B Nazanin" w:hint="cs"/>
            <w:sz w:val="24"/>
            <w:szCs w:val="24"/>
            <w:rtl/>
          </w:rPr>
          <w:delText>داشته‌اند</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مطالعه</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مجلات</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تحقیقاتی</w:delText>
        </w:r>
        <w:r w:rsidRPr="00EA65EA" w:rsidDel="00E61291">
          <w:rPr>
            <w:rFonts w:cs="B Nazanin"/>
            <w:sz w:val="24"/>
            <w:szCs w:val="24"/>
            <w:rtl/>
          </w:rPr>
          <w:delText xml:space="preserve"> </w:delText>
        </w:r>
        <w:r w:rsidRPr="00EA65EA" w:rsidDel="00E61291">
          <w:rPr>
            <w:rFonts w:cs="B Nazanin" w:hint="cs"/>
            <w:sz w:val="24"/>
            <w:szCs w:val="24"/>
            <w:rtl/>
          </w:rPr>
          <w:delText>ارتباط</w:delText>
        </w:r>
        <w:r w:rsidRPr="00EA65EA" w:rsidDel="00E61291">
          <w:rPr>
            <w:rFonts w:cs="B Nazanin"/>
            <w:sz w:val="24"/>
            <w:szCs w:val="24"/>
            <w:rtl/>
          </w:rPr>
          <w:delText xml:space="preserve"> </w:delText>
        </w:r>
        <w:r w:rsidRPr="00EA65EA" w:rsidDel="00E61291">
          <w:rPr>
            <w:rFonts w:cs="B Nazanin" w:hint="cs"/>
            <w:sz w:val="24"/>
            <w:szCs w:val="24"/>
            <w:rtl/>
          </w:rPr>
          <w:delText>نزدیکی</w:delText>
        </w:r>
        <w:r w:rsidRPr="00EA65EA" w:rsidDel="00E61291">
          <w:rPr>
            <w:rFonts w:cs="B Nazanin"/>
            <w:sz w:val="24"/>
            <w:szCs w:val="24"/>
            <w:rtl/>
          </w:rPr>
          <w:delText xml:space="preserve"> </w:delText>
        </w:r>
        <w:r w:rsidRPr="00EA65EA" w:rsidDel="00E61291">
          <w:rPr>
            <w:rFonts w:cs="B Nazanin" w:hint="cs"/>
            <w:sz w:val="24"/>
            <w:szCs w:val="24"/>
            <w:rtl/>
          </w:rPr>
          <w:delText>داشته‌اند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موضوعات</w:delText>
        </w:r>
        <w:r w:rsidRPr="00EA65EA" w:rsidDel="00E61291">
          <w:rPr>
            <w:rFonts w:cs="B Nazanin"/>
            <w:sz w:val="24"/>
            <w:szCs w:val="24"/>
            <w:rtl/>
          </w:rPr>
          <w:delText xml:space="preserve"> </w:delText>
        </w:r>
        <w:r w:rsidRPr="00EA65EA" w:rsidDel="00E61291">
          <w:rPr>
            <w:rFonts w:cs="B Nazanin" w:hint="cs"/>
            <w:sz w:val="24"/>
            <w:szCs w:val="24"/>
            <w:rtl/>
          </w:rPr>
          <w:delText>تحقیقاتی</w:delText>
        </w:r>
        <w:r w:rsidRPr="00EA65EA" w:rsidDel="00E61291">
          <w:rPr>
            <w:rFonts w:cs="B Nazanin"/>
            <w:sz w:val="24"/>
            <w:szCs w:val="24"/>
            <w:rtl/>
          </w:rPr>
          <w:delText xml:space="preserve"> </w:delText>
        </w:r>
        <w:r w:rsidRPr="00EA65EA" w:rsidDel="00E61291">
          <w:rPr>
            <w:rFonts w:cs="B Nazanin" w:hint="cs"/>
            <w:sz w:val="24"/>
            <w:szCs w:val="24"/>
            <w:rtl/>
          </w:rPr>
          <w:delText>نیز</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تغییرات</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محیط</w:delText>
        </w:r>
        <w:r w:rsidRPr="00EA65EA" w:rsidDel="00E61291">
          <w:rPr>
            <w:rFonts w:cs="B Nazanin"/>
            <w:sz w:val="24"/>
            <w:szCs w:val="24"/>
            <w:rtl/>
          </w:rPr>
          <w:delText xml:space="preserve"> </w:delText>
        </w:r>
        <w:r w:rsidRPr="00EA65EA" w:rsidDel="00E61291">
          <w:rPr>
            <w:rFonts w:cs="B Nazanin" w:hint="cs"/>
            <w:sz w:val="24"/>
            <w:szCs w:val="24"/>
            <w:rtl/>
          </w:rPr>
          <w:delText>مراقبت‌های</w:delText>
        </w:r>
        <w:r w:rsidRPr="00EA65EA" w:rsidDel="00E61291">
          <w:rPr>
            <w:rFonts w:cs="B Nazanin"/>
            <w:sz w:val="24"/>
            <w:szCs w:val="24"/>
            <w:rtl/>
          </w:rPr>
          <w:delText xml:space="preserve"> </w:delText>
        </w:r>
        <w:r w:rsidRPr="00EA65EA" w:rsidDel="00E61291">
          <w:rPr>
            <w:rFonts w:cs="B Nazanin" w:hint="cs"/>
            <w:sz w:val="24"/>
            <w:szCs w:val="24"/>
            <w:rtl/>
          </w:rPr>
          <w:delText>بهداشتی</w:delText>
        </w:r>
        <w:r w:rsidRPr="00EA65EA" w:rsidDel="00E61291">
          <w:rPr>
            <w:rFonts w:cs="B Nazanin"/>
            <w:sz w:val="24"/>
            <w:szCs w:val="24"/>
            <w:rtl/>
          </w:rPr>
          <w:delText xml:space="preserve"> </w:delText>
        </w:r>
        <w:r w:rsidRPr="00EA65EA" w:rsidDel="00E61291">
          <w:rPr>
            <w:rFonts w:cs="B Nazanin" w:hint="cs"/>
            <w:sz w:val="24"/>
            <w:szCs w:val="24"/>
            <w:rtl/>
          </w:rPr>
          <w:delText>تکامل</w:delText>
        </w:r>
        <w:r w:rsidRPr="00EA65EA" w:rsidDel="00E61291">
          <w:rPr>
            <w:rFonts w:cs="B Nazanin"/>
            <w:sz w:val="24"/>
            <w:szCs w:val="24"/>
            <w:rtl/>
          </w:rPr>
          <w:delText xml:space="preserve"> </w:delText>
        </w:r>
        <w:r w:rsidRPr="00EA65EA" w:rsidDel="00E61291">
          <w:rPr>
            <w:rFonts w:cs="B Nazanin" w:hint="cs"/>
            <w:sz w:val="24"/>
            <w:szCs w:val="24"/>
            <w:rtl/>
          </w:rPr>
          <w:delText>یافته‌اند</w:delText>
        </w:r>
        <w:r w:rsidRPr="00EA65EA" w:rsidDel="00E61291">
          <w:rPr>
            <w:rFonts w:cs="B Nazanin"/>
            <w:sz w:val="24"/>
            <w:szCs w:val="24"/>
            <w:rtl/>
          </w:rPr>
          <w:delText>.</w:delText>
        </w:r>
        <w:r w:rsidRPr="00EA65EA" w:rsidDel="00E61291">
          <w:rPr>
            <w:rFonts w:cs="B Nazanin" w:hint="cs"/>
            <w:sz w:val="24"/>
            <w:szCs w:val="24"/>
            <w:rtl/>
          </w:rPr>
          <w:delText xml:space="preserve"> </w:delText>
        </w:r>
        <w:r w:rsidRPr="00EA65EA" w:rsidDel="00E61291">
          <w:rPr>
            <w:rFonts w:cs="B Nazanin"/>
            <w:sz w:val="24"/>
            <w:szCs w:val="24"/>
            <w:rtl/>
          </w:rPr>
          <w:delText>{</w:delText>
        </w:r>
        <w:r w:rsidRPr="00EA65EA" w:rsidDel="00E61291">
          <w:rPr>
            <w:rFonts w:cs="B Nazanin"/>
            <w:sz w:val="24"/>
            <w:szCs w:val="24"/>
          </w:rPr>
          <w:delText>Zengul, 2022 #80</w:delText>
        </w:r>
        <w:r w:rsidRPr="00EA65EA" w:rsidDel="00E61291">
          <w:rPr>
            <w:rFonts w:cs="B Nazanin"/>
            <w:sz w:val="24"/>
            <w:szCs w:val="24"/>
            <w:rtl/>
          </w:rPr>
          <w:delText>}</w:delText>
        </w:r>
      </w:del>
    </w:p>
    <w:p w14:paraId="57E53C0C" w14:textId="30A62F83" w:rsidR="00E86CE2" w:rsidRPr="00EA65EA" w:rsidDel="00E61291" w:rsidRDefault="00E86CE2" w:rsidP="00EA65EA">
      <w:pPr>
        <w:pStyle w:val="Heading2"/>
        <w:bidi/>
        <w:jc w:val="both"/>
        <w:rPr>
          <w:del w:id="1624" w:author="غزاله عرفانیان" w:date="2025-07-01T07:36:00Z" w16du:dateUtc="2025-07-01T04:06:00Z"/>
          <w:rFonts w:cs="B Nazanin"/>
          <w:b/>
          <w:bCs/>
          <w:color w:val="0D0D0D" w:themeColor="text1" w:themeTint="F2"/>
          <w:sz w:val="24"/>
          <w:szCs w:val="24"/>
          <w:rtl/>
        </w:rPr>
      </w:pPr>
      <w:del w:id="1625" w:author="غزاله عرفانیان" w:date="2025-07-01T07:36:00Z" w16du:dateUtc="2025-07-01T04:06:00Z">
        <w:r w:rsidRPr="00EA65EA" w:rsidDel="00E61291">
          <w:rPr>
            <w:rFonts w:cs="B Nazanin" w:hint="cs"/>
            <w:b/>
            <w:bCs/>
            <w:color w:val="0D0D0D" w:themeColor="text1" w:themeTint="F2"/>
            <w:sz w:val="24"/>
            <w:szCs w:val="24"/>
            <w:rtl/>
          </w:rPr>
          <w:delText>استنتاج</w:delText>
        </w:r>
        <w:r w:rsidRPr="00EA65EA" w:rsidDel="00E61291">
          <w:rPr>
            <w:rFonts w:cs="B Nazanin"/>
            <w:b/>
            <w:bCs/>
            <w:color w:val="0D0D0D" w:themeColor="text1" w:themeTint="F2"/>
            <w:sz w:val="24"/>
            <w:szCs w:val="24"/>
            <w:rtl/>
          </w:rPr>
          <w:delText xml:space="preserve"> </w:delText>
        </w:r>
        <w:r w:rsidRPr="00EA65EA" w:rsidDel="00E61291">
          <w:rPr>
            <w:rFonts w:cs="B Nazanin" w:hint="cs"/>
            <w:b/>
            <w:bCs/>
            <w:color w:val="0D0D0D" w:themeColor="text1" w:themeTint="F2"/>
            <w:sz w:val="24"/>
            <w:szCs w:val="24"/>
            <w:rtl/>
          </w:rPr>
          <w:delText>از</w:delText>
        </w:r>
        <w:r w:rsidRPr="00EA65EA" w:rsidDel="00E61291">
          <w:rPr>
            <w:rFonts w:cs="B Nazanin"/>
            <w:b/>
            <w:bCs/>
            <w:color w:val="0D0D0D" w:themeColor="text1" w:themeTint="F2"/>
            <w:sz w:val="24"/>
            <w:szCs w:val="24"/>
            <w:rtl/>
          </w:rPr>
          <w:delText xml:space="preserve"> </w:delText>
        </w:r>
        <w:r w:rsidRPr="00EA65EA" w:rsidDel="00E61291">
          <w:rPr>
            <w:rFonts w:cs="B Nazanin" w:hint="cs"/>
            <w:b/>
            <w:bCs/>
            <w:color w:val="0D0D0D" w:themeColor="text1" w:themeTint="F2"/>
            <w:sz w:val="24"/>
            <w:szCs w:val="24"/>
            <w:rtl/>
          </w:rPr>
          <w:delText>پیشینه</w:delText>
        </w:r>
        <w:r w:rsidRPr="00EA65EA" w:rsidDel="00E61291">
          <w:rPr>
            <w:rFonts w:cs="B Nazanin"/>
            <w:b/>
            <w:bCs/>
            <w:color w:val="0D0D0D" w:themeColor="text1" w:themeTint="F2"/>
            <w:sz w:val="24"/>
            <w:szCs w:val="24"/>
            <w:rtl/>
          </w:rPr>
          <w:delText xml:space="preserve"> </w:delText>
        </w:r>
        <w:r w:rsidRPr="00EA65EA" w:rsidDel="00E61291">
          <w:rPr>
            <w:rFonts w:cs="B Nazanin" w:hint="cs"/>
            <w:b/>
            <w:bCs/>
            <w:color w:val="0D0D0D" w:themeColor="text1" w:themeTint="F2"/>
            <w:sz w:val="24"/>
            <w:szCs w:val="24"/>
            <w:rtl/>
          </w:rPr>
          <w:delText xml:space="preserve">پژوهش </w:delText>
        </w:r>
        <w:r w:rsidRPr="00EA65EA" w:rsidDel="00E61291">
          <w:rPr>
            <w:rFonts w:cs="B Nazanin"/>
            <w:b/>
            <w:bCs/>
            <w:color w:val="0D0D0D" w:themeColor="text1" w:themeTint="F2"/>
            <w:sz w:val="24"/>
            <w:szCs w:val="24"/>
          </w:rPr>
          <w:delText>:</w:delText>
        </w:r>
      </w:del>
    </w:p>
    <w:p w14:paraId="103D8648" w14:textId="24B949BB" w:rsidR="00E86CE2" w:rsidRPr="00EA65EA" w:rsidDel="00E61291" w:rsidRDefault="00E86CE2" w:rsidP="00EA65EA">
      <w:pPr>
        <w:bidi/>
        <w:spacing w:line="276" w:lineRule="auto"/>
        <w:jc w:val="both"/>
        <w:rPr>
          <w:del w:id="1626" w:author="غزاله عرفانیان" w:date="2025-07-01T07:36:00Z" w16du:dateUtc="2025-07-01T04:06:00Z"/>
          <w:rFonts w:cs="B Nazanin"/>
          <w:sz w:val="24"/>
          <w:szCs w:val="24"/>
          <w:rtl/>
        </w:rPr>
      </w:pPr>
      <w:del w:id="1627" w:author="غزاله عرفانیان" w:date="2025-07-01T07:36:00Z" w16du:dateUtc="2025-07-01T04:06:00Z">
        <w:r w:rsidRPr="00EA65EA" w:rsidDel="00E61291">
          <w:rPr>
            <w:rFonts w:cs="B Nazanin" w:hint="cs"/>
            <w:sz w:val="24"/>
            <w:szCs w:val="24"/>
            <w:rtl/>
          </w:rPr>
          <w:delText>همان طور که در پیشینه پژوه مشاهده کردیم در رشته علم اطلاعات و دانش شناسی پژوهشگران در منابع مختلفی مانند پایان نامه ها، مقالات ، کتابخانه های رقومی و غیره به بررسی سیر موضوعی ، طبقه بندی  متون و امثالهم با روش های متن کاوی و غیره پرداخته اند که در پژوهش های ، آزاد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منصوریان</w:delText>
        </w:r>
        <w:r w:rsidRPr="00EA65EA" w:rsidDel="00E61291">
          <w:rPr>
            <w:rFonts w:cs="B Nazanin"/>
            <w:sz w:val="24"/>
            <w:szCs w:val="24"/>
            <w:rtl/>
          </w:rPr>
          <w:delText xml:space="preserve"> (</w:delText>
        </w:r>
        <w:commentRangeStart w:id="1628"/>
        <w:r w:rsidRPr="00EA65EA" w:rsidDel="00E61291">
          <w:rPr>
            <w:rFonts w:cs="B Nazanin"/>
            <w:sz w:val="24"/>
            <w:szCs w:val="24"/>
            <w:rtl/>
          </w:rPr>
          <w:delText xml:space="preserve">1380)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محسن‌زاده</w:delText>
        </w:r>
        <w:r w:rsidRPr="00EA65EA" w:rsidDel="00E61291">
          <w:rPr>
            <w:rFonts w:cs="B Nazanin"/>
            <w:sz w:val="24"/>
            <w:szCs w:val="24"/>
            <w:rtl/>
          </w:rPr>
          <w:delText xml:space="preserve"> (1381) </w:delText>
        </w:r>
        <w:r w:rsidRPr="00EA65EA" w:rsidDel="00E61291">
          <w:rPr>
            <w:rFonts w:cs="B Nazanin" w:hint="cs"/>
            <w:sz w:val="24"/>
            <w:szCs w:val="24"/>
            <w:rtl/>
          </w:rPr>
          <w:delText>،حسن</w:delText>
        </w:r>
        <w:r w:rsidRPr="00EA65EA" w:rsidDel="00E61291">
          <w:rPr>
            <w:rFonts w:cs="B Nazanin"/>
            <w:sz w:val="24"/>
            <w:szCs w:val="24"/>
            <w:rtl/>
          </w:rPr>
          <w:delText xml:space="preserve"> </w:delText>
        </w:r>
        <w:r w:rsidRPr="00EA65EA" w:rsidDel="00E61291">
          <w:rPr>
            <w:rFonts w:cs="B Nazanin" w:hint="cs"/>
            <w:sz w:val="24"/>
            <w:szCs w:val="24"/>
            <w:rtl/>
          </w:rPr>
          <w:delText>زاده،</w:delText>
        </w:r>
        <w:r w:rsidRPr="00EA65EA" w:rsidDel="00E61291">
          <w:rPr>
            <w:rFonts w:cs="B Nazanin"/>
            <w:sz w:val="24"/>
            <w:szCs w:val="24"/>
            <w:rtl/>
          </w:rPr>
          <w:delText xml:space="preserve"> </w:delText>
        </w:r>
        <w:r w:rsidRPr="00EA65EA" w:rsidDel="00E61291">
          <w:rPr>
            <w:rFonts w:cs="B Nazanin" w:hint="cs"/>
            <w:sz w:val="24"/>
            <w:szCs w:val="24"/>
            <w:rtl/>
          </w:rPr>
          <w:delText>زندیان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احمدی</w:delText>
        </w:r>
        <w:r w:rsidRPr="00EA65EA" w:rsidDel="00E61291">
          <w:rPr>
            <w:rFonts w:cs="B Nazanin"/>
            <w:sz w:val="24"/>
            <w:szCs w:val="24"/>
            <w:rtl/>
          </w:rPr>
          <w:delText xml:space="preserve"> (1397)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باغمحمد</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(1399)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داستانی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همکارانش</w:delText>
        </w:r>
        <w:r w:rsidRPr="00EA65EA" w:rsidDel="00E61291">
          <w:rPr>
            <w:rFonts w:cs="B Nazanin"/>
            <w:sz w:val="24"/>
            <w:szCs w:val="24"/>
            <w:rtl/>
          </w:rPr>
          <w:delText xml:space="preserve"> (1399)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جدید</w:delText>
        </w:r>
        <w:r w:rsidRPr="00EA65EA" w:rsidDel="00E61291">
          <w:rPr>
            <w:rFonts w:cs="B Nazanin"/>
            <w:sz w:val="24"/>
            <w:szCs w:val="24"/>
            <w:rtl/>
          </w:rPr>
          <w:delText xml:space="preserve"> </w:delText>
        </w:r>
        <w:r w:rsidRPr="00EA65EA" w:rsidDel="00E61291">
          <w:rPr>
            <w:rFonts w:cs="B Nazanin" w:hint="cs"/>
            <w:sz w:val="24"/>
            <w:szCs w:val="24"/>
            <w:rtl/>
          </w:rPr>
          <w:delText>قنادی</w:delText>
        </w:r>
        <w:r w:rsidRPr="00EA65EA" w:rsidDel="00E61291">
          <w:rPr>
            <w:rFonts w:cs="B Nazanin"/>
            <w:sz w:val="24"/>
            <w:szCs w:val="24"/>
            <w:rtl/>
          </w:rPr>
          <w:delText xml:space="preserve"> </w:delText>
        </w:r>
        <w:r w:rsidRPr="00EA65EA" w:rsidDel="00E61291">
          <w:rPr>
            <w:rFonts w:cs="B Nazanin" w:hint="cs"/>
            <w:sz w:val="24"/>
            <w:szCs w:val="24"/>
            <w:rtl/>
          </w:rPr>
          <w:delText>نژاد،</w:delText>
        </w:r>
        <w:r w:rsidRPr="00EA65EA" w:rsidDel="00E61291">
          <w:rPr>
            <w:rFonts w:cs="B Nazanin"/>
            <w:sz w:val="24"/>
            <w:szCs w:val="24"/>
            <w:rtl/>
          </w:rPr>
          <w:delText xml:space="preserve"> </w:delText>
        </w:r>
        <w:r w:rsidRPr="00EA65EA" w:rsidDel="00E61291">
          <w:rPr>
            <w:rFonts w:cs="B Nazanin" w:hint="cs"/>
            <w:sz w:val="24"/>
            <w:szCs w:val="24"/>
            <w:rtl/>
          </w:rPr>
          <w:delText>عصاره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قانع</w:delText>
        </w:r>
        <w:r w:rsidRPr="00EA65EA" w:rsidDel="00E61291">
          <w:rPr>
            <w:rFonts w:cs="B Nazanin"/>
            <w:sz w:val="24"/>
            <w:szCs w:val="24"/>
            <w:rtl/>
          </w:rPr>
          <w:delText xml:space="preserve"> (1401)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توسط</w:delText>
        </w:r>
        <w:r w:rsidRPr="00EA65EA" w:rsidDel="00E61291">
          <w:rPr>
            <w:rFonts w:cs="B Nazanin"/>
            <w:sz w:val="24"/>
            <w:szCs w:val="24"/>
            <w:rtl/>
          </w:rPr>
          <w:delText xml:space="preserve"> </w:delText>
        </w:r>
        <w:r w:rsidRPr="00EA65EA" w:rsidDel="00E61291">
          <w:rPr>
            <w:rFonts w:cs="B Nazanin" w:hint="cs"/>
            <w:sz w:val="24"/>
            <w:szCs w:val="24"/>
            <w:rtl/>
          </w:rPr>
          <w:delText>عبدو</w:delText>
        </w:r>
        <w:r w:rsidRPr="00EA65EA" w:rsidDel="00E61291">
          <w:rPr>
            <w:rFonts w:cs="B Nazanin"/>
            <w:sz w:val="24"/>
            <w:szCs w:val="24"/>
            <w:rtl/>
          </w:rPr>
          <w:delText xml:space="preserve"> </w:delText>
        </w:r>
        <w:r w:rsidRPr="00EA65EA" w:rsidDel="00E61291">
          <w:rPr>
            <w:rFonts w:cs="B Nazanin" w:hint="cs"/>
            <w:sz w:val="24"/>
            <w:szCs w:val="24"/>
            <w:rtl/>
          </w:rPr>
          <w:delText>لایه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سال</w:delText>
        </w:r>
        <w:r w:rsidRPr="00EA65EA" w:rsidDel="00E61291">
          <w:rPr>
            <w:rFonts w:cs="B Nazanin"/>
            <w:sz w:val="24"/>
            <w:szCs w:val="24"/>
            <w:rtl/>
          </w:rPr>
          <w:delText xml:space="preserve"> 2002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رانا</w:delText>
        </w:r>
        <w:r w:rsidRPr="00EA65EA" w:rsidDel="00E61291">
          <w:rPr>
            <w:rFonts w:cs="B Nazanin"/>
            <w:sz w:val="24"/>
            <w:szCs w:val="24"/>
            <w:rtl/>
          </w:rPr>
          <w:delText xml:space="preserve"> </w:delText>
        </w:r>
        <w:r w:rsidRPr="00EA65EA" w:rsidDel="00E61291">
          <w:rPr>
            <w:rFonts w:cs="B Nazanin" w:hint="cs"/>
            <w:sz w:val="24"/>
            <w:szCs w:val="24"/>
            <w:rtl/>
          </w:rPr>
          <w:delText>رشما</w:delText>
        </w:r>
        <w:r w:rsidRPr="00EA65EA" w:rsidDel="00E61291">
          <w:rPr>
            <w:rFonts w:cs="B Nazanin"/>
            <w:sz w:val="24"/>
            <w:szCs w:val="24"/>
            <w:rtl/>
          </w:rPr>
          <w:delText xml:space="preserve"> (2011)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آبراهامز</w:delText>
        </w:r>
        <w:r w:rsidRPr="00EA65EA" w:rsidDel="00E61291">
          <w:rPr>
            <w:rFonts w:cs="B Nazanin"/>
            <w:sz w:val="24"/>
            <w:szCs w:val="24"/>
            <w:rtl/>
          </w:rPr>
          <w:delText xml:space="preserve"> (2016) </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جو</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کاهیل</w:delText>
        </w:r>
        <w:r w:rsidRPr="00EA65EA" w:rsidDel="00E61291">
          <w:rPr>
            <w:rFonts w:cs="B Nazanin"/>
            <w:sz w:val="24"/>
            <w:szCs w:val="24"/>
            <w:rtl/>
          </w:rPr>
          <w:delText xml:space="preserve"> (2018)</w:delText>
        </w:r>
        <w:r w:rsidRPr="00EA65EA" w:rsidDel="00E61291">
          <w:rPr>
            <w:rFonts w:cs="B Nazanin" w:hint="cs"/>
            <w:sz w:val="24"/>
            <w:szCs w:val="24"/>
            <w:rtl/>
          </w:rPr>
          <w:delText xml:space="preserve"> دیده می شود.</w:delText>
        </w:r>
      </w:del>
    </w:p>
    <w:p w14:paraId="23553D8B" w14:textId="158E90AA" w:rsidR="00E86CE2" w:rsidRPr="00EA65EA" w:rsidDel="00E61291" w:rsidRDefault="00E86CE2" w:rsidP="00EA65EA">
      <w:pPr>
        <w:bidi/>
        <w:spacing w:line="276" w:lineRule="auto"/>
        <w:jc w:val="both"/>
        <w:rPr>
          <w:del w:id="1629" w:author="غزاله عرفانیان" w:date="2025-07-01T07:36:00Z" w16du:dateUtc="2025-07-01T04:06:00Z"/>
          <w:rFonts w:cs="B Nazanin"/>
          <w:sz w:val="24"/>
          <w:szCs w:val="24"/>
          <w:rtl/>
        </w:rPr>
      </w:pPr>
      <w:del w:id="1630" w:author="غزاله عرفانیان" w:date="2025-07-01T07:36:00Z" w16du:dateUtc="2025-07-01T04:06:00Z">
        <w:r w:rsidRPr="00EA65EA" w:rsidDel="00E61291">
          <w:rPr>
            <w:rFonts w:cs="B Nazanin" w:hint="cs"/>
            <w:sz w:val="24"/>
            <w:szCs w:val="24"/>
            <w:rtl/>
          </w:rPr>
          <w:delText>بررسی پیشینه</w:delText>
        </w:r>
        <w:r w:rsidRPr="00EA65EA" w:rsidDel="00E61291">
          <w:rPr>
            <w:rFonts w:cs="B Nazanin"/>
            <w:sz w:val="24"/>
            <w:szCs w:val="24"/>
            <w:rtl/>
          </w:rPr>
          <w:delText xml:space="preserve"> </w:delText>
        </w:r>
        <w:r w:rsidRPr="00EA65EA" w:rsidDel="00E61291">
          <w:rPr>
            <w:rFonts w:cs="B Nazanin" w:hint="cs"/>
            <w:sz w:val="24"/>
            <w:szCs w:val="24"/>
            <w:rtl/>
          </w:rPr>
          <w:delText>همچنین 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سایر</w:delText>
        </w:r>
        <w:r w:rsidRPr="00EA65EA" w:rsidDel="00E61291">
          <w:rPr>
            <w:rFonts w:cs="B Nazanin"/>
            <w:sz w:val="24"/>
            <w:szCs w:val="24"/>
            <w:rtl/>
          </w:rPr>
          <w:delText xml:space="preserve"> </w:delText>
        </w:r>
        <w:r w:rsidRPr="00EA65EA" w:rsidDel="00E61291">
          <w:rPr>
            <w:rFonts w:cs="B Nazanin" w:hint="cs"/>
            <w:sz w:val="24"/>
            <w:szCs w:val="24"/>
            <w:rtl/>
          </w:rPr>
          <w:delText>حوزه‌ها و</w:delText>
        </w:r>
        <w:r w:rsidRPr="00EA65EA" w:rsidDel="00E61291">
          <w:rPr>
            <w:rFonts w:cs="B Nazanin"/>
            <w:sz w:val="24"/>
            <w:szCs w:val="24"/>
          </w:rPr>
          <w:delText xml:space="preserve"> </w:delText>
        </w:r>
        <w:r w:rsidRPr="00EA65EA" w:rsidDel="00E61291">
          <w:rPr>
            <w:rFonts w:cs="B Nazanin" w:hint="cs"/>
            <w:sz w:val="24"/>
            <w:szCs w:val="24"/>
            <w:rtl/>
          </w:rPr>
          <w:delText>علوم ،</w:delText>
        </w:r>
        <w:r w:rsidRPr="00EA65EA" w:rsidDel="00E61291">
          <w:rPr>
            <w:rFonts w:cs="B Nazanin"/>
            <w:sz w:val="24"/>
            <w:szCs w:val="24"/>
            <w:rtl/>
          </w:rPr>
          <w:delText xml:space="preserve"> </w:delText>
        </w:r>
        <w:r w:rsidRPr="00EA65EA" w:rsidDel="00E61291">
          <w:rPr>
            <w:rFonts w:cs="B Nazanin" w:hint="cs"/>
            <w:sz w:val="24"/>
            <w:szCs w:val="24"/>
            <w:rtl/>
          </w:rPr>
          <w:delText>زمینه‌ی</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جدیدی</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گونه‌ای</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خارج</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کشور</w:delText>
        </w:r>
        <w:r w:rsidRPr="00EA65EA" w:rsidDel="00E61291">
          <w:rPr>
            <w:rFonts w:cs="B Nazanin"/>
            <w:sz w:val="24"/>
            <w:szCs w:val="24"/>
            <w:rtl/>
          </w:rPr>
          <w:delText xml:space="preserve"> </w:delText>
        </w:r>
        <w:r w:rsidRPr="00EA65EA" w:rsidDel="00E61291">
          <w:rPr>
            <w:rFonts w:cs="B Nazanin" w:hint="cs"/>
            <w:sz w:val="24"/>
            <w:szCs w:val="24"/>
            <w:rtl/>
          </w:rPr>
          <w:delText>دارای</w:delText>
        </w:r>
        <w:r w:rsidRPr="00EA65EA" w:rsidDel="00E61291">
          <w:rPr>
            <w:rFonts w:cs="B Nazanin"/>
            <w:sz w:val="24"/>
            <w:szCs w:val="24"/>
            <w:rtl/>
          </w:rPr>
          <w:delText xml:space="preserve"> </w:delText>
        </w:r>
        <w:r w:rsidRPr="00EA65EA" w:rsidDel="00E61291">
          <w:rPr>
            <w:rFonts w:cs="B Nazanin" w:hint="cs"/>
            <w:sz w:val="24"/>
            <w:szCs w:val="24"/>
            <w:rtl/>
          </w:rPr>
          <w:delText>سابقه‌های</w:delText>
        </w:r>
        <w:r w:rsidRPr="00EA65EA" w:rsidDel="00E61291">
          <w:rPr>
            <w:rFonts w:cs="B Nazanin"/>
            <w:sz w:val="24"/>
            <w:szCs w:val="24"/>
            <w:rtl/>
          </w:rPr>
          <w:delText xml:space="preserve"> </w:delText>
        </w:r>
        <w:r w:rsidRPr="00EA65EA" w:rsidDel="00E61291">
          <w:rPr>
            <w:rFonts w:cs="B Nazanin" w:hint="cs"/>
            <w:sz w:val="24"/>
            <w:szCs w:val="24"/>
            <w:rtl/>
          </w:rPr>
          <w:delText>بیشتر</w:delText>
        </w:r>
        <w:r w:rsidRPr="00EA65EA" w:rsidDel="00E61291">
          <w:rPr>
            <w:rFonts w:cs="B Nazanin"/>
            <w:sz w:val="24"/>
            <w:szCs w:val="24"/>
            <w:rtl/>
          </w:rPr>
          <w:delText xml:space="preserve"> (</w:delText>
        </w:r>
        <w:r w:rsidRPr="00EA65EA" w:rsidDel="00E61291">
          <w:rPr>
            <w:rFonts w:cs="B Nazanin" w:hint="cs"/>
            <w:sz w:val="24"/>
            <w:szCs w:val="24"/>
            <w:rtl/>
          </w:rPr>
          <w:delText>حدود</w:delText>
        </w:r>
        <w:r w:rsidRPr="00EA65EA" w:rsidDel="00E61291">
          <w:rPr>
            <w:rFonts w:cs="B Nazanin"/>
            <w:sz w:val="24"/>
            <w:szCs w:val="24"/>
            <w:rtl/>
          </w:rPr>
          <w:delText xml:space="preserve"> 10 </w:delText>
        </w:r>
        <w:r w:rsidRPr="00EA65EA" w:rsidDel="00E61291">
          <w:rPr>
            <w:rFonts w:cs="B Nazanin" w:hint="cs"/>
            <w:sz w:val="24"/>
            <w:szCs w:val="24"/>
            <w:rtl/>
          </w:rPr>
          <w:delText>سال</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ایران</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سابقه</w:delText>
        </w:r>
        <w:r w:rsidRPr="00EA65EA" w:rsidDel="00E61291">
          <w:rPr>
            <w:rFonts w:cs="B Nazanin"/>
            <w:sz w:val="24"/>
            <w:szCs w:val="24"/>
            <w:rtl/>
          </w:rPr>
          <w:delText xml:space="preserve"> </w:delText>
        </w:r>
        <w:r w:rsidRPr="00EA65EA" w:rsidDel="00E61291">
          <w:rPr>
            <w:rFonts w:cs="B Nazanin" w:hint="cs"/>
            <w:sz w:val="24"/>
            <w:szCs w:val="24"/>
            <w:rtl/>
          </w:rPr>
          <w:delText>کمتر</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5 </w:delText>
        </w:r>
        <w:r w:rsidRPr="00EA65EA" w:rsidDel="00E61291">
          <w:rPr>
            <w:rFonts w:cs="B Nazanin" w:hint="cs"/>
            <w:sz w:val="24"/>
            <w:szCs w:val="24"/>
            <w:rtl/>
          </w:rPr>
          <w:delText>سال</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رو،</w:delText>
        </w:r>
        <w:r w:rsidRPr="00EA65EA" w:rsidDel="00E61291">
          <w:rPr>
            <w:rFonts w:cs="B Nazanin"/>
            <w:sz w:val="24"/>
            <w:szCs w:val="24"/>
            <w:rtl/>
          </w:rPr>
          <w:delText xml:space="preserve"> </w:delText>
        </w:r>
        <w:r w:rsidRPr="00EA65EA" w:rsidDel="00E61291">
          <w:rPr>
            <w:rFonts w:cs="B Nazanin" w:hint="cs"/>
            <w:sz w:val="24"/>
            <w:szCs w:val="24"/>
            <w:rtl/>
          </w:rPr>
          <w:delText>همچنان</w:delText>
        </w:r>
        <w:r w:rsidRPr="00EA65EA" w:rsidDel="00E61291">
          <w:rPr>
            <w:rFonts w:cs="B Nazanin"/>
            <w:sz w:val="24"/>
            <w:szCs w:val="24"/>
            <w:rtl/>
          </w:rPr>
          <w:delText xml:space="preserve"> </w:delText>
        </w:r>
        <w:r w:rsidRPr="00EA65EA" w:rsidDel="00E61291">
          <w:rPr>
            <w:rFonts w:cs="B Nazanin" w:hint="cs"/>
            <w:sz w:val="24"/>
            <w:szCs w:val="24"/>
            <w:rtl/>
          </w:rPr>
          <w:delText>می‌توان</w:delText>
        </w:r>
        <w:r w:rsidRPr="00EA65EA" w:rsidDel="00E61291">
          <w:rPr>
            <w:rFonts w:cs="B Nazanin"/>
            <w:sz w:val="24"/>
            <w:szCs w:val="24"/>
            <w:rtl/>
          </w:rPr>
          <w:delText xml:space="preserve"> </w:delText>
        </w:r>
        <w:r w:rsidRPr="00EA65EA" w:rsidDel="00E61291">
          <w:rPr>
            <w:rFonts w:cs="B Nazanin" w:hint="cs"/>
            <w:sz w:val="24"/>
            <w:szCs w:val="24"/>
            <w:rtl/>
          </w:rPr>
          <w:delText>با</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مطالعات</w:delText>
        </w:r>
        <w:r w:rsidRPr="00EA65EA" w:rsidDel="00E61291">
          <w:rPr>
            <w:rFonts w:cs="B Nazanin"/>
            <w:sz w:val="24"/>
            <w:szCs w:val="24"/>
            <w:rtl/>
          </w:rPr>
          <w:delText xml:space="preserve"> </w:delText>
        </w:r>
        <w:r w:rsidRPr="00EA65EA" w:rsidDel="00E61291">
          <w:rPr>
            <w:rFonts w:cs="B Nazanin" w:hint="cs"/>
            <w:sz w:val="24"/>
            <w:szCs w:val="24"/>
            <w:rtl/>
          </w:rPr>
          <w:delText>پژوهشی</w:delText>
        </w:r>
        <w:r w:rsidRPr="00EA65EA" w:rsidDel="00E61291">
          <w:rPr>
            <w:rFonts w:cs="B Nazanin"/>
            <w:sz w:val="24"/>
            <w:szCs w:val="24"/>
            <w:rtl/>
          </w:rPr>
          <w:delText xml:space="preserve"> </w:delText>
        </w:r>
        <w:r w:rsidRPr="00EA65EA" w:rsidDel="00E61291">
          <w:rPr>
            <w:rFonts w:cs="B Nazanin" w:hint="cs"/>
            <w:sz w:val="24"/>
            <w:szCs w:val="24"/>
            <w:rtl/>
          </w:rPr>
          <w:delText>جدیدی</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داد</w:delText>
        </w:r>
        <w:r w:rsidRPr="00EA65EA" w:rsidDel="00E61291">
          <w:rPr>
            <w:rFonts w:cs="B Nazanin"/>
            <w:sz w:val="24"/>
            <w:szCs w:val="24"/>
            <w:rtl/>
          </w:rPr>
          <w:delText xml:space="preserve">. </w:delText>
        </w:r>
        <w:r w:rsidRPr="00EA65EA" w:rsidDel="00E61291">
          <w:rPr>
            <w:rFonts w:cs="B Nazanin" w:hint="cs"/>
            <w:sz w:val="24"/>
            <w:szCs w:val="24"/>
            <w:rtl/>
          </w:rPr>
          <w:delText>همچنین</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روش‌شناسی</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بررسی</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می‌دهد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هانگ</w:delText>
        </w:r>
        <w:r w:rsidRPr="00EA65EA" w:rsidDel="00E61291">
          <w:rPr>
            <w:rFonts w:cs="B Nazanin"/>
            <w:sz w:val="24"/>
            <w:szCs w:val="24"/>
            <w:rtl/>
          </w:rPr>
          <w:delText xml:space="preserve"> (2010)</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یو</w:delText>
        </w:r>
        <w:r w:rsidRPr="00EA65EA" w:rsidDel="00E61291">
          <w:rPr>
            <w:rFonts w:cs="B Nazanin"/>
            <w:sz w:val="24"/>
            <w:szCs w:val="24"/>
            <w:rtl/>
          </w:rPr>
          <w:delText xml:space="preserve"> (2017)</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لیو</w:delText>
        </w:r>
        <w:r w:rsidRPr="00EA65EA" w:rsidDel="00E61291">
          <w:rPr>
            <w:rFonts w:cs="B Nazanin"/>
            <w:sz w:val="24"/>
            <w:szCs w:val="24"/>
            <w:rtl/>
          </w:rPr>
          <w:delText xml:space="preserve"> (2009)</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سهرابی</w:delText>
        </w:r>
        <w:r w:rsidRPr="00EA65EA" w:rsidDel="00E61291">
          <w:rPr>
            <w:rFonts w:cs="B Nazanin"/>
            <w:sz w:val="24"/>
            <w:szCs w:val="24"/>
            <w:rtl/>
          </w:rPr>
          <w:delText xml:space="preserve"> (1395)</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خط‌یر</w:delText>
        </w:r>
        <w:r w:rsidRPr="00EA65EA" w:rsidDel="00E61291">
          <w:rPr>
            <w:rFonts w:cs="B Nazanin"/>
            <w:sz w:val="24"/>
            <w:szCs w:val="24"/>
            <w:rtl/>
          </w:rPr>
          <w:delText xml:space="preserve"> (1397)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شکوهیان</w:delText>
        </w:r>
        <w:r w:rsidRPr="00EA65EA" w:rsidDel="00E61291">
          <w:rPr>
            <w:rFonts w:cs="B Nazanin"/>
            <w:sz w:val="24"/>
            <w:szCs w:val="24"/>
            <w:rtl/>
          </w:rPr>
          <w:delText xml:space="preserve"> (1398)</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رویکرد</w:delText>
        </w:r>
        <w:r w:rsidRPr="00EA65EA" w:rsidDel="00E61291">
          <w:rPr>
            <w:rFonts w:cs="B Nazanin"/>
            <w:sz w:val="24"/>
            <w:szCs w:val="24"/>
            <w:rtl/>
          </w:rPr>
          <w:delText xml:space="preserve"> </w:delText>
        </w:r>
        <w:r w:rsidRPr="00EA65EA" w:rsidDel="00E61291">
          <w:rPr>
            <w:rFonts w:cs="B Nazanin" w:hint="cs"/>
            <w:sz w:val="24"/>
            <w:szCs w:val="24"/>
            <w:rtl/>
          </w:rPr>
          <w:delText>تجزیه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متن</w:delText>
        </w:r>
        <w:r w:rsidRPr="00EA65EA" w:rsidDel="00E61291">
          <w:rPr>
            <w:rFonts w:cs="B Nazanin"/>
            <w:sz w:val="24"/>
            <w:szCs w:val="24"/>
            <w:rtl/>
          </w:rPr>
          <w:delText xml:space="preserve"> </w:delText>
        </w:r>
        <w:r w:rsidRPr="00EA65EA" w:rsidDel="00E61291">
          <w:rPr>
            <w:rFonts w:cs="B Nazanin" w:hint="cs"/>
            <w:sz w:val="24"/>
            <w:szCs w:val="24"/>
            <w:rtl/>
          </w:rPr>
          <w:delText>کامل</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همراه</w:delText>
        </w:r>
        <w:r w:rsidRPr="00EA65EA" w:rsidDel="00E61291">
          <w:rPr>
            <w:rFonts w:cs="B Nazanin"/>
            <w:sz w:val="24"/>
            <w:szCs w:val="24"/>
            <w:rtl/>
          </w:rPr>
          <w:delText xml:space="preserve"> </w:delText>
        </w:r>
        <w:r w:rsidRPr="00EA65EA" w:rsidDel="00E61291">
          <w:rPr>
            <w:rFonts w:cs="B Nazanin" w:hint="cs"/>
            <w:sz w:val="24"/>
            <w:szCs w:val="24"/>
            <w:rtl/>
          </w:rPr>
          <w:delText>روش‌های</w:delText>
        </w:r>
        <w:r w:rsidRPr="00EA65EA" w:rsidDel="00E61291">
          <w:rPr>
            <w:rFonts w:cs="B Nazanin"/>
            <w:sz w:val="24"/>
            <w:szCs w:val="24"/>
            <w:rtl/>
          </w:rPr>
          <w:delText xml:space="preserve"> </w:delText>
        </w:r>
        <w:r w:rsidRPr="00EA65EA" w:rsidDel="00E61291">
          <w:rPr>
            <w:rFonts w:cs="B Nazanin" w:hint="cs"/>
            <w:sz w:val="24"/>
            <w:szCs w:val="24"/>
            <w:rtl/>
          </w:rPr>
          <w:delText>کتاب‌سنجی</w:delText>
        </w:r>
        <w:r w:rsidRPr="00EA65EA" w:rsidDel="00E61291">
          <w:rPr>
            <w:rFonts w:cs="B Nazanin"/>
            <w:sz w:val="24"/>
            <w:szCs w:val="24"/>
            <w:rtl/>
          </w:rPr>
          <w:delText xml:space="preserve"> </w:delText>
        </w:r>
        <w:r w:rsidRPr="00EA65EA" w:rsidDel="00E61291">
          <w:rPr>
            <w:rFonts w:cs="B Nazanin" w:hint="cs"/>
            <w:sz w:val="24"/>
            <w:szCs w:val="24"/>
            <w:rtl/>
          </w:rPr>
          <w:delText>مورد</w:delText>
        </w:r>
        <w:r w:rsidRPr="00EA65EA" w:rsidDel="00E61291">
          <w:rPr>
            <w:rFonts w:cs="B Nazanin"/>
            <w:sz w:val="24"/>
            <w:szCs w:val="24"/>
            <w:rtl/>
          </w:rPr>
          <w:delText xml:space="preserve"> </w:delText>
        </w:r>
        <w:r w:rsidRPr="00EA65EA" w:rsidDel="00E61291">
          <w:rPr>
            <w:rFonts w:cs="B Nazanin" w:hint="cs"/>
            <w:sz w:val="24"/>
            <w:szCs w:val="24"/>
            <w:rtl/>
          </w:rPr>
          <w:delText>استفاده</w:delText>
        </w:r>
        <w:r w:rsidRPr="00EA65EA" w:rsidDel="00E61291">
          <w:rPr>
            <w:rFonts w:cs="B Nazanin"/>
            <w:sz w:val="24"/>
            <w:szCs w:val="24"/>
            <w:rtl/>
          </w:rPr>
          <w:delText xml:space="preserve"> </w:delText>
        </w:r>
        <w:r w:rsidRPr="00EA65EA" w:rsidDel="00E61291">
          <w:rPr>
            <w:rFonts w:cs="B Nazanin" w:hint="cs"/>
            <w:sz w:val="24"/>
            <w:szCs w:val="24"/>
            <w:rtl/>
          </w:rPr>
          <w:delText>قرار</w:delText>
        </w:r>
        <w:r w:rsidRPr="00EA65EA" w:rsidDel="00E61291">
          <w:rPr>
            <w:rFonts w:cs="B Nazanin"/>
            <w:sz w:val="24"/>
            <w:szCs w:val="24"/>
            <w:rtl/>
          </w:rPr>
          <w:delText xml:space="preserve"> </w:delText>
        </w:r>
        <w:r w:rsidRPr="00EA65EA" w:rsidDel="00E61291">
          <w:rPr>
            <w:rFonts w:cs="B Nazanin" w:hint="cs"/>
            <w:sz w:val="24"/>
            <w:szCs w:val="24"/>
            <w:rtl/>
          </w:rPr>
          <w:delText>گرفته</w:delText>
        </w:r>
        <w:r w:rsidRPr="00EA65EA" w:rsidDel="00E61291">
          <w:rPr>
            <w:rFonts w:cs="B Nazanin"/>
            <w:sz w:val="24"/>
            <w:szCs w:val="24"/>
            <w:rtl/>
          </w:rPr>
          <w:delText xml:space="preserve"> </w:delText>
        </w:r>
        <w:r w:rsidRPr="00EA65EA" w:rsidDel="00E61291">
          <w:rPr>
            <w:rFonts w:cs="B Nazanin" w:hint="cs"/>
            <w:sz w:val="24"/>
            <w:szCs w:val="24"/>
            <w:rtl/>
          </w:rPr>
          <w:delText>است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در</w:delText>
        </w:r>
        <w:r w:rsidRPr="00EA65EA" w:rsidDel="00E61291">
          <w:rPr>
            <w:rFonts w:cs="B Nazanin"/>
            <w:sz w:val="24"/>
            <w:szCs w:val="24"/>
            <w:rtl/>
          </w:rPr>
          <w:delText xml:space="preserve"> </w:delText>
        </w:r>
        <w:r w:rsidRPr="00EA65EA" w:rsidDel="00E61291">
          <w:rPr>
            <w:rFonts w:cs="B Nazanin" w:hint="cs"/>
            <w:sz w:val="24"/>
            <w:szCs w:val="24"/>
            <w:rtl/>
          </w:rPr>
          <w:delText>برخی</w:delText>
        </w:r>
        <w:r w:rsidRPr="00EA65EA" w:rsidDel="00E61291">
          <w:rPr>
            <w:rFonts w:cs="B Nazanin"/>
            <w:sz w:val="24"/>
            <w:szCs w:val="24"/>
            <w:rtl/>
          </w:rPr>
          <w:delText xml:space="preserve"> </w:delText>
        </w:r>
        <w:r w:rsidRPr="00EA65EA" w:rsidDel="00E61291">
          <w:rPr>
            <w:rFonts w:cs="B Nazanin" w:hint="cs"/>
            <w:sz w:val="24"/>
            <w:szCs w:val="24"/>
            <w:rtl/>
          </w:rPr>
          <w:delText>دیگر</w:delText>
        </w:r>
        <w:r w:rsidRPr="00EA65EA" w:rsidDel="00E61291">
          <w:rPr>
            <w:rFonts w:cs="B Nazanin"/>
            <w:sz w:val="24"/>
            <w:szCs w:val="24"/>
            <w:rtl/>
          </w:rPr>
          <w:delText xml:space="preserve"> </w:delText>
        </w:r>
        <w:r w:rsidRPr="00EA65EA" w:rsidDel="00E61291">
          <w:rPr>
            <w:rFonts w:cs="B Nazanin" w:hint="cs"/>
            <w:sz w:val="24"/>
            <w:szCs w:val="24"/>
            <w:rtl/>
          </w:rPr>
          <w:delText>مانند</w:delText>
        </w:r>
        <w:r w:rsidRPr="00EA65EA" w:rsidDel="00E61291">
          <w:rPr>
            <w:rFonts w:cs="B Nazanin"/>
            <w:sz w:val="24"/>
            <w:szCs w:val="24"/>
            <w:rtl/>
          </w:rPr>
          <w:delText xml:space="preserve"> </w:delText>
        </w:r>
        <w:r w:rsidRPr="00EA65EA" w:rsidDel="00E61291">
          <w:rPr>
            <w:rFonts w:cs="B Nazanin" w:hint="cs"/>
            <w:sz w:val="24"/>
            <w:szCs w:val="24"/>
            <w:rtl/>
          </w:rPr>
          <w:delText>جانگ</w:delText>
        </w:r>
        <w:r w:rsidRPr="00EA65EA" w:rsidDel="00E61291">
          <w:rPr>
            <w:rFonts w:cs="B Nazanin"/>
            <w:sz w:val="24"/>
            <w:szCs w:val="24"/>
            <w:rtl/>
          </w:rPr>
          <w:delText xml:space="preserve"> (2020)</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کشاورزیان</w:delText>
        </w:r>
        <w:r w:rsidRPr="00EA65EA" w:rsidDel="00E61291">
          <w:rPr>
            <w:rFonts w:cs="B Nazanin"/>
            <w:sz w:val="24"/>
            <w:szCs w:val="24"/>
            <w:rtl/>
          </w:rPr>
          <w:delText xml:space="preserve"> (1396)</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رئیسی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انانی</w:delText>
        </w:r>
        <w:r w:rsidRPr="00EA65EA" w:rsidDel="00E61291">
          <w:rPr>
            <w:rFonts w:cs="B Nazanin"/>
            <w:sz w:val="24"/>
            <w:szCs w:val="24"/>
            <w:rtl/>
          </w:rPr>
          <w:delText xml:space="preserve"> (1397)</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حسن‌زاده</w:delText>
        </w:r>
        <w:r w:rsidRPr="00EA65EA" w:rsidDel="00E61291">
          <w:rPr>
            <w:rFonts w:cs="B Nazanin"/>
            <w:sz w:val="24"/>
            <w:szCs w:val="24"/>
            <w:rtl/>
          </w:rPr>
          <w:delText xml:space="preserve"> (1397)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دهدشتی</w:delText>
        </w:r>
        <w:r w:rsidRPr="00EA65EA" w:rsidDel="00E61291">
          <w:rPr>
            <w:rFonts w:cs="B Nazanin"/>
            <w:sz w:val="24"/>
            <w:szCs w:val="24"/>
            <w:rtl/>
          </w:rPr>
          <w:delText xml:space="preserve"> (1398)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فنون</w:delText>
        </w:r>
        <w:r w:rsidRPr="00EA65EA" w:rsidDel="00E61291">
          <w:rPr>
            <w:rFonts w:cs="B Nazanin"/>
            <w:sz w:val="24"/>
            <w:szCs w:val="24"/>
            <w:rtl/>
          </w:rPr>
          <w:delText xml:space="preserve"> </w:delText>
        </w:r>
        <w:r w:rsidRPr="00EA65EA" w:rsidDel="00E61291">
          <w:rPr>
            <w:rFonts w:cs="B Nazanin" w:hint="cs"/>
            <w:sz w:val="24"/>
            <w:szCs w:val="24"/>
            <w:rtl/>
          </w:rPr>
          <w:delText>آن</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تنهایی</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به</w:delText>
        </w:r>
        <w:r w:rsidRPr="00EA65EA" w:rsidDel="00E61291">
          <w:rPr>
            <w:rFonts w:cs="B Nazanin"/>
            <w:sz w:val="24"/>
            <w:szCs w:val="24"/>
            <w:rtl/>
          </w:rPr>
          <w:delText xml:space="preserve"> </w:delText>
        </w:r>
        <w:r w:rsidRPr="00EA65EA" w:rsidDel="00E61291">
          <w:rPr>
            <w:rFonts w:cs="B Nazanin" w:hint="cs"/>
            <w:sz w:val="24"/>
            <w:szCs w:val="24"/>
            <w:rtl/>
          </w:rPr>
          <w:delText>طور</w:delText>
        </w:r>
        <w:r w:rsidRPr="00EA65EA" w:rsidDel="00E61291">
          <w:rPr>
            <w:rFonts w:cs="B Nazanin"/>
            <w:sz w:val="24"/>
            <w:szCs w:val="24"/>
            <w:rtl/>
          </w:rPr>
          <w:delText xml:space="preserve"> </w:delText>
        </w:r>
        <w:r w:rsidRPr="00EA65EA" w:rsidDel="00E61291">
          <w:rPr>
            <w:rFonts w:cs="B Nazanin" w:hint="cs"/>
            <w:sz w:val="24"/>
            <w:szCs w:val="24"/>
            <w:rtl/>
          </w:rPr>
          <w:delText>مستقل</w:delText>
        </w:r>
        <w:r w:rsidRPr="00EA65EA" w:rsidDel="00E61291">
          <w:rPr>
            <w:rFonts w:cs="B Nazanin"/>
            <w:sz w:val="24"/>
            <w:szCs w:val="24"/>
            <w:rtl/>
          </w:rPr>
          <w:delText xml:space="preserve"> </w:delText>
        </w:r>
        <w:r w:rsidRPr="00EA65EA" w:rsidDel="00E61291">
          <w:rPr>
            <w:rFonts w:cs="B Nazanin" w:hint="cs"/>
            <w:sz w:val="24"/>
            <w:szCs w:val="24"/>
            <w:rtl/>
          </w:rPr>
          <w:delText>بهره‌گرفته‌اند</w:delText>
        </w:r>
        <w:r w:rsidRPr="00EA65EA" w:rsidDel="00E61291">
          <w:rPr>
            <w:rFonts w:cs="B Nazanin"/>
            <w:sz w:val="24"/>
            <w:szCs w:val="24"/>
            <w:rtl/>
          </w:rPr>
          <w:delText xml:space="preserve">. </w:delText>
        </w:r>
        <w:r w:rsidRPr="00EA65EA" w:rsidDel="00E61291">
          <w:rPr>
            <w:rFonts w:cs="B Nazanin" w:hint="cs"/>
            <w:sz w:val="24"/>
            <w:szCs w:val="24"/>
            <w:rtl/>
          </w:rPr>
          <w:delText>البته</w:delText>
        </w:r>
        <w:r w:rsidRPr="00EA65EA" w:rsidDel="00E61291">
          <w:rPr>
            <w:rFonts w:cs="B Nazanin"/>
            <w:sz w:val="24"/>
            <w:szCs w:val="24"/>
            <w:rtl/>
          </w:rPr>
          <w:delText xml:space="preserve"> </w:delText>
        </w:r>
        <w:r w:rsidRPr="00EA65EA" w:rsidDel="00E61291">
          <w:rPr>
            <w:rFonts w:cs="B Nazanin" w:hint="cs"/>
            <w:sz w:val="24"/>
            <w:szCs w:val="24"/>
            <w:rtl/>
          </w:rPr>
          <w:delText>پژوهش‌های</w:delText>
        </w:r>
        <w:r w:rsidRPr="00EA65EA" w:rsidDel="00E61291">
          <w:rPr>
            <w:rFonts w:cs="B Nazanin"/>
            <w:sz w:val="24"/>
            <w:szCs w:val="24"/>
            <w:rtl/>
          </w:rPr>
          <w:delText xml:space="preserve"> </w:delText>
        </w:r>
        <w:r w:rsidRPr="00EA65EA" w:rsidDel="00E61291">
          <w:rPr>
            <w:rFonts w:cs="B Nazanin" w:hint="cs"/>
            <w:sz w:val="24"/>
            <w:szCs w:val="24"/>
            <w:rtl/>
          </w:rPr>
          <w:delText>کوفوگیاناکیس</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همکاران</w:delText>
        </w:r>
        <w:r w:rsidRPr="00EA65EA" w:rsidDel="00E61291">
          <w:rPr>
            <w:rFonts w:cs="B Nazanin"/>
            <w:sz w:val="24"/>
            <w:szCs w:val="24"/>
            <w:rtl/>
          </w:rPr>
          <w:delText xml:space="preserve"> (2004)</w:delText>
        </w:r>
        <w:r w:rsidRPr="00EA65EA" w:rsidDel="00E61291">
          <w:rPr>
            <w:rFonts w:cs="B Nazanin" w:hint="cs"/>
            <w:sz w:val="24"/>
            <w:szCs w:val="24"/>
            <w:rtl/>
          </w:rPr>
          <w:delText>،</w:delText>
        </w:r>
        <w:r w:rsidRPr="00EA65EA" w:rsidDel="00E61291">
          <w:rPr>
            <w:rFonts w:cs="B Nazanin"/>
            <w:sz w:val="24"/>
            <w:szCs w:val="24"/>
            <w:rtl/>
          </w:rPr>
          <w:delText xml:space="preserve"> </w:delText>
        </w:r>
        <w:r w:rsidRPr="00EA65EA" w:rsidDel="00E61291">
          <w:rPr>
            <w:rFonts w:cs="B Nazanin" w:hint="cs"/>
            <w:sz w:val="24"/>
            <w:szCs w:val="24"/>
            <w:rtl/>
          </w:rPr>
          <w:delText>سهرا</w:delText>
        </w:r>
        <w:commentRangeEnd w:id="1628"/>
        <w:r w:rsidR="00D044CF" w:rsidDel="00E61291">
          <w:rPr>
            <w:rStyle w:val="CommentReference"/>
            <w:rtl/>
          </w:rPr>
          <w:commentReference w:id="1628"/>
        </w:r>
        <w:r w:rsidRPr="00EA65EA" w:rsidDel="00E61291">
          <w:rPr>
            <w:rFonts w:cs="B Nazanin" w:hint="cs"/>
            <w:sz w:val="24"/>
            <w:szCs w:val="24"/>
            <w:rtl/>
          </w:rPr>
          <w:delText>بی،</w:delText>
        </w:r>
        <w:r w:rsidRPr="00EA65EA" w:rsidDel="00E61291">
          <w:rPr>
            <w:rFonts w:cs="B Nazanin"/>
            <w:sz w:val="24"/>
            <w:szCs w:val="24"/>
            <w:rtl/>
          </w:rPr>
          <w:delText xml:space="preserve"> </w:delText>
        </w:r>
        <w:r w:rsidRPr="00EA65EA" w:rsidDel="00E61291">
          <w:rPr>
            <w:rFonts w:cs="B Nazanin" w:hint="cs"/>
            <w:sz w:val="24"/>
            <w:szCs w:val="24"/>
            <w:rtl/>
          </w:rPr>
          <w:delText>حسن‌زاده</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دهدشتی</w:delText>
        </w:r>
        <w:r w:rsidRPr="00EA65EA" w:rsidDel="00E61291">
          <w:rPr>
            <w:rFonts w:cs="B Nazanin"/>
            <w:sz w:val="24"/>
            <w:szCs w:val="24"/>
            <w:rtl/>
          </w:rPr>
          <w:delText xml:space="preserve"> </w:delText>
        </w:r>
        <w:r w:rsidRPr="00EA65EA" w:rsidDel="00E61291">
          <w:rPr>
            <w:rFonts w:cs="B Nazanin" w:hint="cs"/>
            <w:sz w:val="24"/>
            <w:szCs w:val="24"/>
            <w:rtl/>
          </w:rPr>
          <w:delText>نشان</w:delText>
        </w:r>
        <w:r w:rsidRPr="00EA65EA" w:rsidDel="00E61291">
          <w:rPr>
            <w:rFonts w:cs="B Nazanin"/>
            <w:sz w:val="24"/>
            <w:szCs w:val="24"/>
            <w:rtl/>
          </w:rPr>
          <w:delText xml:space="preserve"> </w:delText>
        </w:r>
        <w:r w:rsidRPr="00EA65EA" w:rsidDel="00E61291">
          <w:rPr>
            <w:rFonts w:cs="B Nazanin" w:hint="cs"/>
            <w:sz w:val="24"/>
            <w:szCs w:val="24"/>
            <w:rtl/>
          </w:rPr>
          <w:delText>دادند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آنها</w:delText>
        </w:r>
        <w:r w:rsidRPr="00EA65EA" w:rsidDel="00E61291">
          <w:rPr>
            <w:rFonts w:cs="B Nazanin"/>
            <w:sz w:val="24"/>
            <w:szCs w:val="24"/>
            <w:rtl/>
          </w:rPr>
          <w:delText xml:space="preserve"> </w:delText>
        </w:r>
        <w:r w:rsidRPr="00EA65EA" w:rsidDel="00E61291">
          <w:rPr>
            <w:rFonts w:cs="B Nazanin" w:hint="cs"/>
            <w:sz w:val="24"/>
            <w:szCs w:val="24"/>
            <w:rtl/>
          </w:rPr>
          <w:delText>از</w:delText>
        </w:r>
        <w:r w:rsidRPr="00EA65EA" w:rsidDel="00E61291">
          <w:rPr>
            <w:rFonts w:cs="B Nazanin"/>
            <w:sz w:val="24"/>
            <w:szCs w:val="24"/>
            <w:rtl/>
          </w:rPr>
          <w:delText xml:space="preserve"> </w:delText>
        </w:r>
        <w:r w:rsidRPr="00EA65EA" w:rsidDel="00E61291">
          <w:rPr>
            <w:rFonts w:cs="B Nazanin" w:hint="cs"/>
            <w:sz w:val="24"/>
            <w:szCs w:val="24"/>
            <w:rtl/>
          </w:rPr>
          <w:delText>میان</w:delText>
        </w:r>
        <w:r w:rsidRPr="00EA65EA" w:rsidDel="00E61291">
          <w:rPr>
            <w:rFonts w:cs="B Nazanin"/>
            <w:sz w:val="24"/>
            <w:szCs w:val="24"/>
            <w:rtl/>
          </w:rPr>
          <w:delText xml:space="preserve"> </w:delText>
        </w:r>
        <w:r w:rsidRPr="00EA65EA" w:rsidDel="00E61291">
          <w:rPr>
            <w:rFonts w:cs="B Nazanin" w:hint="cs"/>
            <w:sz w:val="24"/>
            <w:szCs w:val="24"/>
            <w:rtl/>
          </w:rPr>
          <w:delText>انواع</w:delText>
        </w:r>
        <w:r w:rsidRPr="00EA65EA" w:rsidDel="00E61291">
          <w:rPr>
            <w:rFonts w:cs="B Nazanin"/>
            <w:sz w:val="24"/>
            <w:szCs w:val="24"/>
            <w:rtl/>
          </w:rPr>
          <w:delText xml:space="preserve"> </w:delText>
        </w:r>
        <w:r w:rsidRPr="00EA65EA" w:rsidDel="00E61291">
          <w:rPr>
            <w:rFonts w:cs="B Nazanin" w:hint="cs"/>
            <w:sz w:val="24"/>
            <w:szCs w:val="24"/>
            <w:rtl/>
          </w:rPr>
          <w:delText>فنون</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تحلیل</w:delText>
        </w:r>
        <w:r w:rsidRPr="00EA65EA" w:rsidDel="00E61291">
          <w:rPr>
            <w:rFonts w:cs="B Nazanin"/>
            <w:sz w:val="24"/>
            <w:szCs w:val="24"/>
            <w:rtl/>
          </w:rPr>
          <w:delText xml:space="preserve"> </w:delText>
        </w:r>
        <w:r w:rsidRPr="00EA65EA" w:rsidDel="00E61291">
          <w:rPr>
            <w:rFonts w:cs="B Nazanin" w:hint="cs"/>
            <w:sz w:val="24"/>
            <w:szCs w:val="24"/>
            <w:rtl/>
          </w:rPr>
          <w:delText>محتوا</w:delText>
        </w:r>
        <w:r w:rsidRPr="00EA65EA" w:rsidDel="00E61291">
          <w:rPr>
            <w:rFonts w:cs="B Nazanin"/>
            <w:sz w:val="24"/>
            <w:szCs w:val="24"/>
            <w:rtl/>
          </w:rPr>
          <w:delText xml:space="preserve"> </w:delText>
        </w:r>
        <w:r w:rsidRPr="00EA65EA" w:rsidDel="00E61291">
          <w:rPr>
            <w:rFonts w:cs="B Nazanin" w:hint="cs"/>
            <w:sz w:val="24"/>
            <w:szCs w:val="24"/>
            <w:rtl/>
          </w:rPr>
          <w:delText>را</w:delText>
        </w:r>
        <w:r w:rsidRPr="00EA65EA" w:rsidDel="00E61291">
          <w:rPr>
            <w:rFonts w:cs="B Nazanin"/>
            <w:sz w:val="24"/>
            <w:szCs w:val="24"/>
            <w:rtl/>
          </w:rPr>
          <w:delText xml:space="preserve"> </w:delText>
        </w:r>
        <w:r w:rsidRPr="00EA65EA" w:rsidDel="00E61291">
          <w:rPr>
            <w:rFonts w:cs="B Nazanin" w:hint="cs"/>
            <w:sz w:val="24"/>
            <w:szCs w:val="24"/>
            <w:rtl/>
          </w:rPr>
          <w:delText>روشی</w:delText>
        </w:r>
        <w:r w:rsidRPr="00EA65EA" w:rsidDel="00E61291">
          <w:rPr>
            <w:rFonts w:cs="B Nazanin"/>
            <w:sz w:val="24"/>
            <w:szCs w:val="24"/>
            <w:rtl/>
          </w:rPr>
          <w:delText xml:space="preserve"> </w:delText>
        </w:r>
        <w:r w:rsidRPr="00EA65EA" w:rsidDel="00E61291">
          <w:rPr>
            <w:rFonts w:cs="B Nazanin" w:hint="cs"/>
            <w:sz w:val="24"/>
            <w:szCs w:val="24"/>
            <w:rtl/>
          </w:rPr>
          <w:delText>مناسب</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خود</w:delText>
        </w:r>
        <w:r w:rsidRPr="00EA65EA" w:rsidDel="00E61291">
          <w:rPr>
            <w:rFonts w:cs="B Nazanin"/>
            <w:sz w:val="24"/>
            <w:szCs w:val="24"/>
            <w:rtl/>
          </w:rPr>
          <w:delText xml:space="preserve"> </w:delText>
        </w:r>
        <w:r w:rsidRPr="00EA65EA" w:rsidDel="00E61291">
          <w:rPr>
            <w:rFonts w:cs="B Nazanin" w:hint="cs"/>
            <w:sz w:val="24"/>
            <w:szCs w:val="24"/>
            <w:rtl/>
          </w:rPr>
          <w:delText>دانستند</w:delText>
        </w:r>
        <w:r w:rsidRPr="00EA65EA" w:rsidDel="00E61291">
          <w:rPr>
            <w:rFonts w:cs="B Nazanin"/>
            <w:sz w:val="24"/>
            <w:szCs w:val="24"/>
            <w:rtl/>
          </w:rPr>
          <w:delText>.</w:delText>
        </w:r>
      </w:del>
    </w:p>
    <w:p w14:paraId="3A48E532" w14:textId="3478C026" w:rsidR="009751A7" w:rsidRPr="00EA65EA" w:rsidDel="00E61291" w:rsidRDefault="00E86CE2" w:rsidP="00EA65EA">
      <w:pPr>
        <w:bidi/>
        <w:spacing w:line="276" w:lineRule="auto"/>
        <w:jc w:val="both"/>
        <w:rPr>
          <w:del w:id="1631" w:author="غزاله عرفانیان" w:date="2025-07-01T07:36:00Z" w16du:dateUtc="2025-07-01T04:06:00Z"/>
          <w:rFonts w:cs="B Nazanin"/>
          <w:sz w:val="24"/>
          <w:szCs w:val="24"/>
          <w:rtl/>
        </w:rPr>
      </w:pPr>
      <w:del w:id="1632" w:author="غزاله عرفانیان" w:date="2025-07-01T07:36:00Z" w16du:dateUtc="2025-07-01T04:06:00Z">
        <w:r w:rsidRPr="00EA65EA" w:rsidDel="00E61291">
          <w:rPr>
            <w:rFonts w:cs="B Nazanin" w:hint="cs"/>
            <w:sz w:val="24"/>
            <w:szCs w:val="24"/>
            <w:rtl/>
          </w:rPr>
          <w:delText>مرور</w:delText>
        </w:r>
        <w:r w:rsidRPr="00EA65EA" w:rsidDel="00E61291">
          <w:rPr>
            <w:rFonts w:cs="B Nazanin"/>
            <w:sz w:val="24"/>
            <w:szCs w:val="24"/>
            <w:rtl/>
          </w:rPr>
          <w:delText xml:space="preserve"> </w:delText>
        </w:r>
        <w:r w:rsidRPr="00EA65EA" w:rsidDel="00E61291">
          <w:rPr>
            <w:rFonts w:cs="B Nazanin" w:hint="cs"/>
            <w:sz w:val="24"/>
            <w:szCs w:val="24"/>
            <w:rtl/>
          </w:rPr>
          <w:delText>پیشینه</w:delText>
        </w:r>
        <w:r w:rsidRPr="00EA65EA" w:rsidDel="00E61291">
          <w:rPr>
            <w:rFonts w:cs="B Nazanin"/>
            <w:sz w:val="24"/>
            <w:szCs w:val="24"/>
            <w:rtl/>
          </w:rPr>
          <w:delText xml:space="preserve"> </w:delText>
        </w:r>
        <w:r w:rsidRPr="00EA65EA" w:rsidDel="00E61291">
          <w:rPr>
            <w:rFonts w:cs="B Nazanin" w:hint="cs"/>
            <w:sz w:val="24"/>
            <w:szCs w:val="24"/>
            <w:rtl/>
          </w:rPr>
          <w:delText>نشان دهنده‌ی</w:delText>
        </w:r>
        <w:r w:rsidRPr="00EA65EA" w:rsidDel="00E61291">
          <w:rPr>
            <w:rFonts w:cs="B Nazanin"/>
            <w:sz w:val="24"/>
            <w:szCs w:val="24"/>
            <w:rtl/>
          </w:rPr>
          <w:delText xml:space="preserve"> </w:delText>
        </w:r>
        <w:r w:rsidRPr="00EA65EA" w:rsidDel="00E61291">
          <w:rPr>
            <w:rFonts w:cs="B Nazanin" w:hint="cs"/>
            <w:sz w:val="24"/>
            <w:szCs w:val="24"/>
            <w:rtl/>
          </w:rPr>
          <w:delText>اهمیت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ضرورت</w:delText>
        </w:r>
        <w:r w:rsidRPr="00EA65EA" w:rsidDel="00E61291">
          <w:rPr>
            <w:rFonts w:cs="B Nazanin"/>
            <w:sz w:val="24"/>
            <w:szCs w:val="24"/>
            <w:rtl/>
          </w:rPr>
          <w:delText xml:space="preserve"> </w:delText>
        </w:r>
        <w:r w:rsidRPr="00EA65EA" w:rsidDel="00E61291">
          <w:rPr>
            <w:rFonts w:cs="B Nazanin" w:hint="cs"/>
            <w:sz w:val="24"/>
            <w:szCs w:val="24"/>
            <w:rtl/>
          </w:rPr>
          <w:delText>انجام</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دسته بندی موضوعی پایان نامه ها و رساله های رشته علم اطلاعات و دانش شناسی به منظور شناسایی موضوعات داغ و موضوعات بین رشته ای و عدم هدر رفت زمان و هزینه دانشگاه و دانشجویان به دلیل انجام پژوهش های تکراری</w:delText>
        </w:r>
        <w:r w:rsidRPr="00EA65EA" w:rsidDel="00E61291">
          <w:rPr>
            <w:rFonts w:cs="B Nazanin"/>
            <w:sz w:val="24"/>
            <w:szCs w:val="24"/>
            <w:rtl/>
          </w:rPr>
          <w:delText xml:space="preserve"> </w:delText>
        </w:r>
        <w:r w:rsidRPr="00EA65EA" w:rsidDel="00E61291">
          <w:rPr>
            <w:rFonts w:cs="B Nazanin" w:hint="cs"/>
            <w:sz w:val="24"/>
            <w:szCs w:val="24"/>
            <w:rtl/>
          </w:rPr>
          <w:delText xml:space="preserve"> می باشد که با</w:delText>
        </w:r>
        <w:r w:rsidRPr="00EA65EA" w:rsidDel="00E61291">
          <w:rPr>
            <w:rFonts w:cs="B Nazanin"/>
            <w:sz w:val="24"/>
            <w:szCs w:val="24"/>
            <w:rtl/>
          </w:rPr>
          <w:delText xml:space="preserve"> </w:delText>
        </w:r>
        <w:r w:rsidRPr="00EA65EA" w:rsidDel="00E61291">
          <w:rPr>
            <w:rFonts w:cs="B Nazanin" w:hint="cs"/>
            <w:sz w:val="24"/>
            <w:szCs w:val="24"/>
            <w:rtl/>
          </w:rPr>
          <w:delText>روش</w:delText>
        </w:r>
        <w:r w:rsidRPr="00EA65EA" w:rsidDel="00E61291">
          <w:rPr>
            <w:rFonts w:cs="B Nazanin"/>
            <w:sz w:val="24"/>
            <w:szCs w:val="24"/>
            <w:rtl/>
          </w:rPr>
          <w:delText xml:space="preserve"> </w:delText>
        </w:r>
        <w:r w:rsidRPr="00EA65EA" w:rsidDel="00E61291">
          <w:rPr>
            <w:rFonts w:cs="B Nazanin" w:hint="cs"/>
            <w:sz w:val="24"/>
            <w:szCs w:val="24"/>
            <w:rtl/>
          </w:rPr>
          <w:delText>متن‌کاوی</w:delText>
        </w:r>
        <w:r w:rsidRPr="00EA65EA" w:rsidDel="00E61291">
          <w:rPr>
            <w:rFonts w:cs="B Nazanin"/>
            <w:sz w:val="24"/>
            <w:szCs w:val="24"/>
            <w:rtl/>
          </w:rPr>
          <w:delText xml:space="preserve"> </w:delText>
        </w:r>
        <w:r w:rsidRPr="00EA65EA" w:rsidDel="00E61291">
          <w:rPr>
            <w:rFonts w:cs="B Nazanin" w:hint="cs"/>
            <w:sz w:val="24"/>
            <w:szCs w:val="24"/>
            <w:rtl/>
          </w:rPr>
          <w:delText>پیاده سازی می شود،که روشی سریع و دقیق و البته جامع و به روز است؛</w:delText>
        </w:r>
        <w:r w:rsidRPr="00EA65EA" w:rsidDel="00E61291">
          <w:rPr>
            <w:rFonts w:cs="B Nazanin"/>
            <w:sz w:val="24"/>
            <w:szCs w:val="24"/>
            <w:rtl/>
          </w:rPr>
          <w:delText xml:space="preserve"> </w:delText>
        </w:r>
        <w:r w:rsidRPr="00EA65EA" w:rsidDel="00E61291">
          <w:rPr>
            <w:rFonts w:cs="B Nazanin" w:hint="cs"/>
            <w:sz w:val="24"/>
            <w:szCs w:val="24"/>
            <w:rtl/>
          </w:rPr>
          <w:delText>انتظار</w:delText>
        </w:r>
        <w:r w:rsidRPr="00EA65EA" w:rsidDel="00E61291">
          <w:rPr>
            <w:rFonts w:cs="B Nazanin"/>
            <w:sz w:val="24"/>
            <w:szCs w:val="24"/>
            <w:rtl/>
          </w:rPr>
          <w:delText xml:space="preserve"> </w:delText>
        </w:r>
        <w:r w:rsidRPr="00EA65EA" w:rsidDel="00E61291">
          <w:rPr>
            <w:rFonts w:cs="B Nazanin" w:hint="cs"/>
            <w:sz w:val="24"/>
            <w:szCs w:val="24"/>
            <w:rtl/>
          </w:rPr>
          <w:delText>می‌رود</w:delText>
        </w:r>
        <w:r w:rsidRPr="00EA65EA" w:rsidDel="00E61291">
          <w:rPr>
            <w:rFonts w:cs="B Nazanin"/>
            <w:sz w:val="24"/>
            <w:szCs w:val="24"/>
            <w:rtl/>
          </w:rPr>
          <w:delText xml:space="preserve"> </w:delText>
        </w:r>
        <w:r w:rsidRPr="00EA65EA" w:rsidDel="00E61291">
          <w:rPr>
            <w:rFonts w:cs="B Nazanin" w:hint="cs"/>
            <w:sz w:val="24"/>
            <w:szCs w:val="24"/>
            <w:rtl/>
          </w:rPr>
          <w:delText>که</w:delText>
        </w:r>
        <w:r w:rsidRPr="00EA65EA" w:rsidDel="00E61291">
          <w:rPr>
            <w:rFonts w:cs="B Nazanin"/>
            <w:sz w:val="24"/>
            <w:szCs w:val="24"/>
            <w:rtl/>
          </w:rPr>
          <w:delText xml:space="preserve"> </w:delText>
        </w:r>
        <w:r w:rsidRPr="00EA65EA" w:rsidDel="00E61291">
          <w:rPr>
            <w:rFonts w:cs="B Nazanin" w:hint="cs"/>
            <w:sz w:val="24"/>
            <w:szCs w:val="24"/>
            <w:rtl/>
          </w:rPr>
          <w:delText>نتایج</w:delText>
        </w:r>
        <w:r w:rsidRPr="00EA65EA" w:rsidDel="00E61291">
          <w:rPr>
            <w:rFonts w:cs="B Nazanin"/>
            <w:sz w:val="24"/>
            <w:szCs w:val="24"/>
            <w:rtl/>
          </w:rPr>
          <w:delText xml:space="preserve"> </w:delText>
        </w:r>
        <w:r w:rsidRPr="00EA65EA" w:rsidDel="00E61291">
          <w:rPr>
            <w:rFonts w:cs="B Nazanin" w:hint="cs"/>
            <w:sz w:val="24"/>
            <w:szCs w:val="24"/>
            <w:rtl/>
          </w:rPr>
          <w:delText>این</w:delText>
        </w:r>
        <w:r w:rsidRPr="00EA65EA" w:rsidDel="00E61291">
          <w:rPr>
            <w:rFonts w:cs="B Nazanin"/>
            <w:sz w:val="24"/>
            <w:szCs w:val="24"/>
            <w:rtl/>
          </w:rPr>
          <w:delText xml:space="preserve"> </w:delText>
        </w:r>
        <w:r w:rsidRPr="00EA65EA" w:rsidDel="00E61291">
          <w:rPr>
            <w:rFonts w:cs="B Nazanin" w:hint="cs"/>
            <w:sz w:val="24"/>
            <w:szCs w:val="24"/>
            <w:rtl/>
          </w:rPr>
          <w:delText>پژوهش</w:delText>
        </w:r>
        <w:r w:rsidRPr="00EA65EA" w:rsidDel="00E61291">
          <w:rPr>
            <w:rFonts w:cs="B Nazanin"/>
            <w:sz w:val="24"/>
            <w:szCs w:val="24"/>
            <w:rtl/>
          </w:rPr>
          <w:delText xml:space="preserve"> </w:delText>
        </w:r>
        <w:r w:rsidRPr="00EA65EA" w:rsidDel="00E61291">
          <w:rPr>
            <w:rFonts w:cs="B Nazanin" w:hint="cs"/>
            <w:sz w:val="24"/>
            <w:szCs w:val="24"/>
            <w:rtl/>
          </w:rPr>
          <w:delText>برای</w:delText>
        </w:r>
        <w:r w:rsidRPr="00EA65EA" w:rsidDel="00E61291">
          <w:rPr>
            <w:rFonts w:cs="B Nazanin"/>
            <w:sz w:val="24"/>
            <w:szCs w:val="24"/>
            <w:rtl/>
          </w:rPr>
          <w:delText xml:space="preserve"> </w:delText>
        </w:r>
        <w:r w:rsidRPr="00EA65EA" w:rsidDel="00E61291">
          <w:rPr>
            <w:rFonts w:cs="B Nazanin" w:hint="cs"/>
            <w:sz w:val="24"/>
            <w:szCs w:val="24"/>
            <w:rtl/>
          </w:rPr>
          <w:delText>دانشجویان،</w:delText>
        </w:r>
        <w:r w:rsidRPr="00EA65EA" w:rsidDel="00E61291">
          <w:rPr>
            <w:rFonts w:cs="B Nazanin"/>
            <w:sz w:val="24"/>
            <w:szCs w:val="24"/>
            <w:rtl/>
          </w:rPr>
          <w:delText xml:space="preserve"> </w:delText>
        </w:r>
        <w:r w:rsidRPr="00EA65EA" w:rsidDel="00E61291">
          <w:rPr>
            <w:rFonts w:cs="B Nazanin" w:hint="cs"/>
            <w:sz w:val="24"/>
            <w:szCs w:val="24"/>
            <w:rtl/>
          </w:rPr>
          <w:delText>اعضای</w:delText>
        </w:r>
        <w:r w:rsidRPr="00EA65EA" w:rsidDel="00E61291">
          <w:rPr>
            <w:rFonts w:cs="B Nazanin"/>
            <w:sz w:val="24"/>
            <w:szCs w:val="24"/>
            <w:rtl/>
          </w:rPr>
          <w:delText xml:space="preserve"> </w:delText>
        </w:r>
        <w:r w:rsidRPr="00EA65EA" w:rsidDel="00E61291">
          <w:rPr>
            <w:rFonts w:cs="B Nazanin" w:hint="cs"/>
            <w:sz w:val="24"/>
            <w:szCs w:val="24"/>
            <w:rtl/>
          </w:rPr>
          <w:delText>هیئت</w:delText>
        </w:r>
        <w:r w:rsidRPr="00EA65EA" w:rsidDel="00E61291">
          <w:rPr>
            <w:rFonts w:cs="B Nazanin"/>
            <w:sz w:val="24"/>
            <w:szCs w:val="24"/>
            <w:rtl/>
          </w:rPr>
          <w:delText xml:space="preserve"> </w:delText>
        </w:r>
        <w:r w:rsidRPr="00EA65EA" w:rsidDel="00E61291">
          <w:rPr>
            <w:rFonts w:cs="B Nazanin" w:hint="cs"/>
            <w:sz w:val="24"/>
            <w:szCs w:val="24"/>
            <w:rtl/>
          </w:rPr>
          <w:delText>علمی،</w:delText>
        </w:r>
        <w:r w:rsidRPr="00EA65EA" w:rsidDel="00E61291">
          <w:rPr>
            <w:rFonts w:cs="B Nazanin"/>
            <w:sz w:val="24"/>
            <w:szCs w:val="24"/>
            <w:rtl/>
          </w:rPr>
          <w:delText xml:space="preserve"> </w:delText>
        </w:r>
        <w:r w:rsidRPr="00EA65EA" w:rsidDel="00E61291">
          <w:rPr>
            <w:rFonts w:cs="B Nazanin" w:hint="cs"/>
            <w:sz w:val="24"/>
            <w:szCs w:val="24"/>
            <w:rtl/>
          </w:rPr>
          <w:delText>کتابداران</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پژوهشگران</w:delText>
        </w:r>
        <w:r w:rsidRPr="00EA65EA" w:rsidDel="00E61291">
          <w:rPr>
            <w:rFonts w:cs="B Nazanin"/>
            <w:sz w:val="24"/>
            <w:szCs w:val="24"/>
            <w:rtl/>
          </w:rPr>
          <w:delText xml:space="preserve"> </w:delText>
        </w:r>
        <w:r w:rsidRPr="00EA65EA" w:rsidDel="00E61291">
          <w:rPr>
            <w:rFonts w:cs="B Nazanin" w:hint="cs"/>
            <w:sz w:val="24"/>
            <w:szCs w:val="24"/>
            <w:rtl/>
          </w:rPr>
          <w:delText>حوزه</w:delText>
        </w:r>
        <w:r w:rsidRPr="00EA65EA" w:rsidDel="00E61291">
          <w:rPr>
            <w:rFonts w:cs="B Nazanin"/>
            <w:sz w:val="24"/>
            <w:szCs w:val="24"/>
            <w:rtl/>
          </w:rPr>
          <w:delText xml:space="preserve"> </w:delText>
        </w:r>
        <w:r w:rsidRPr="00EA65EA" w:rsidDel="00E61291">
          <w:rPr>
            <w:rFonts w:cs="B Nazanin" w:hint="cs"/>
            <w:sz w:val="24"/>
            <w:szCs w:val="24"/>
            <w:rtl/>
          </w:rPr>
          <w:delText>علم</w:delText>
        </w:r>
        <w:r w:rsidRPr="00EA65EA" w:rsidDel="00E61291">
          <w:rPr>
            <w:rFonts w:cs="B Nazanin"/>
            <w:sz w:val="24"/>
            <w:szCs w:val="24"/>
            <w:rtl/>
          </w:rPr>
          <w:delText xml:space="preserve"> </w:delText>
        </w:r>
        <w:r w:rsidRPr="00EA65EA" w:rsidDel="00E61291">
          <w:rPr>
            <w:rFonts w:cs="B Nazanin" w:hint="cs"/>
            <w:sz w:val="24"/>
            <w:szCs w:val="24"/>
            <w:rtl/>
          </w:rPr>
          <w:delText>اطلاعات</w:delText>
        </w:r>
        <w:r w:rsidRPr="00EA65EA" w:rsidDel="00E61291">
          <w:rPr>
            <w:rFonts w:cs="B Nazanin"/>
            <w:sz w:val="24"/>
            <w:szCs w:val="24"/>
            <w:rtl/>
          </w:rPr>
          <w:delText xml:space="preserve"> </w:delText>
        </w:r>
        <w:r w:rsidRPr="00EA65EA" w:rsidDel="00E61291">
          <w:rPr>
            <w:rFonts w:cs="B Nazanin" w:hint="cs"/>
            <w:sz w:val="24"/>
            <w:szCs w:val="24"/>
            <w:rtl/>
          </w:rPr>
          <w:delText>و</w:delText>
        </w:r>
        <w:r w:rsidRPr="00EA65EA" w:rsidDel="00E61291">
          <w:rPr>
            <w:rFonts w:cs="B Nazanin"/>
            <w:sz w:val="24"/>
            <w:szCs w:val="24"/>
            <w:rtl/>
          </w:rPr>
          <w:delText xml:space="preserve"> </w:delText>
        </w:r>
        <w:r w:rsidRPr="00EA65EA" w:rsidDel="00E61291">
          <w:rPr>
            <w:rFonts w:cs="B Nazanin" w:hint="cs"/>
            <w:sz w:val="24"/>
            <w:szCs w:val="24"/>
            <w:rtl/>
          </w:rPr>
          <w:delText>دانش‌شناسی</w:delText>
        </w:r>
        <w:r w:rsidRPr="00EA65EA" w:rsidDel="00E61291">
          <w:rPr>
            <w:rFonts w:cs="B Nazanin"/>
            <w:sz w:val="24"/>
            <w:szCs w:val="24"/>
            <w:rtl/>
          </w:rPr>
          <w:delText xml:space="preserve"> </w:delText>
        </w:r>
        <w:r w:rsidRPr="00EA65EA" w:rsidDel="00E61291">
          <w:rPr>
            <w:rFonts w:cs="B Nazanin" w:hint="cs"/>
            <w:sz w:val="24"/>
            <w:szCs w:val="24"/>
            <w:rtl/>
          </w:rPr>
          <w:delText>مناسب</w:delText>
        </w:r>
        <w:r w:rsidRPr="00EA65EA" w:rsidDel="00E61291">
          <w:rPr>
            <w:rFonts w:cs="B Nazanin"/>
            <w:sz w:val="24"/>
            <w:szCs w:val="24"/>
            <w:rtl/>
          </w:rPr>
          <w:delText xml:space="preserve"> </w:delText>
        </w:r>
        <w:r w:rsidRPr="00EA65EA" w:rsidDel="00E61291">
          <w:rPr>
            <w:rFonts w:cs="B Nazanin" w:hint="cs"/>
            <w:sz w:val="24"/>
            <w:szCs w:val="24"/>
            <w:rtl/>
          </w:rPr>
          <w:delText>باشد</w:delText>
        </w:r>
        <w:r w:rsidRPr="00EA65EA" w:rsidDel="00E61291">
          <w:rPr>
            <w:rFonts w:cs="B Nazanin"/>
            <w:sz w:val="24"/>
            <w:szCs w:val="24"/>
            <w:rtl/>
          </w:rPr>
          <w:delText>.</w:delText>
        </w:r>
      </w:del>
    </w:p>
    <w:p w14:paraId="7E9AD141" w14:textId="17A4D318" w:rsidR="00330229" w:rsidRPr="00EA65EA" w:rsidDel="00E61291" w:rsidRDefault="006942A4" w:rsidP="00EA65EA">
      <w:pPr>
        <w:bidi/>
        <w:jc w:val="both"/>
        <w:rPr>
          <w:moveFrom w:id="1633" w:author="غزاله عرفانیان" w:date="2025-07-01T07:37:00Z" w16du:dateUtc="2025-07-01T04:07:00Z"/>
          <w:rFonts w:cs="B Nazanin"/>
          <w:b/>
          <w:bCs/>
          <w:sz w:val="28"/>
          <w:szCs w:val="28"/>
          <w:rtl/>
          <w:lang w:bidi="fa-IR"/>
        </w:rPr>
      </w:pPr>
      <w:moveFromRangeStart w:id="1634" w:author="غزاله عرفانیان" w:date="2025-07-01T07:37:00Z" w:name="move202247875"/>
      <w:moveFrom w:id="1635" w:author="غزاله عرفانیان" w:date="2025-07-01T07:37:00Z" w16du:dateUtc="2025-07-01T04:07:00Z">
        <w:r w:rsidRPr="00EA65EA" w:rsidDel="00E61291">
          <w:rPr>
            <w:rFonts w:cs="B Nazanin" w:hint="cs"/>
            <w:b/>
            <w:bCs/>
            <w:sz w:val="28"/>
            <w:szCs w:val="28"/>
            <w:rtl/>
            <w:lang w:bidi="fa-IR"/>
          </w:rPr>
          <w:t>روش پژوهش:</w:t>
        </w:r>
      </w:moveFrom>
    </w:p>
    <w:p w14:paraId="5BAEA690" w14:textId="42E4C4F6" w:rsidR="006942A4" w:rsidRPr="00EA65EA" w:rsidDel="00E61291" w:rsidRDefault="006942A4" w:rsidP="00EA65EA">
      <w:pPr>
        <w:bidi/>
        <w:jc w:val="both"/>
        <w:rPr>
          <w:moveFrom w:id="1636" w:author="غزاله عرفانیان" w:date="2025-07-01T07:37:00Z" w16du:dateUtc="2025-07-01T04:07:00Z"/>
          <w:rFonts w:cs="B Nazanin"/>
          <w:sz w:val="24"/>
          <w:szCs w:val="24"/>
          <w:lang w:bidi="fa-IR"/>
        </w:rPr>
      </w:pPr>
      <w:commentRangeStart w:id="1637"/>
      <w:moveFrom w:id="1638" w:author="غزاله عرفانیان" w:date="2025-07-01T07:37:00Z" w16du:dateUtc="2025-07-01T04:07:00Z">
        <w:r w:rsidRPr="00EA65EA" w:rsidDel="00E61291">
          <w:rPr>
            <w:rFonts w:cs="B Nazanin"/>
            <w:sz w:val="24"/>
            <w:szCs w:val="24"/>
            <w:rtl/>
          </w:rPr>
          <w:t>روش</w:t>
        </w:r>
        <w:commentRangeEnd w:id="1637"/>
        <w:r w:rsidR="00D044CF" w:rsidDel="00E61291">
          <w:rPr>
            <w:rStyle w:val="CommentReference"/>
            <w:rtl/>
          </w:rPr>
          <w:commentReference w:id="1637"/>
        </w:r>
        <w:r w:rsidRPr="00EA65EA" w:rsidDel="00E61291">
          <w:rPr>
            <w:rFonts w:cs="B Nazanin"/>
            <w:sz w:val="24"/>
            <w:szCs w:val="24"/>
            <w:rtl/>
          </w:rPr>
          <w:t xml:space="preserve"> اکتشافی داده‌محور یکی از رویکردهای اساسی در تحقیقات علمی است که به‌ویژه در مطالعات مبتنی بر داده‌های گسترده و پیچیده مورد استفاده قرار می‌گیرد. این روش بر مبنای کشف الگوها، روابط، و روندهای پنهان در داده‌ها استوار است و از فنون مختلفی همچون تحلیل آماری، یادگیری ماشین، و پردازش زبان طبیعی بهره می‌گیرد</w:t>
        </w:r>
        <w:r w:rsidRPr="00EA65EA" w:rsidDel="00E61291">
          <w:rPr>
            <w:rFonts w:cs="B Nazanin"/>
            <w:sz w:val="24"/>
            <w:szCs w:val="24"/>
            <w:lang w:bidi="fa-IR"/>
          </w:rPr>
          <w:t xml:space="preserve"> (Hair et al., 2019). </w:t>
        </w:r>
        <w:r w:rsidRPr="00EA65EA" w:rsidDel="00E61291">
          <w:rPr>
            <w:rFonts w:cs="B Nazanin"/>
            <w:sz w:val="24"/>
            <w:szCs w:val="24"/>
            <w:rtl/>
          </w:rPr>
          <w:t>برخلاف روش‌های تأییدی که با فرضیه‌های از پیش تعیین‌شده آغاز می‌شوند، روش‌های اکتشافی به دنبال تولید بینش‌های جدید از طریق بررسی داده‌ها بدون پیش‌فرض‌های مشخص هستند</w:t>
        </w:r>
        <w:r w:rsidR="00BA22DF" w:rsidRPr="00EA65EA" w:rsidDel="00E61291">
          <w:rPr>
            <w:rFonts w:cs="B Nazanin"/>
            <w:sz w:val="24"/>
            <w:szCs w:val="24"/>
          </w:rPr>
          <w:t xml:space="preserve"> .</w:t>
        </w:r>
        <w:r w:rsidRPr="00EA65EA" w:rsidDel="00E61291">
          <w:rPr>
            <w:rFonts w:cs="B Nazanin"/>
            <w:sz w:val="24"/>
            <w:szCs w:val="24"/>
            <w:lang w:bidi="fa-IR"/>
          </w:rPr>
          <w:t xml:space="preserve"> (Mills et al., 2020)</w:t>
        </w:r>
        <w:r w:rsidR="00BA22DF" w:rsidRPr="00EA65EA" w:rsidDel="00E61291">
          <w:rPr>
            <w:rFonts w:cs="B Nazanin"/>
            <w:sz w:val="24"/>
            <w:szCs w:val="24"/>
            <w:lang w:bidi="fa-IR"/>
          </w:rPr>
          <w:t xml:space="preserve"> </w:t>
        </w:r>
        <w:r w:rsidRPr="00EA65EA" w:rsidDel="00E61291">
          <w:rPr>
            <w:rFonts w:cs="B Nazanin"/>
            <w:sz w:val="24"/>
            <w:szCs w:val="24"/>
            <w:rtl/>
          </w:rPr>
          <w:t>متن‌کاوی به عنوان یکی از زیرگونه‌های روش‌های اکتشافی داده‌محور، فرآیندی است که با استفاده از الگوریتم‌ها و مدل‌های پردازش زبان طبیعی، به استخراج دانش از مجموعه‌های متنی بزرگ می‌پردازد. این رویکرد امکان شناسایی الگوهای مفهومی، ارتباطات معنایی، و روندهای محتوایی را در انبوهی از اسناد فراهم می‌آورد</w:t>
        </w:r>
        <w:r w:rsidRPr="00EA65EA" w:rsidDel="00E61291">
          <w:rPr>
            <w:rFonts w:cs="B Nazanin"/>
            <w:sz w:val="24"/>
            <w:szCs w:val="24"/>
            <w:lang w:bidi="fa-IR"/>
          </w:rPr>
          <w:t xml:space="preserve"> (Feldman &amp; Sanger, 2007).</w:t>
        </w:r>
      </w:moveFrom>
    </w:p>
    <w:p w14:paraId="5F981FA5" w14:textId="63489771" w:rsidR="003F6085" w:rsidRPr="003F6085" w:rsidDel="00E61291" w:rsidRDefault="003F6085" w:rsidP="00EA65EA">
      <w:pPr>
        <w:bidi/>
        <w:spacing w:line="276" w:lineRule="auto"/>
        <w:jc w:val="both"/>
        <w:rPr>
          <w:moveFrom w:id="1639" w:author="غزاله عرفانیان" w:date="2025-07-01T07:37:00Z" w16du:dateUtc="2025-07-01T04:07:00Z"/>
          <w:rFonts w:cs="B Nazanin"/>
          <w:sz w:val="24"/>
          <w:szCs w:val="24"/>
        </w:rPr>
      </w:pPr>
      <w:moveFrom w:id="1640" w:author="غزاله عرفانیان" w:date="2025-07-01T07:37:00Z" w16du:dateUtc="2025-07-01T04:07:00Z">
        <w:r w:rsidRPr="003F6085" w:rsidDel="00E61291">
          <w:rPr>
            <w:rFonts w:cs="B Nazanin"/>
            <w:sz w:val="24"/>
            <w:szCs w:val="24"/>
            <w:rtl/>
          </w:rPr>
          <w:t>با توجه به هدف این پژوهش که تحلیل پیشنهاده‌ها، پایان‌نامه‌ها و رساله‌های منتشرشده در حوزه علم اطلاعات و دانش‌شناسی است، روش متن‌کاوی به عنوان یک تکنیک اکتشافی مبتنی بر داده انتخاب شده است. دلیل این انتخاب، ماهیت داده‌های مورد بررسی</w:t>
        </w:r>
        <w:r w:rsidRPr="003F6085" w:rsidDel="00E61291">
          <w:rPr>
            <w:rFonts w:ascii="Arial" w:hAnsi="Arial" w:cs="Arial" w:hint="cs"/>
            <w:sz w:val="24"/>
            <w:szCs w:val="24"/>
            <w:rtl/>
          </w:rPr>
          <w:t>—</w:t>
        </w:r>
        <w:r w:rsidRPr="003F6085" w:rsidDel="00E61291">
          <w:rPr>
            <w:rFonts w:cs="B Nazanin" w:hint="cs"/>
            <w:sz w:val="24"/>
            <w:szCs w:val="24"/>
            <w:rtl/>
          </w:rPr>
          <w:t>یعنی</w:t>
        </w:r>
        <w:r w:rsidRPr="003F6085" w:rsidDel="00E61291">
          <w:rPr>
            <w:rFonts w:cs="B Nazanin"/>
            <w:sz w:val="24"/>
            <w:szCs w:val="24"/>
            <w:rtl/>
          </w:rPr>
          <w:t xml:space="preserve"> </w:t>
        </w:r>
        <w:r w:rsidRPr="003F6085" w:rsidDel="00E61291">
          <w:rPr>
            <w:rFonts w:cs="B Nazanin" w:hint="cs"/>
            <w:sz w:val="24"/>
            <w:szCs w:val="24"/>
            <w:rtl/>
          </w:rPr>
          <w:t>متون</w:t>
        </w:r>
        <w:r w:rsidRPr="003F6085" w:rsidDel="00E61291">
          <w:rPr>
            <w:rFonts w:cs="B Nazanin"/>
            <w:sz w:val="24"/>
            <w:szCs w:val="24"/>
            <w:rtl/>
          </w:rPr>
          <w:t xml:space="preserve"> </w:t>
        </w:r>
        <w:r w:rsidRPr="003F6085" w:rsidDel="00E61291">
          <w:rPr>
            <w:rFonts w:cs="B Nazanin" w:hint="cs"/>
            <w:sz w:val="24"/>
            <w:szCs w:val="24"/>
            <w:rtl/>
          </w:rPr>
          <w:t>علمی</w:t>
        </w:r>
        <w:r w:rsidRPr="003F6085" w:rsidDel="00E61291">
          <w:rPr>
            <w:rFonts w:cs="B Nazanin"/>
            <w:sz w:val="24"/>
            <w:szCs w:val="24"/>
            <w:rtl/>
          </w:rPr>
          <w:t xml:space="preserve"> </w:t>
        </w:r>
        <w:r w:rsidRPr="003F6085" w:rsidDel="00E61291">
          <w:rPr>
            <w:rFonts w:cs="B Nazanin" w:hint="cs"/>
            <w:sz w:val="24"/>
            <w:szCs w:val="24"/>
            <w:rtl/>
          </w:rPr>
          <w:t>حجیم</w:t>
        </w:r>
        <w:r w:rsidRPr="003F6085" w:rsidDel="00E61291">
          <w:rPr>
            <w:rFonts w:cs="B Nazanin"/>
            <w:sz w:val="24"/>
            <w:szCs w:val="24"/>
            <w:rtl/>
          </w:rPr>
          <w:t xml:space="preserve"> </w:t>
        </w:r>
        <w:r w:rsidRPr="003F6085" w:rsidDel="00E61291">
          <w:rPr>
            <w:rFonts w:cs="B Nazanin" w:hint="cs"/>
            <w:sz w:val="24"/>
            <w:szCs w:val="24"/>
            <w:rtl/>
          </w:rPr>
          <w:t>و</w:t>
        </w:r>
        <w:r w:rsidRPr="003F6085" w:rsidDel="00E61291">
          <w:rPr>
            <w:rFonts w:cs="B Nazanin"/>
            <w:sz w:val="24"/>
            <w:szCs w:val="24"/>
            <w:rtl/>
          </w:rPr>
          <w:t xml:space="preserve"> </w:t>
        </w:r>
        <w:r w:rsidRPr="003F6085" w:rsidDel="00E61291">
          <w:rPr>
            <w:rFonts w:cs="B Nazanin" w:hint="cs"/>
            <w:sz w:val="24"/>
            <w:szCs w:val="24"/>
            <w:rtl/>
          </w:rPr>
          <w:t>پیچیده</w:t>
        </w:r>
        <w:r w:rsidRPr="003F6085" w:rsidDel="00E61291">
          <w:rPr>
            <w:rFonts w:ascii="Arial" w:hAnsi="Arial" w:cs="Arial" w:hint="cs"/>
            <w:sz w:val="24"/>
            <w:szCs w:val="24"/>
            <w:rtl/>
          </w:rPr>
          <w:t>—</w:t>
        </w:r>
        <w:r w:rsidRPr="003F6085" w:rsidDel="00E61291">
          <w:rPr>
            <w:rFonts w:cs="B Nazanin" w:hint="cs"/>
            <w:sz w:val="24"/>
            <w:szCs w:val="24"/>
            <w:rtl/>
          </w:rPr>
          <w:t>و</w:t>
        </w:r>
        <w:r w:rsidRPr="003F6085" w:rsidDel="00E61291">
          <w:rPr>
            <w:rFonts w:cs="B Nazanin"/>
            <w:sz w:val="24"/>
            <w:szCs w:val="24"/>
            <w:rtl/>
          </w:rPr>
          <w:t xml:space="preserve"> </w:t>
        </w:r>
        <w:r w:rsidRPr="003F6085" w:rsidDel="00E61291">
          <w:rPr>
            <w:rFonts w:cs="B Nazanin" w:hint="cs"/>
            <w:sz w:val="24"/>
            <w:szCs w:val="24"/>
            <w:rtl/>
          </w:rPr>
          <w:t>لزوم</w:t>
        </w:r>
        <w:r w:rsidRPr="003F6085" w:rsidDel="00E61291">
          <w:rPr>
            <w:rFonts w:cs="B Nazanin"/>
            <w:sz w:val="24"/>
            <w:szCs w:val="24"/>
            <w:rtl/>
          </w:rPr>
          <w:t xml:space="preserve"> </w:t>
        </w:r>
        <w:r w:rsidRPr="003F6085" w:rsidDel="00E61291">
          <w:rPr>
            <w:rFonts w:cs="B Nazanin" w:hint="cs"/>
            <w:sz w:val="24"/>
            <w:szCs w:val="24"/>
            <w:rtl/>
          </w:rPr>
          <w:t>شناسایی</w:t>
        </w:r>
        <w:r w:rsidRPr="003F6085" w:rsidDel="00E61291">
          <w:rPr>
            <w:rFonts w:cs="B Nazanin"/>
            <w:sz w:val="24"/>
            <w:szCs w:val="24"/>
            <w:rtl/>
          </w:rPr>
          <w:t xml:space="preserve"> </w:t>
        </w:r>
        <w:r w:rsidRPr="003F6085" w:rsidDel="00E61291">
          <w:rPr>
            <w:rFonts w:cs="B Nazanin" w:hint="cs"/>
            <w:sz w:val="24"/>
            <w:szCs w:val="24"/>
            <w:rtl/>
          </w:rPr>
          <w:t>الگوها</w:t>
        </w:r>
        <w:r w:rsidRPr="003F6085" w:rsidDel="00E61291">
          <w:rPr>
            <w:rFonts w:cs="B Nazanin"/>
            <w:sz w:val="24"/>
            <w:szCs w:val="24"/>
            <w:rtl/>
          </w:rPr>
          <w:t xml:space="preserve"> </w:t>
        </w:r>
        <w:r w:rsidRPr="003F6085" w:rsidDel="00E61291">
          <w:rPr>
            <w:rFonts w:cs="B Nazanin" w:hint="cs"/>
            <w:sz w:val="24"/>
            <w:szCs w:val="24"/>
            <w:rtl/>
          </w:rPr>
          <w:t>و</w:t>
        </w:r>
        <w:r w:rsidRPr="003F6085" w:rsidDel="00E61291">
          <w:rPr>
            <w:rFonts w:cs="B Nazanin"/>
            <w:sz w:val="24"/>
            <w:szCs w:val="24"/>
            <w:rtl/>
          </w:rPr>
          <w:t xml:space="preserve"> </w:t>
        </w:r>
        <w:r w:rsidRPr="003F6085" w:rsidDel="00E61291">
          <w:rPr>
            <w:rFonts w:cs="B Nazanin" w:hint="cs"/>
            <w:sz w:val="24"/>
            <w:szCs w:val="24"/>
            <w:rtl/>
          </w:rPr>
          <w:t>روابط</w:t>
        </w:r>
        <w:r w:rsidRPr="003F6085" w:rsidDel="00E61291">
          <w:rPr>
            <w:rFonts w:cs="B Nazanin"/>
            <w:sz w:val="24"/>
            <w:szCs w:val="24"/>
            <w:rtl/>
          </w:rPr>
          <w:t xml:space="preserve"> </w:t>
        </w:r>
        <w:r w:rsidRPr="003F6085" w:rsidDel="00E61291">
          <w:rPr>
            <w:rFonts w:cs="B Nazanin" w:hint="cs"/>
            <w:sz w:val="24"/>
            <w:szCs w:val="24"/>
            <w:rtl/>
          </w:rPr>
          <w:t>پنهان</w:t>
        </w:r>
        <w:r w:rsidRPr="003F6085" w:rsidDel="00E61291">
          <w:rPr>
            <w:rFonts w:cs="B Nazanin"/>
            <w:sz w:val="24"/>
            <w:szCs w:val="24"/>
            <w:rtl/>
          </w:rPr>
          <w:t xml:space="preserve"> </w:t>
        </w:r>
        <w:r w:rsidRPr="003F6085" w:rsidDel="00E61291">
          <w:rPr>
            <w:rFonts w:cs="B Nazanin" w:hint="cs"/>
            <w:sz w:val="24"/>
            <w:szCs w:val="24"/>
            <w:rtl/>
          </w:rPr>
          <w:t>در</w:t>
        </w:r>
        <w:r w:rsidRPr="003F6085" w:rsidDel="00E61291">
          <w:rPr>
            <w:rFonts w:cs="B Nazanin"/>
            <w:sz w:val="24"/>
            <w:szCs w:val="24"/>
            <w:rtl/>
          </w:rPr>
          <w:t xml:space="preserve"> </w:t>
        </w:r>
        <w:r w:rsidRPr="003F6085" w:rsidDel="00E61291">
          <w:rPr>
            <w:rFonts w:cs="B Nazanin" w:hint="cs"/>
            <w:sz w:val="24"/>
            <w:szCs w:val="24"/>
            <w:rtl/>
          </w:rPr>
          <w:t>این</w:t>
        </w:r>
        <w:r w:rsidRPr="003F6085" w:rsidDel="00E61291">
          <w:rPr>
            <w:rFonts w:cs="B Nazanin"/>
            <w:sz w:val="24"/>
            <w:szCs w:val="24"/>
            <w:rtl/>
          </w:rPr>
          <w:t xml:space="preserve"> </w:t>
        </w:r>
        <w:r w:rsidRPr="003F6085" w:rsidDel="00E61291">
          <w:rPr>
            <w:rFonts w:cs="B Nazanin" w:hint="cs"/>
            <w:sz w:val="24"/>
            <w:szCs w:val="24"/>
            <w:rtl/>
          </w:rPr>
          <w:t>متون</w:t>
        </w:r>
        <w:r w:rsidRPr="003F6085" w:rsidDel="00E61291">
          <w:rPr>
            <w:rFonts w:cs="B Nazanin"/>
            <w:sz w:val="24"/>
            <w:szCs w:val="24"/>
            <w:rtl/>
          </w:rPr>
          <w:t xml:space="preserve"> </w:t>
        </w:r>
        <w:r w:rsidRPr="003F6085" w:rsidDel="00E61291">
          <w:rPr>
            <w:rFonts w:cs="B Nazanin" w:hint="cs"/>
            <w:sz w:val="24"/>
            <w:szCs w:val="24"/>
            <w:rtl/>
          </w:rPr>
          <w:t>است</w:t>
        </w:r>
        <w:r w:rsidRPr="003F6085" w:rsidDel="00E61291">
          <w:rPr>
            <w:rFonts w:cs="B Nazanin"/>
            <w:sz w:val="24"/>
            <w:szCs w:val="24"/>
            <w:rtl/>
          </w:rPr>
          <w:t xml:space="preserve">. </w:t>
        </w:r>
        <w:r w:rsidRPr="003F6085" w:rsidDel="00E61291">
          <w:rPr>
            <w:rFonts w:cs="B Nazanin" w:hint="cs"/>
            <w:sz w:val="24"/>
            <w:szCs w:val="24"/>
            <w:rtl/>
          </w:rPr>
          <w:t>از</w:t>
        </w:r>
        <w:r w:rsidRPr="003F6085" w:rsidDel="00E61291">
          <w:rPr>
            <w:rFonts w:cs="B Nazanin"/>
            <w:sz w:val="24"/>
            <w:szCs w:val="24"/>
            <w:rtl/>
          </w:rPr>
          <w:t xml:space="preserve"> </w:t>
        </w:r>
        <w:r w:rsidRPr="003F6085" w:rsidDel="00E61291">
          <w:rPr>
            <w:rFonts w:cs="B Nazanin" w:hint="cs"/>
            <w:sz w:val="24"/>
            <w:szCs w:val="24"/>
            <w:rtl/>
          </w:rPr>
          <w:t>این</w:t>
        </w:r>
        <w:r w:rsidRPr="003F6085" w:rsidDel="00E61291">
          <w:rPr>
            <w:rFonts w:cs="B Nazanin"/>
            <w:sz w:val="24"/>
            <w:szCs w:val="24"/>
            <w:rtl/>
          </w:rPr>
          <w:t xml:space="preserve"> </w:t>
        </w:r>
        <w:r w:rsidRPr="003F6085" w:rsidDel="00E61291">
          <w:rPr>
            <w:rFonts w:cs="B Nazanin" w:hint="cs"/>
            <w:sz w:val="24"/>
            <w:szCs w:val="24"/>
            <w:rtl/>
          </w:rPr>
          <w:t>رو،</w:t>
        </w:r>
        <w:r w:rsidRPr="003F6085" w:rsidDel="00E61291">
          <w:rPr>
            <w:rFonts w:cs="B Nazanin"/>
            <w:sz w:val="24"/>
            <w:szCs w:val="24"/>
            <w:rtl/>
          </w:rPr>
          <w:t xml:space="preserve"> </w:t>
        </w:r>
        <w:r w:rsidRPr="003F6085" w:rsidDel="00E61291">
          <w:rPr>
            <w:rFonts w:cs="B Nazanin" w:hint="cs"/>
            <w:sz w:val="24"/>
            <w:szCs w:val="24"/>
            <w:rtl/>
          </w:rPr>
          <w:t>پژوهش</w:t>
        </w:r>
        <w:r w:rsidRPr="003F6085" w:rsidDel="00E61291">
          <w:rPr>
            <w:rFonts w:cs="B Nazanin"/>
            <w:sz w:val="24"/>
            <w:szCs w:val="24"/>
            <w:rtl/>
          </w:rPr>
          <w:t xml:space="preserve"> </w:t>
        </w:r>
        <w:r w:rsidRPr="003F6085" w:rsidDel="00E61291">
          <w:rPr>
            <w:rFonts w:cs="B Nazanin" w:hint="cs"/>
            <w:sz w:val="24"/>
            <w:szCs w:val="24"/>
            <w:rtl/>
          </w:rPr>
          <w:t>حاضر</w:t>
        </w:r>
        <w:r w:rsidRPr="003F6085" w:rsidDel="00E61291">
          <w:rPr>
            <w:rFonts w:cs="B Nazanin"/>
            <w:sz w:val="24"/>
            <w:szCs w:val="24"/>
            <w:rtl/>
          </w:rPr>
          <w:t xml:space="preserve"> </w:t>
        </w:r>
        <w:r w:rsidRPr="003F6085" w:rsidDel="00E61291">
          <w:rPr>
            <w:rFonts w:cs="B Nazanin" w:hint="cs"/>
            <w:sz w:val="24"/>
            <w:szCs w:val="24"/>
            <w:rtl/>
          </w:rPr>
          <w:t>در</w:t>
        </w:r>
        <w:r w:rsidRPr="003F6085" w:rsidDel="00E61291">
          <w:rPr>
            <w:rFonts w:cs="B Nazanin"/>
            <w:sz w:val="24"/>
            <w:szCs w:val="24"/>
            <w:rtl/>
          </w:rPr>
          <w:t xml:space="preserve"> </w:t>
        </w:r>
        <w:r w:rsidRPr="003F6085" w:rsidDel="00E61291">
          <w:rPr>
            <w:rFonts w:cs="B Nazanin" w:hint="cs"/>
            <w:sz w:val="24"/>
            <w:szCs w:val="24"/>
            <w:rtl/>
          </w:rPr>
          <w:t>دسته</w:t>
        </w:r>
        <w:r w:rsidRPr="003F6085" w:rsidDel="00E61291">
          <w:rPr>
            <w:rFonts w:cs="B Nazanin"/>
            <w:sz w:val="24"/>
            <w:szCs w:val="24"/>
            <w:rtl/>
          </w:rPr>
          <w:t xml:space="preserve"> </w:t>
        </w:r>
        <w:r w:rsidRPr="003F6085" w:rsidDel="00E61291">
          <w:rPr>
            <w:rFonts w:cs="B Nazanin" w:hint="cs"/>
            <w:sz w:val="24"/>
            <w:szCs w:val="24"/>
            <w:rtl/>
          </w:rPr>
          <w:t>مطالعات</w:t>
        </w:r>
        <w:r w:rsidRPr="003F6085" w:rsidDel="00E61291">
          <w:rPr>
            <w:rFonts w:cs="B Nazanin"/>
            <w:sz w:val="24"/>
            <w:szCs w:val="24"/>
            <w:rtl/>
          </w:rPr>
          <w:t xml:space="preserve"> </w:t>
        </w:r>
        <w:r w:rsidRPr="003F6085" w:rsidDel="00E61291">
          <w:rPr>
            <w:rFonts w:cs="B Nazanin" w:hint="cs"/>
            <w:sz w:val="24"/>
            <w:szCs w:val="24"/>
            <w:rtl/>
          </w:rPr>
          <w:t>داده‌محور</w:t>
        </w:r>
        <w:r w:rsidRPr="003F6085" w:rsidDel="00E61291">
          <w:rPr>
            <w:rFonts w:cs="B Nazanin"/>
            <w:sz w:val="24"/>
            <w:szCs w:val="24"/>
            <w:rtl/>
          </w:rPr>
          <w:t xml:space="preserve"> </w:t>
        </w:r>
        <w:r w:rsidRPr="003F6085" w:rsidDel="00E61291">
          <w:rPr>
            <w:rFonts w:cs="B Nazanin" w:hint="cs"/>
            <w:sz w:val="24"/>
            <w:szCs w:val="24"/>
            <w:rtl/>
          </w:rPr>
          <w:t>اکتشافی</w:t>
        </w:r>
        <w:r w:rsidRPr="003F6085" w:rsidDel="00E61291">
          <w:rPr>
            <w:rFonts w:cs="B Nazanin"/>
            <w:sz w:val="24"/>
            <w:szCs w:val="24"/>
            <w:rtl/>
          </w:rPr>
          <w:t xml:space="preserve"> </w:t>
        </w:r>
        <w:r w:rsidRPr="003F6085" w:rsidDel="00E61291">
          <w:rPr>
            <w:rFonts w:cs="B Nazanin" w:hint="cs"/>
            <w:sz w:val="24"/>
            <w:szCs w:val="24"/>
            <w:rtl/>
          </w:rPr>
          <w:t>قرار</w:t>
        </w:r>
        <w:r w:rsidRPr="003F6085" w:rsidDel="00E61291">
          <w:rPr>
            <w:rFonts w:cs="B Nazanin"/>
            <w:sz w:val="24"/>
            <w:szCs w:val="24"/>
            <w:rtl/>
          </w:rPr>
          <w:t xml:space="preserve"> </w:t>
        </w:r>
        <w:r w:rsidRPr="003F6085" w:rsidDel="00E61291">
          <w:rPr>
            <w:rFonts w:cs="B Nazanin" w:hint="cs"/>
            <w:sz w:val="24"/>
            <w:szCs w:val="24"/>
            <w:rtl/>
          </w:rPr>
          <w:t>می‌گیرد</w:t>
        </w:r>
        <w:r w:rsidRPr="003F6085" w:rsidDel="00E61291">
          <w:rPr>
            <w:rFonts w:cs="B Nazanin"/>
            <w:sz w:val="24"/>
            <w:szCs w:val="24"/>
            <w:rtl/>
          </w:rPr>
          <w:t xml:space="preserve"> </w:t>
        </w:r>
        <w:r w:rsidRPr="003F6085" w:rsidDel="00E61291">
          <w:rPr>
            <w:rFonts w:cs="B Nazanin" w:hint="cs"/>
            <w:sz w:val="24"/>
            <w:szCs w:val="24"/>
            <w:rtl/>
          </w:rPr>
          <w:t>و</w:t>
        </w:r>
        <w:r w:rsidRPr="003F6085" w:rsidDel="00E61291">
          <w:rPr>
            <w:rFonts w:cs="B Nazanin"/>
            <w:sz w:val="24"/>
            <w:szCs w:val="24"/>
            <w:rtl/>
          </w:rPr>
          <w:t xml:space="preserve"> </w:t>
        </w:r>
        <w:r w:rsidRPr="003F6085" w:rsidDel="00E61291">
          <w:rPr>
            <w:rFonts w:cs="B Nazanin" w:hint="cs"/>
            <w:sz w:val="24"/>
            <w:szCs w:val="24"/>
            <w:rtl/>
          </w:rPr>
          <w:t>با</w:t>
        </w:r>
        <w:r w:rsidRPr="003F6085" w:rsidDel="00E61291">
          <w:rPr>
            <w:rFonts w:cs="B Nazanin"/>
            <w:sz w:val="24"/>
            <w:szCs w:val="24"/>
            <w:rtl/>
          </w:rPr>
          <w:t xml:space="preserve"> </w:t>
        </w:r>
        <w:r w:rsidRPr="003F6085" w:rsidDel="00E61291">
          <w:rPr>
            <w:rFonts w:cs="B Nazanin" w:hint="cs"/>
            <w:sz w:val="24"/>
            <w:szCs w:val="24"/>
            <w:rtl/>
          </w:rPr>
          <w:t>استفاده</w:t>
        </w:r>
        <w:r w:rsidRPr="003F6085" w:rsidDel="00E61291">
          <w:rPr>
            <w:rFonts w:cs="B Nazanin"/>
            <w:sz w:val="24"/>
            <w:szCs w:val="24"/>
            <w:rtl/>
          </w:rPr>
          <w:t xml:space="preserve"> </w:t>
        </w:r>
        <w:r w:rsidRPr="003F6085" w:rsidDel="00E61291">
          <w:rPr>
            <w:rFonts w:cs="B Nazanin" w:hint="cs"/>
            <w:sz w:val="24"/>
            <w:szCs w:val="24"/>
            <w:rtl/>
          </w:rPr>
          <w:t>از</w:t>
        </w:r>
        <w:r w:rsidRPr="003F6085" w:rsidDel="00E61291">
          <w:rPr>
            <w:rFonts w:cs="B Nazanin"/>
            <w:sz w:val="24"/>
            <w:szCs w:val="24"/>
            <w:rtl/>
          </w:rPr>
          <w:t xml:space="preserve"> </w:t>
        </w:r>
        <w:r w:rsidRPr="003F6085" w:rsidDel="00E61291">
          <w:rPr>
            <w:rFonts w:cs="B Nazanin" w:hint="cs"/>
            <w:sz w:val="24"/>
            <w:szCs w:val="24"/>
            <w:rtl/>
          </w:rPr>
          <w:t>روش‌های</w:t>
        </w:r>
        <w:r w:rsidRPr="003F6085" w:rsidDel="00E61291">
          <w:rPr>
            <w:rFonts w:cs="B Nazanin"/>
            <w:sz w:val="24"/>
            <w:szCs w:val="24"/>
            <w:rtl/>
          </w:rPr>
          <w:t xml:space="preserve"> </w:t>
        </w:r>
        <w:r w:rsidRPr="003F6085" w:rsidDel="00E61291">
          <w:rPr>
            <w:rFonts w:cs="B Nazanin" w:hint="cs"/>
            <w:sz w:val="24"/>
            <w:szCs w:val="24"/>
            <w:rtl/>
          </w:rPr>
          <w:t>متن‌کاوی،</w:t>
        </w:r>
        <w:r w:rsidRPr="003F6085" w:rsidDel="00E61291">
          <w:rPr>
            <w:rFonts w:cs="B Nazanin"/>
            <w:sz w:val="24"/>
            <w:szCs w:val="24"/>
            <w:rtl/>
          </w:rPr>
          <w:t xml:space="preserve"> </w:t>
        </w:r>
        <w:r w:rsidRPr="003F6085" w:rsidDel="00E61291">
          <w:rPr>
            <w:rFonts w:cs="B Nazanin" w:hint="cs"/>
            <w:sz w:val="24"/>
            <w:szCs w:val="24"/>
            <w:rtl/>
          </w:rPr>
          <w:t>به</w:t>
        </w:r>
        <w:r w:rsidRPr="003F6085" w:rsidDel="00E61291">
          <w:rPr>
            <w:rFonts w:cs="B Nazanin"/>
            <w:sz w:val="24"/>
            <w:szCs w:val="24"/>
            <w:rtl/>
          </w:rPr>
          <w:t xml:space="preserve"> </w:t>
        </w:r>
        <w:r w:rsidRPr="003F6085" w:rsidDel="00E61291">
          <w:rPr>
            <w:rFonts w:cs="B Nazanin" w:hint="cs"/>
            <w:sz w:val="24"/>
            <w:szCs w:val="24"/>
            <w:rtl/>
          </w:rPr>
          <w:t>استخراج</w:t>
        </w:r>
        <w:r w:rsidRPr="003F6085" w:rsidDel="00E61291">
          <w:rPr>
            <w:rFonts w:cs="B Nazanin"/>
            <w:sz w:val="24"/>
            <w:szCs w:val="24"/>
            <w:rtl/>
          </w:rPr>
          <w:t xml:space="preserve"> </w:t>
        </w:r>
        <w:r w:rsidRPr="003F6085" w:rsidDel="00E61291">
          <w:rPr>
            <w:rFonts w:cs="B Nazanin" w:hint="cs"/>
            <w:sz w:val="24"/>
            <w:szCs w:val="24"/>
            <w:rtl/>
          </w:rPr>
          <w:t>اطلاعات</w:t>
        </w:r>
        <w:r w:rsidRPr="003F6085" w:rsidDel="00E61291">
          <w:rPr>
            <w:rFonts w:cs="B Nazanin"/>
            <w:sz w:val="24"/>
            <w:szCs w:val="24"/>
            <w:rtl/>
          </w:rPr>
          <w:t xml:space="preserve"> </w:t>
        </w:r>
        <w:r w:rsidRPr="003F6085" w:rsidDel="00E61291">
          <w:rPr>
            <w:rFonts w:cs="B Nazanin" w:hint="cs"/>
            <w:sz w:val="24"/>
            <w:szCs w:val="24"/>
            <w:rtl/>
          </w:rPr>
          <w:t>معنادار</w:t>
        </w:r>
        <w:r w:rsidRPr="003F6085" w:rsidDel="00E61291">
          <w:rPr>
            <w:rFonts w:cs="B Nazanin"/>
            <w:sz w:val="24"/>
            <w:szCs w:val="24"/>
            <w:rtl/>
          </w:rPr>
          <w:t xml:space="preserve"> </w:t>
        </w:r>
        <w:r w:rsidRPr="003F6085" w:rsidDel="00E61291">
          <w:rPr>
            <w:rFonts w:cs="B Nazanin" w:hint="cs"/>
            <w:sz w:val="24"/>
            <w:szCs w:val="24"/>
            <w:rtl/>
          </w:rPr>
          <w:t>و</w:t>
        </w:r>
        <w:r w:rsidRPr="003F6085" w:rsidDel="00E61291">
          <w:rPr>
            <w:rFonts w:cs="B Nazanin"/>
            <w:sz w:val="24"/>
            <w:szCs w:val="24"/>
            <w:rtl/>
          </w:rPr>
          <w:t xml:space="preserve"> </w:t>
        </w:r>
        <w:r w:rsidRPr="003F6085" w:rsidDel="00E61291">
          <w:rPr>
            <w:rFonts w:cs="B Nazanin" w:hint="cs"/>
            <w:sz w:val="24"/>
            <w:szCs w:val="24"/>
            <w:rtl/>
          </w:rPr>
          <w:t>تحلیل</w:t>
        </w:r>
        <w:r w:rsidRPr="003F6085" w:rsidDel="00E61291">
          <w:rPr>
            <w:rFonts w:cs="B Nazanin"/>
            <w:sz w:val="24"/>
            <w:szCs w:val="24"/>
            <w:rtl/>
          </w:rPr>
          <w:t xml:space="preserve"> </w:t>
        </w:r>
        <w:r w:rsidRPr="003F6085" w:rsidDel="00E61291">
          <w:rPr>
            <w:rFonts w:cs="B Nazanin" w:hint="cs"/>
            <w:sz w:val="24"/>
            <w:szCs w:val="24"/>
            <w:rtl/>
          </w:rPr>
          <w:t>دانش</w:t>
        </w:r>
        <w:r w:rsidRPr="003F6085" w:rsidDel="00E61291">
          <w:rPr>
            <w:rFonts w:cs="B Nazanin"/>
            <w:sz w:val="24"/>
            <w:szCs w:val="24"/>
            <w:rtl/>
          </w:rPr>
          <w:t xml:space="preserve"> </w:t>
        </w:r>
        <w:r w:rsidRPr="003F6085" w:rsidDel="00E61291">
          <w:rPr>
            <w:rFonts w:cs="B Nazanin" w:hint="cs"/>
            <w:sz w:val="24"/>
            <w:szCs w:val="24"/>
            <w:rtl/>
          </w:rPr>
          <w:t>نهفته</w:t>
        </w:r>
        <w:r w:rsidRPr="003F6085" w:rsidDel="00E61291">
          <w:rPr>
            <w:rFonts w:cs="B Nazanin"/>
            <w:sz w:val="24"/>
            <w:szCs w:val="24"/>
            <w:rtl/>
          </w:rPr>
          <w:t xml:space="preserve"> </w:t>
        </w:r>
        <w:r w:rsidRPr="003F6085" w:rsidDel="00E61291">
          <w:rPr>
            <w:rFonts w:cs="B Nazanin" w:hint="cs"/>
            <w:sz w:val="24"/>
            <w:szCs w:val="24"/>
            <w:rtl/>
          </w:rPr>
          <w:t>در</w:t>
        </w:r>
        <w:r w:rsidRPr="003F6085" w:rsidDel="00E61291">
          <w:rPr>
            <w:rFonts w:cs="B Nazanin"/>
            <w:sz w:val="24"/>
            <w:szCs w:val="24"/>
            <w:rtl/>
          </w:rPr>
          <w:t xml:space="preserve"> </w:t>
        </w:r>
        <w:r w:rsidRPr="003F6085" w:rsidDel="00E61291">
          <w:rPr>
            <w:rFonts w:cs="B Nazanin" w:hint="cs"/>
            <w:sz w:val="24"/>
            <w:szCs w:val="24"/>
            <w:rtl/>
          </w:rPr>
          <w:t>متون</w:t>
        </w:r>
        <w:r w:rsidRPr="003F6085" w:rsidDel="00E61291">
          <w:rPr>
            <w:rFonts w:cs="B Nazanin"/>
            <w:sz w:val="24"/>
            <w:szCs w:val="24"/>
            <w:rtl/>
          </w:rPr>
          <w:t xml:space="preserve"> </w:t>
        </w:r>
        <w:r w:rsidRPr="003F6085" w:rsidDel="00E61291">
          <w:rPr>
            <w:rFonts w:cs="B Nazanin" w:hint="cs"/>
            <w:sz w:val="24"/>
            <w:szCs w:val="24"/>
            <w:rtl/>
          </w:rPr>
          <w:t>علمی</w:t>
        </w:r>
        <w:r w:rsidRPr="003F6085" w:rsidDel="00E61291">
          <w:rPr>
            <w:rFonts w:cs="B Nazanin"/>
            <w:sz w:val="24"/>
            <w:szCs w:val="24"/>
            <w:rtl/>
          </w:rPr>
          <w:t xml:space="preserve"> </w:t>
        </w:r>
        <w:r w:rsidRPr="003F6085" w:rsidDel="00E61291">
          <w:rPr>
            <w:rFonts w:cs="B Nazanin" w:hint="cs"/>
            <w:sz w:val="24"/>
            <w:szCs w:val="24"/>
            <w:rtl/>
          </w:rPr>
          <w:t>می‌پردازد</w:t>
        </w:r>
        <w:r w:rsidRPr="003F6085" w:rsidDel="00E61291">
          <w:rPr>
            <w:rFonts w:cs="B Nazanin"/>
            <w:sz w:val="24"/>
            <w:szCs w:val="24"/>
          </w:rPr>
          <w:t>.</w:t>
        </w:r>
      </w:moveFrom>
    </w:p>
    <w:p w14:paraId="2E6E72F7" w14:textId="2738153F" w:rsidR="009751A7" w:rsidRPr="00EA65EA" w:rsidDel="00E61291" w:rsidRDefault="009751A7" w:rsidP="00EA65EA">
      <w:pPr>
        <w:bidi/>
        <w:spacing w:line="276" w:lineRule="auto"/>
        <w:jc w:val="both"/>
        <w:rPr>
          <w:moveFrom w:id="1641" w:author="غزاله عرفانیان" w:date="2025-07-01T07:37:00Z" w16du:dateUtc="2025-07-01T04:07:00Z"/>
          <w:rFonts w:cs="B Nazanin"/>
          <w:b/>
          <w:bCs/>
          <w:sz w:val="24"/>
          <w:szCs w:val="24"/>
          <w:rtl/>
        </w:rPr>
      </w:pPr>
      <w:moveFrom w:id="1642" w:author="غزاله عرفانیان" w:date="2025-07-01T07:37:00Z" w16du:dateUtc="2025-07-01T04:07:00Z">
        <w:r w:rsidRPr="00EA65EA" w:rsidDel="00E61291">
          <w:rPr>
            <w:rFonts w:cs="B Nazanin" w:hint="cs"/>
            <w:b/>
            <w:bCs/>
            <w:sz w:val="24"/>
            <w:szCs w:val="24"/>
            <w:rtl/>
          </w:rPr>
          <w:t>جامعه</w:t>
        </w:r>
        <w:r w:rsidRPr="00EA65EA" w:rsidDel="00E61291">
          <w:rPr>
            <w:rFonts w:cs="B Nazanin"/>
            <w:b/>
            <w:bCs/>
            <w:sz w:val="24"/>
            <w:szCs w:val="24"/>
            <w:rtl/>
          </w:rPr>
          <w:t xml:space="preserve"> </w:t>
        </w:r>
        <w:r w:rsidRPr="00EA65EA" w:rsidDel="00E61291">
          <w:rPr>
            <w:rFonts w:cs="B Nazanin" w:hint="cs"/>
            <w:b/>
            <w:bCs/>
            <w:sz w:val="24"/>
            <w:szCs w:val="24"/>
            <w:rtl/>
          </w:rPr>
          <w:t>آماری</w:t>
        </w:r>
        <w:r w:rsidRPr="00EA65EA" w:rsidDel="00E61291">
          <w:rPr>
            <w:rFonts w:cs="B Nazanin"/>
            <w:b/>
            <w:bCs/>
            <w:sz w:val="24"/>
            <w:szCs w:val="24"/>
            <w:rtl/>
          </w:rPr>
          <w:t xml:space="preserve"> </w:t>
        </w:r>
        <w:r w:rsidRPr="00EA65EA" w:rsidDel="00E61291">
          <w:rPr>
            <w:rFonts w:cs="B Nazanin" w:hint="cs"/>
            <w:b/>
            <w:bCs/>
            <w:sz w:val="24"/>
            <w:szCs w:val="24"/>
            <w:rtl/>
          </w:rPr>
          <w:t>و</w:t>
        </w:r>
        <w:r w:rsidRPr="00EA65EA" w:rsidDel="00E61291">
          <w:rPr>
            <w:rFonts w:cs="B Nazanin"/>
            <w:b/>
            <w:bCs/>
            <w:sz w:val="24"/>
            <w:szCs w:val="24"/>
            <w:rtl/>
          </w:rPr>
          <w:t xml:space="preserve"> </w:t>
        </w:r>
        <w:r w:rsidRPr="00EA65EA" w:rsidDel="00E61291">
          <w:rPr>
            <w:rFonts w:cs="B Nazanin" w:hint="cs"/>
            <w:b/>
            <w:bCs/>
            <w:sz w:val="24"/>
            <w:szCs w:val="24"/>
            <w:rtl/>
          </w:rPr>
          <w:t>نمونه</w:t>
        </w:r>
        <w:r w:rsidRPr="00EA65EA" w:rsidDel="00E61291">
          <w:rPr>
            <w:rFonts w:cs="B Nazanin"/>
            <w:b/>
            <w:bCs/>
            <w:sz w:val="24"/>
            <w:szCs w:val="24"/>
            <w:rtl/>
          </w:rPr>
          <w:t xml:space="preserve"> </w:t>
        </w:r>
        <w:r w:rsidRPr="00EA65EA" w:rsidDel="00E61291">
          <w:rPr>
            <w:rFonts w:cs="B Nazanin" w:hint="cs"/>
            <w:b/>
            <w:bCs/>
            <w:sz w:val="24"/>
            <w:szCs w:val="24"/>
            <w:rtl/>
          </w:rPr>
          <w:t>پژوهش</w:t>
        </w:r>
      </w:moveFrom>
    </w:p>
    <w:p w14:paraId="5E3D2FD1" w14:textId="6F8452C9" w:rsidR="009751A7" w:rsidRPr="00EA65EA" w:rsidDel="00E61291" w:rsidRDefault="009751A7" w:rsidP="00EA65EA">
      <w:pPr>
        <w:bidi/>
        <w:spacing w:line="276" w:lineRule="auto"/>
        <w:jc w:val="both"/>
        <w:rPr>
          <w:moveFrom w:id="1643" w:author="غزاله عرفانیان" w:date="2025-07-01T07:37:00Z" w16du:dateUtc="2025-07-01T04:07:00Z"/>
          <w:rFonts w:cs="B Nazanin"/>
          <w:sz w:val="24"/>
          <w:szCs w:val="24"/>
          <w:rtl/>
        </w:rPr>
      </w:pPr>
      <w:moveFrom w:id="1644" w:author="غزاله عرفانیان" w:date="2025-07-01T07:37:00Z" w16du:dateUtc="2025-07-01T04:07:00Z">
        <w:r w:rsidRPr="00EA65EA" w:rsidDel="00E61291">
          <w:rPr>
            <w:rFonts w:cs="B Nazanin" w:hint="cs"/>
            <w:sz w:val="24"/>
            <w:szCs w:val="24"/>
            <w:rtl/>
          </w:rPr>
          <w:t>در</w:t>
        </w:r>
        <w:r w:rsidRPr="00EA65EA" w:rsidDel="00E61291">
          <w:rPr>
            <w:rFonts w:cs="B Nazanin"/>
            <w:sz w:val="24"/>
            <w:szCs w:val="24"/>
            <w:rtl/>
          </w:rPr>
          <w:t xml:space="preserve"> </w:t>
        </w:r>
        <w:r w:rsidRPr="00EA65EA" w:rsidDel="00E61291">
          <w:rPr>
            <w:rFonts w:cs="B Nazanin" w:hint="cs"/>
            <w:sz w:val="24"/>
            <w:szCs w:val="24"/>
            <w:rtl/>
          </w:rPr>
          <w:t>این</w:t>
        </w:r>
        <w:r w:rsidRPr="00EA65EA" w:rsidDel="00E61291">
          <w:rPr>
            <w:rFonts w:cs="B Nazanin"/>
            <w:sz w:val="24"/>
            <w:szCs w:val="24"/>
            <w:rtl/>
          </w:rPr>
          <w:t xml:space="preserve"> </w:t>
        </w:r>
        <w:r w:rsidRPr="00EA65EA" w:rsidDel="00E61291">
          <w:rPr>
            <w:rFonts w:cs="B Nazanin" w:hint="cs"/>
            <w:sz w:val="24"/>
            <w:szCs w:val="24"/>
            <w:rtl/>
          </w:rPr>
          <w:t>پژوهش،</w:t>
        </w:r>
        <w:r w:rsidRPr="00EA65EA" w:rsidDel="00E61291">
          <w:rPr>
            <w:rFonts w:cs="B Nazanin"/>
            <w:sz w:val="24"/>
            <w:szCs w:val="24"/>
            <w:rtl/>
          </w:rPr>
          <w:t xml:space="preserve"> </w:t>
        </w:r>
        <w:r w:rsidRPr="00EA65EA" w:rsidDel="00E61291">
          <w:rPr>
            <w:rFonts w:cs="B Nazanin" w:hint="cs"/>
            <w:sz w:val="24"/>
            <w:szCs w:val="24"/>
            <w:rtl/>
          </w:rPr>
          <w:t>جامعه</w:t>
        </w:r>
        <w:r w:rsidRPr="00EA65EA" w:rsidDel="00E61291">
          <w:rPr>
            <w:rFonts w:cs="B Nazanin"/>
            <w:sz w:val="24"/>
            <w:szCs w:val="24"/>
            <w:rtl/>
          </w:rPr>
          <w:t xml:space="preserve"> </w:t>
        </w:r>
        <w:r w:rsidRPr="00EA65EA" w:rsidDel="00E61291">
          <w:rPr>
            <w:rFonts w:cs="B Nazanin" w:hint="cs"/>
            <w:sz w:val="24"/>
            <w:szCs w:val="24"/>
            <w:rtl/>
          </w:rPr>
          <w:t>آماری</w:t>
        </w:r>
        <w:r w:rsidRPr="00EA65EA" w:rsidDel="00E61291">
          <w:rPr>
            <w:rFonts w:cs="B Nazanin"/>
            <w:sz w:val="24"/>
            <w:szCs w:val="24"/>
            <w:rtl/>
          </w:rPr>
          <w:t xml:space="preserve"> </w:t>
        </w:r>
        <w:r w:rsidRPr="00EA65EA" w:rsidDel="00E61291">
          <w:rPr>
            <w:rFonts w:cs="B Nazanin" w:hint="cs"/>
            <w:sz w:val="24"/>
            <w:szCs w:val="24"/>
            <w:rtl/>
          </w:rPr>
          <w:t>شامل</w:t>
        </w:r>
        <w:r w:rsidRPr="00EA65EA" w:rsidDel="00E61291">
          <w:rPr>
            <w:rFonts w:cs="B Nazanin"/>
            <w:sz w:val="24"/>
            <w:szCs w:val="24"/>
            <w:rtl/>
          </w:rPr>
          <w:t xml:space="preserve"> </w:t>
        </w:r>
        <w:r w:rsidRPr="00EA65EA" w:rsidDel="00E61291">
          <w:rPr>
            <w:rFonts w:cs="B Nazanin" w:hint="cs"/>
            <w:sz w:val="24"/>
            <w:szCs w:val="24"/>
            <w:rtl/>
          </w:rPr>
          <w:t>تمام</w:t>
        </w:r>
        <w:r w:rsidRPr="00EA65EA" w:rsidDel="00E61291">
          <w:rPr>
            <w:rFonts w:cs="B Nazanin"/>
            <w:sz w:val="24"/>
            <w:szCs w:val="24"/>
            <w:rtl/>
          </w:rPr>
          <w:t xml:space="preserve"> </w:t>
        </w:r>
        <w:r w:rsidRPr="00EA65EA" w:rsidDel="00E61291">
          <w:rPr>
            <w:rFonts w:cs="B Nazanin" w:hint="cs"/>
            <w:sz w:val="24"/>
            <w:szCs w:val="24"/>
            <w:rtl/>
          </w:rPr>
          <w:t>عناوین،</w:t>
        </w:r>
        <w:r w:rsidRPr="00EA65EA" w:rsidDel="00E61291">
          <w:rPr>
            <w:rFonts w:cs="B Nazanin"/>
            <w:sz w:val="24"/>
            <w:szCs w:val="24"/>
            <w:rtl/>
          </w:rPr>
          <w:t xml:space="preserve"> </w:t>
        </w:r>
        <w:r w:rsidRPr="00EA65EA" w:rsidDel="00E61291">
          <w:rPr>
            <w:rFonts w:cs="B Nazanin" w:hint="cs"/>
            <w:sz w:val="24"/>
            <w:szCs w:val="24"/>
            <w:rtl/>
          </w:rPr>
          <w:t>چکیده‌ها،</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کلیدواژه‌های</w:t>
        </w:r>
        <w:r w:rsidRPr="00EA65EA" w:rsidDel="00E61291">
          <w:rPr>
            <w:rFonts w:cs="B Nazanin"/>
            <w:sz w:val="24"/>
            <w:szCs w:val="24"/>
            <w:rtl/>
          </w:rPr>
          <w:t xml:space="preserve"> </w:t>
        </w:r>
        <w:r w:rsidRPr="00EA65EA" w:rsidDel="00E61291">
          <w:rPr>
            <w:rFonts w:cs="B Nazanin" w:hint="cs"/>
            <w:sz w:val="24"/>
            <w:szCs w:val="24"/>
            <w:rtl/>
          </w:rPr>
          <w:t>پیشنهادی</w:t>
        </w:r>
        <w:r w:rsidRPr="00EA65EA" w:rsidDel="00E61291">
          <w:rPr>
            <w:rFonts w:cs="B Nazanin"/>
            <w:sz w:val="24"/>
            <w:szCs w:val="24"/>
            <w:rtl/>
          </w:rPr>
          <w:t xml:space="preserve"> </w:t>
        </w:r>
        <w:r w:rsidRPr="00EA65EA" w:rsidDel="00E61291">
          <w:rPr>
            <w:rFonts w:cs="B Nazanin" w:hint="cs"/>
            <w:sz w:val="24"/>
            <w:szCs w:val="24"/>
            <w:rtl/>
          </w:rPr>
          <w:t>پایان‌نامه‌ها،</w:t>
        </w:r>
        <w:r w:rsidRPr="00EA65EA" w:rsidDel="00E61291">
          <w:rPr>
            <w:rFonts w:cs="B Nazanin"/>
            <w:sz w:val="24"/>
            <w:szCs w:val="24"/>
            <w:rtl/>
          </w:rPr>
          <w:t xml:space="preserve"> </w:t>
        </w:r>
        <w:r w:rsidRPr="00EA65EA" w:rsidDel="00E61291">
          <w:rPr>
            <w:rFonts w:cs="B Nazanin" w:hint="cs"/>
            <w:sz w:val="24"/>
            <w:szCs w:val="24"/>
            <w:rtl/>
          </w:rPr>
          <w:t>رساله‌ها،</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پیشنهادهایی</w:t>
        </w:r>
        <w:r w:rsidRPr="00EA65EA" w:rsidDel="00E61291">
          <w:rPr>
            <w:rFonts w:cs="B Nazanin"/>
            <w:sz w:val="24"/>
            <w:szCs w:val="24"/>
            <w:rtl/>
          </w:rPr>
          <w:t xml:space="preserve"> </w:t>
        </w:r>
        <w:r w:rsidRPr="00EA65EA" w:rsidDel="00E61291">
          <w:rPr>
            <w:rFonts w:cs="B Nazanin" w:hint="cs"/>
            <w:sz w:val="24"/>
            <w:szCs w:val="24"/>
            <w:rtl/>
          </w:rPr>
          <w:t>است</w:t>
        </w:r>
        <w:r w:rsidRPr="00EA65EA" w:rsidDel="00E61291">
          <w:rPr>
            <w:rFonts w:cs="B Nazanin"/>
            <w:sz w:val="24"/>
            <w:szCs w:val="24"/>
            <w:rtl/>
          </w:rPr>
          <w:t xml:space="preserve"> </w:t>
        </w:r>
        <w:r w:rsidRPr="00EA65EA" w:rsidDel="00E61291">
          <w:rPr>
            <w:rFonts w:cs="B Nazanin" w:hint="cs"/>
            <w:sz w:val="24"/>
            <w:szCs w:val="24"/>
            <w:rtl/>
          </w:rPr>
          <w:t>که</w:t>
        </w:r>
        <w:r w:rsidRPr="00EA65EA" w:rsidDel="00E61291">
          <w:rPr>
            <w:rFonts w:cs="B Nazanin"/>
            <w:sz w:val="24"/>
            <w:szCs w:val="24"/>
            <w:rtl/>
          </w:rPr>
          <w:t xml:space="preserve"> </w:t>
        </w:r>
        <w:r w:rsidRPr="00EA65EA" w:rsidDel="00E61291">
          <w:rPr>
            <w:rFonts w:cs="B Nazanin" w:hint="cs"/>
            <w:sz w:val="24"/>
            <w:szCs w:val="24"/>
            <w:rtl/>
          </w:rPr>
          <w:t>در</w:t>
        </w:r>
        <w:r w:rsidRPr="00EA65EA" w:rsidDel="00E61291">
          <w:rPr>
            <w:rFonts w:cs="B Nazanin"/>
            <w:sz w:val="24"/>
            <w:szCs w:val="24"/>
            <w:rtl/>
          </w:rPr>
          <w:t xml:space="preserve"> </w:t>
        </w:r>
        <w:r w:rsidRPr="00EA65EA" w:rsidDel="00E61291">
          <w:rPr>
            <w:rFonts w:cs="B Nazanin" w:hint="cs"/>
            <w:sz w:val="24"/>
            <w:szCs w:val="24"/>
            <w:rtl/>
          </w:rPr>
          <w:t>رشته</w:t>
        </w:r>
        <w:r w:rsidRPr="00EA65EA" w:rsidDel="00E61291">
          <w:rPr>
            <w:rFonts w:cs="B Nazanin"/>
            <w:sz w:val="24"/>
            <w:szCs w:val="24"/>
            <w:rtl/>
          </w:rPr>
          <w:t xml:space="preserve"> </w:t>
        </w:r>
        <w:r w:rsidRPr="00EA65EA" w:rsidDel="00E61291">
          <w:rPr>
            <w:rFonts w:cs="B Nazanin" w:hint="cs"/>
            <w:sz w:val="24"/>
            <w:szCs w:val="24"/>
            <w:rtl/>
          </w:rPr>
          <w:t>علم</w:t>
        </w:r>
        <w:r w:rsidRPr="00EA65EA" w:rsidDel="00E61291">
          <w:rPr>
            <w:rFonts w:cs="B Nazanin"/>
            <w:sz w:val="24"/>
            <w:szCs w:val="24"/>
            <w:rtl/>
          </w:rPr>
          <w:t xml:space="preserve"> </w:t>
        </w:r>
        <w:r w:rsidRPr="00EA65EA" w:rsidDel="00E61291">
          <w:rPr>
            <w:rFonts w:cs="B Nazanin" w:hint="cs"/>
            <w:sz w:val="24"/>
            <w:szCs w:val="24"/>
            <w:rtl/>
          </w:rPr>
          <w:t>اطلاعات</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دانش‌شناسی</w:t>
        </w:r>
        <w:r w:rsidRPr="00EA65EA" w:rsidDel="00E61291">
          <w:rPr>
            <w:rFonts w:cs="B Nazanin"/>
            <w:sz w:val="24"/>
            <w:szCs w:val="24"/>
            <w:rtl/>
          </w:rPr>
          <w:t xml:space="preserve"> </w:t>
        </w:r>
        <w:r w:rsidRPr="00EA65EA" w:rsidDel="00E61291">
          <w:rPr>
            <w:rFonts w:cs="B Nazanin" w:hint="cs"/>
            <w:sz w:val="24"/>
            <w:szCs w:val="24"/>
            <w:rtl/>
          </w:rPr>
          <w:t>در</w:t>
        </w:r>
        <w:r w:rsidRPr="00EA65EA" w:rsidDel="00E61291">
          <w:rPr>
            <w:rFonts w:cs="B Nazanin"/>
            <w:sz w:val="24"/>
            <w:szCs w:val="24"/>
            <w:rtl/>
          </w:rPr>
          <w:t xml:space="preserve"> </w:t>
        </w:r>
        <w:r w:rsidRPr="00EA65EA" w:rsidDel="00E61291">
          <w:rPr>
            <w:rFonts w:cs="B Nazanin" w:hint="cs"/>
            <w:sz w:val="24"/>
            <w:szCs w:val="24"/>
            <w:rtl/>
          </w:rPr>
          <w:t>ایرانداک</w:t>
        </w:r>
        <w:r w:rsidRPr="00EA65EA" w:rsidDel="00E61291">
          <w:rPr>
            <w:rFonts w:cs="B Nazanin"/>
            <w:sz w:val="24"/>
            <w:szCs w:val="24"/>
            <w:rtl/>
          </w:rPr>
          <w:t xml:space="preserve"> </w:t>
        </w:r>
        <w:r w:rsidRPr="00EA65EA" w:rsidDel="00E61291">
          <w:rPr>
            <w:rFonts w:cs="B Nazanin" w:hint="cs"/>
            <w:sz w:val="24"/>
            <w:szCs w:val="24"/>
            <w:rtl/>
          </w:rPr>
          <w:t>منتشر</w:t>
        </w:r>
        <w:r w:rsidRPr="00EA65EA" w:rsidDel="00E61291">
          <w:rPr>
            <w:rFonts w:cs="B Nazanin"/>
            <w:sz w:val="24"/>
            <w:szCs w:val="24"/>
            <w:rtl/>
          </w:rPr>
          <w:t xml:space="preserve"> </w:t>
        </w:r>
        <w:r w:rsidRPr="00EA65EA" w:rsidDel="00E61291">
          <w:rPr>
            <w:rFonts w:cs="B Nazanin" w:hint="cs"/>
            <w:sz w:val="24"/>
            <w:szCs w:val="24"/>
            <w:rtl/>
          </w:rPr>
          <w:t>شده‌اند</w:t>
        </w:r>
        <w:r w:rsidRPr="00EA65EA" w:rsidDel="00E61291">
          <w:rPr>
            <w:rFonts w:cs="B Nazanin"/>
            <w:sz w:val="24"/>
            <w:szCs w:val="24"/>
            <w:rtl/>
          </w:rPr>
          <w:t xml:space="preserve">. </w:t>
        </w:r>
        <w:r w:rsidRPr="00EA65EA" w:rsidDel="00E61291">
          <w:rPr>
            <w:rFonts w:cs="B Nazanin" w:hint="cs"/>
            <w:sz w:val="24"/>
            <w:szCs w:val="24"/>
            <w:rtl/>
          </w:rPr>
          <w:t>مجموعاً</w:t>
        </w:r>
        <w:r w:rsidRPr="00EA65EA" w:rsidDel="00E61291">
          <w:rPr>
            <w:rFonts w:cs="B Nazanin"/>
            <w:sz w:val="24"/>
            <w:szCs w:val="24"/>
            <w:rtl/>
          </w:rPr>
          <w:t xml:space="preserve"> </w:t>
        </w:r>
        <w:r w:rsidRPr="00EA65EA" w:rsidDel="00E61291">
          <w:rPr>
            <w:rFonts w:cs="B Nazanin"/>
            <w:sz w:val="24"/>
            <w:szCs w:val="24"/>
            <w:rtl/>
            <w:lang w:bidi="fa-IR"/>
          </w:rPr>
          <w:t>۳۵۰۸</w:t>
        </w:r>
        <w:r w:rsidRPr="00EA65EA" w:rsidDel="00E61291">
          <w:rPr>
            <w:rFonts w:cs="B Nazanin"/>
            <w:sz w:val="24"/>
            <w:szCs w:val="24"/>
            <w:rtl/>
          </w:rPr>
          <w:t xml:space="preserve"> </w:t>
        </w:r>
        <w:r w:rsidRPr="00EA65EA" w:rsidDel="00E61291">
          <w:rPr>
            <w:rFonts w:cs="B Nazanin" w:hint="cs"/>
            <w:sz w:val="24"/>
            <w:szCs w:val="24"/>
            <w:rtl/>
          </w:rPr>
          <w:t>پایان‌نامه،</w:t>
        </w:r>
        <w:r w:rsidRPr="00EA65EA" w:rsidDel="00E61291">
          <w:rPr>
            <w:rFonts w:cs="B Nazanin"/>
            <w:sz w:val="24"/>
            <w:szCs w:val="24"/>
            <w:rtl/>
          </w:rPr>
          <w:t xml:space="preserve"> </w:t>
        </w:r>
        <w:r w:rsidRPr="00EA65EA" w:rsidDel="00E61291">
          <w:rPr>
            <w:rFonts w:cs="B Nazanin" w:hint="cs"/>
            <w:sz w:val="24"/>
            <w:szCs w:val="24"/>
            <w:rtl/>
          </w:rPr>
          <w:t>رساله،</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پیشنهاد</w:t>
        </w:r>
        <w:r w:rsidRPr="00EA65EA" w:rsidDel="00E61291">
          <w:rPr>
            <w:rFonts w:cs="B Nazanin"/>
            <w:sz w:val="24"/>
            <w:szCs w:val="24"/>
            <w:rtl/>
          </w:rPr>
          <w:t xml:space="preserve"> </w:t>
        </w:r>
        <w:r w:rsidRPr="00EA65EA" w:rsidDel="00E61291">
          <w:rPr>
            <w:rFonts w:cs="B Nazanin" w:hint="cs"/>
            <w:sz w:val="24"/>
            <w:szCs w:val="24"/>
            <w:rtl/>
          </w:rPr>
          <w:t>بازیابی</w:t>
        </w:r>
        <w:r w:rsidRPr="00EA65EA" w:rsidDel="00E61291">
          <w:rPr>
            <w:rFonts w:cs="B Nazanin"/>
            <w:sz w:val="24"/>
            <w:szCs w:val="24"/>
            <w:rtl/>
          </w:rPr>
          <w:t xml:space="preserve"> </w:t>
        </w:r>
        <w:r w:rsidRPr="00EA65EA" w:rsidDel="00E61291">
          <w:rPr>
            <w:rFonts w:cs="B Nazanin" w:hint="cs"/>
            <w:sz w:val="24"/>
            <w:szCs w:val="24"/>
            <w:rtl/>
          </w:rPr>
          <w:t>شده</w:t>
        </w:r>
        <w:r w:rsidRPr="00EA65EA" w:rsidDel="00E61291">
          <w:rPr>
            <w:rFonts w:cs="B Nazanin"/>
            <w:sz w:val="24"/>
            <w:szCs w:val="24"/>
            <w:rtl/>
          </w:rPr>
          <w:t xml:space="preserve"> </w:t>
        </w:r>
        <w:r w:rsidRPr="00EA65EA" w:rsidDel="00E61291">
          <w:rPr>
            <w:rFonts w:cs="B Nazanin" w:hint="cs"/>
            <w:sz w:val="24"/>
            <w:szCs w:val="24"/>
            <w:rtl/>
          </w:rPr>
          <w:t>است</w:t>
        </w:r>
        <w:r w:rsidRPr="00EA65EA" w:rsidDel="00E61291">
          <w:rPr>
            <w:rFonts w:cs="B Nazanin"/>
            <w:sz w:val="24"/>
            <w:szCs w:val="24"/>
            <w:rtl/>
          </w:rPr>
          <w:t xml:space="preserve">. </w:t>
        </w:r>
        <w:r w:rsidRPr="00EA65EA" w:rsidDel="00E61291">
          <w:rPr>
            <w:rFonts w:cs="B Nazanin" w:hint="cs"/>
            <w:sz w:val="24"/>
            <w:szCs w:val="24"/>
            <w:rtl/>
          </w:rPr>
          <w:t>از</w:t>
        </w:r>
        <w:r w:rsidRPr="00EA65EA" w:rsidDel="00E61291">
          <w:rPr>
            <w:rFonts w:cs="B Nazanin"/>
            <w:sz w:val="24"/>
            <w:szCs w:val="24"/>
            <w:rtl/>
          </w:rPr>
          <w:t xml:space="preserve"> </w:t>
        </w:r>
        <w:r w:rsidRPr="00EA65EA" w:rsidDel="00E61291">
          <w:rPr>
            <w:rFonts w:cs="B Nazanin" w:hint="cs"/>
            <w:sz w:val="24"/>
            <w:szCs w:val="24"/>
            <w:rtl/>
          </w:rPr>
          <w:t>آنجا</w:t>
        </w:r>
        <w:r w:rsidRPr="00EA65EA" w:rsidDel="00E61291">
          <w:rPr>
            <w:rFonts w:cs="B Nazanin"/>
            <w:sz w:val="24"/>
            <w:szCs w:val="24"/>
            <w:rtl/>
          </w:rPr>
          <w:t xml:space="preserve"> </w:t>
        </w:r>
        <w:r w:rsidRPr="00EA65EA" w:rsidDel="00E61291">
          <w:rPr>
            <w:rFonts w:cs="B Nazanin" w:hint="cs"/>
            <w:sz w:val="24"/>
            <w:szCs w:val="24"/>
            <w:rtl/>
          </w:rPr>
          <w:t>که</w:t>
        </w:r>
        <w:r w:rsidRPr="00EA65EA" w:rsidDel="00E61291">
          <w:rPr>
            <w:rFonts w:cs="B Nazanin"/>
            <w:sz w:val="24"/>
            <w:szCs w:val="24"/>
            <w:rtl/>
          </w:rPr>
          <w:t xml:space="preserve"> </w:t>
        </w:r>
        <w:r w:rsidRPr="00EA65EA" w:rsidDel="00E61291">
          <w:rPr>
            <w:rFonts w:cs="B Nazanin" w:hint="cs"/>
            <w:sz w:val="24"/>
            <w:szCs w:val="24"/>
            <w:rtl/>
          </w:rPr>
          <w:t>هدف</w:t>
        </w:r>
        <w:r w:rsidRPr="00EA65EA" w:rsidDel="00E61291">
          <w:rPr>
            <w:rFonts w:cs="B Nazanin"/>
            <w:sz w:val="24"/>
            <w:szCs w:val="24"/>
            <w:rtl/>
          </w:rPr>
          <w:t xml:space="preserve"> </w:t>
        </w:r>
        <w:r w:rsidRPr="00EA65EA" w:rsidDel="00E61291">
          <w:rPr>
            <w:rFonts w:cs="B Nazanin" w:hint="cs"/>
            <w:sz w:val="24"/>
            <w:szCs w:val="24"/>
            <w:rtl/>
          </w:rPr>
          <w:t>ما</w:t>
        </w:r>
        <w:r w:rsidRPr="00EA65EA" w:rsidDel="00E61291">
          <w:rPr>
            <w:rFonts w:cs="B Nazanin"/>
            <w:sz w:val="24"/>
            <w:szCs w:val="24"/>
            <w:rtl/>
          </w:rPr>
          <w:t xml:space="preserve"> </w:t>
        </w:r>
        <w:r w:rsidRPr="00EA65EA" w:rsidDel="00E61291">
          <w:rPr>
            <w:rFonts w:cs="B Nazanin" w:hint="cs"/>
            <w:sz w:val="24"/>
            <w:szCs w:val="24"/>
            <w:rtl/>
          </w:rPr>
          <w:t>تحلیل</w:t>
        </w:r>
        <w:r w:rsidRPr="00EA65EA" w:rsidDel="00E61291">
          <w:rPr>
            <w:rFonts w:cs="B Nazanin"/>
            <w:sz w:val="24"/>
            <w:szCs w:val="24"/>
            <w:rtl/>
          </w:rPr>
          <w:t xml:space="preserve"> </w:t>
        </w:r>
        <w:r w:rsidRPr="00EA65EA" w:rsidDel="00E61291">
          <w:rPr>
            <w:rFonts w:cs="B Nazanin" w:hint="cs"/>
            <w:sz w:val="24"/>
            <w:szCs w:val="24"/>
            <w:rtl/>
          </w:rPr>
          <w:t>تمامی</w:t>
        </w:r>
        <w:r w:rsidRPr="00EA65EA" w:rsidDel="00E61291">
          <w:rPr>
            <w:rFonts w:cs="B Nazanin"/>
            <w:sz w:val="24"/>
            <w:szCs w:val="24"/>
            <w:rtl/>
          </w:rPr>
          <w:t xml:space="preserve"> </w:t>
        </w:r>
        <w:r w:rsidRPr="00EA65EA" w:rsidDel="00E61291">
          <w:rPr>
            <w:rFonts w:cs="B Nazanin" w:hint="cs"/>
            <w:sz w:val="24"/>
            <w:szCs w:val="24"/>
            <w:rtl/>
          </w:rPr>
          <w:t>منابع</w:t>
        </w:r>
        <w:r w:rsidRPr="00EA65EA" w:rsidDel="00E61291">
          <w:rPr>
            <w:rFonts w:cs="B Nazanin"/>
            <w:sz w:val="24"/>
            <w:szCs w:val="24"/>
            <w:rtl/>
          </w:rPr>
          <w:t xml:space="preserve"> </w:t>
        </w:r>
        <w:r w:rsidRPr="00EA65EA" w:rsidDel="00E61291">
          <w:rPr>
            <w:rFonts w:cs="B Nazanin" w:hint="cs"/>
            <w:sz w:val="24"/>
            <w:szCs w:val="24"/>
            <w:rtl/>
          </w:rPr>
          <w:t>است</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قصد</w:t>
        </w:r>
        <w:r w:rsidRPr="00EA65EA" w:rsidDel="00E61291">
          <w:rPr>
            <w:rFonts w:cs="B Nazanin"/>
            <w:sz w:val="24"/>
            <w:szCs w:val="24"/>
            <w:rtl/>
          </w:rPr>
          <w:t xml:space="preserve"> </w:t>
        </w:r>
        <w:r w:rsidRPr="00EA65EA" w:rsidDel="00E61291">
          <w:rPr>
            <w:rFonts w:cs="B Nazanin" w:hint="cs"/>
            <w:sz w:val="24"/>
            <w:szCs w:val="24"/>
            <w:rtl/>
          </w:rPr>
          <w:t>داریم</w:t>
        </w:r>
        <w:r w:rsidRPr="00EA65EA" w:rsidDel="00E61291">
          <w:rPr>
            <w:rFonts w:cs="B Nazanin"/>
            <w:sz w:val="24"/>
            <w:szCs w:val="24"/>
            <w:rtl/>
          </w:rPr>
          <w:t xml:space="preserve"> </w:t>
        </w:r>
        <w:r w:rsidRPr="00EA65EA" w:rsidDel="00E61291">
          <w:rPr>
            <w:rFonts w:cs="B Nazanin" w:hint="cs"/>
            <w:sz w:val="24"/>
            <w:szCs w:val="24"/>
            <w:rtl/>
          </w:rPr>
          <w:t>با</w:t>
        </w:r>
        <w:r w:rsidRPr="00EA65EA" w:rsidDel="00E61291">
          <w:rPr>
            <w:rFonts w:cs="B Nazanin"/>
            <w:sz w:val="24"/>
            <w:szCs w:val="24"/>
            <w:rtl/>
          </w:rPr>
          <w:t xml:space="preserve"> </w:t>
        </w:r>
        <w:r w:rsidRPr="00EA65EA" w:rsidDel="00E61291">
          <w:rPr>
            <w:rFonts w:cs="B Nazanin" w:hint="cs"/>
            <w:sz w:val="24"/>
            <w:szCs w:val="24"/>
            <w:rtl/>
          </w:rPr>
          <w:t>استفاده</w:t>
        </w:r>
        <w:r w:rsidRPr="00EA65EA" w:rsidDel="00E61291">
          <w:rPr>
            <w:rFonts w:cs="B Nazanin"/>
            <w:sz w:val="24"/>
            <w:szCs w:val="24"/>
            <w:rtl/>
          </w:rPr>
          <w:t xml:space="preserve"> </w:t>
        </w:r>
        <w:r w:rsidRPr="00EA65EA" w:rsidDel="00E61291">
          <w:rPr>
            <w:rFonts w:cs="B Nazanin" w:hint="cs"/>
            <w:sz w:val="24"/>
            <w:szCs w:val="24"/>
            <w:rtl/>
          </w:rPr>
          <w:t>از</w:t>
        </w:r>
        <w:r w:rsidRPr="00EA65EA" w:rsidDel="00E61291">
          <w:rPr>
            <w:rFonts w:cs="B Nazanin"/>
            <w:sz w:val="24"/>
            <w:szCs w:val="24"/>
            <w:rtl/>
          </w:rPr>
          <w:t xml:space="preserve"> </w:t>
        </w:r>
        <w:r w:rsidRPr="00EA65EA" w:rsidDel="00E61291">
          <w:rPr>
            <w:rFonts w:cs="B Nazanin" w:hint="cs"/>
            <w:sz w:val="24"/>
            <w:szCs w:val="24"/>
            <w:rtl/>
          </w:rPr>
          <w:t>شبکه‌های</w:t>
        </w:r>
        <w:r w:rsidRPr="00EA65EA" w:rsidDel="00E61291">
          <w:rPr>
            <w:rFonts w:cs="B Nazanin"/>
            <w:sz w:val="24"/>
            <w:szCs w:val="24"/>
            <w:rtl/>
          </w:rPr>
          <w:t xml:space="preserve"> </w:t>
        </w:r>
        <w:r w:rsidRPr="00EA65EA" w:rsidDel="00E61291">
          <w:rPr>
            <w:rFonts w:cs="B Nazanin" w:hint="cs"/>
            <w:sz w:val="24"/>
            <w:szCs w:val="24"/>
            <w:rtl/>
          </w:rPr>
          <w:t>عصبی</w:t>
        </w:r>
        <w:r w:rsidRPr="00EA65EA" w:rsidDel="00E61291">
          <w:rPr>
            <w:rFonts w:cs="B Nazanin"/>
            <w:sz w:val="24"/>
            <w:szCs w:val="24"/>
            <w:rtl/>
          </w:rPr>
          <w:t xml:space="preserve"> </w:t>
        </w:r>
        <w:r w:rsidRPr="00EA65EA" w:rsidDel="00E61291">
          <w:rPr>
            <w:rFonts w:cs="B Nazanin" w:hint="cs"/>
            <w:sz w:val="24"/>
            <w:szCs w:val="24"/>
            <w:rtl/>
          </w:rPr>
          <w:t>عمیق</w:t>
        </w:r>
        <w:r w:rsidRPr="00EA65EA" w:rsidDel="00E61291">
          <w:rPr>
            <w:rFonts w:cs="B Nazanin"/>
            <w:sz w:val="24"/>
            <w:szCs w:val="24"/>
            <w:rtl/>
          </w:rPr>
          <w:t xml:space="preserve"> </w:t>
        </w:r>
        <w:r w:rsidRPr="00EA65EA" w:rsidDel="00E61291">
          <w:rPr>
            <w:rFonts w:cs="B Nazanin" w:hint="cs"/>
            <w:sz w:val="24"/>
            <w:szCs w:val="24"/>
            <w:rtl/>
          </w:rPr>
          <w:t>و</w:t>
        </w:r>
        <w:r w:rsidRPr="00EA65EA" w:rsidDel="00E61291">
          <w:rPr>
            <w:rFonts w:cs="B Nazanin"/>
            <w:sz w:val="24"/>
            <w:szCs w:val="24"/>
            <w:rtl/>
          </w:rPr>
          <w:t xml:space="preserve"> </w:t>
        </w:r>
        <w:r w:rsidRPr="00EA65EA" w:rsidDel="00E61291">
          <w:rPr>
            <w:rFonts w:cs="B Nazanin" w:hint="cs"/>
            <w:sz w:val="24"/>
            <w:szCs w:val="24"/>
            <w:rtl/>
          </w:rPr>
          <w:t>الگوریتم‌های</w:t>
        </w:r>
        <w:r w:rsidRPr="00EA65EA" w:rsidDel="00E61291">
          <w:rPr>
            <w:rFonts w:cs="B Nazanin"/>
            <w:sz w:val="24"/>
            <w:szCs w:val="24"/>
            <w:rtl/>
          </w:rPr>
          <w:t xml:space="preserve"> </w:t>
        </w:r>
        <w:r w:rsidRPr="00EA65EA" w:rsidDel="00E61291">
          <w:rPr>
            <w:rFonts w:cs="B Nazanin" w:hint="cs"/>
            <w:sz w:val="24"/>
            <w:szCs w:val="24"/>
            <w:rtl/>
          </w:rPr>
          <w:t>پیچشی</w:t>
        </w:r>
        <w:r w:rsidRPr="00EA65EA" w:rsidDel="00E61291">
          <w:rPr>
            <w:rFonts w:cs="B Nazanin"/>
            <w:sz w:val="24"/>
            <w:szCs w:val="24"/>
            <w:rtl/>
          </w:rPr>
          <w:t xml:space="preserve"> </w:t>
        </w:r>
        <w:r w:rsidRPr="00EA65EA" w:rsidDel="00E61291">
          <w:rPr>
            <w:rFonts w:cs="B Nazanin" w:hint="cs"/>
            <w:sz w:val="24"/>
            <w:szCs w:val="24"/>
            <w:rtl/>
          </w:rPr>
          <w:t>مدل</w:t>
        </w:r>
        <w:r w:rsidRPr="00EA65EA" w:rsidDel="00E61291">
          <w:rPr>
            <w:rFonts w:cs="B Nazanin"/>
            <w:sz w:val="24"/>
            <w:szCs w:val="24"/>
            <w:rtl/>
          </w:rPr>
          <w:t xml:space="preserve"> </w:t>
        </w:r>
        <w:r w:rsidRPr="00EA65EA" w:rsidDel="00E61291">
          <w:rPr>
            <w:rFonts w:cs="B Nazanin" w:hint="cs"/>
            <w:sz w:val="24"/>
            <w:szCs w:val="24"/>
            <w:rtl/>
          </w:rPr>
          <w:t>را</w:t>
        </w:r>
        <w:r w:rsidRPr="00EA65EA" w:rsidDel="00E61291">
          <w:rPr>
            <w:rFonts w:cs="B Nazanin"/>
            <w:sz w:val="24"/>
            <w:szCs w:val="24"/>
            <w:rtl/>
          </w:rPr>
          <w:t xml:space="preserve"> </w:t>
        </w:r>
        <w:r w:rsidRPr="00EA65EA" w:rsidDel="00E61291">
          <w:rPr>
            <w:rFonts w:cs="B Nazanin" w:hint="cs"/>
            <w:sz w:val="24"/>
            <w:szCs w:val="24"/>
            <w:rtl/>
          </w:rPr>
          <w:t>آموزش</w:t>
        </w:r>
        <w:r w:rsidRPr="00EA65EA" w:rsidDel="00E61291">
          <w:rPr>
            <w:rFonts w:cs="B Nazanin"/>
            <w:sz w:val="24"/>
            <w:szCs w:val="24"/>
            <w:rtl/>
          </w:rPr>
          <w:t xml:space="preserve"> </w:t>
        </w:r>
        <w:r w:rsidRPr="00EA65EA" w:rsidDel="00E61291">
          <w:rPr>
            <w:rFonts w:cs="B Nazanin" w:hint="cs"/>
            <w:sz w:val="24"/>
            <w:szCs w:val="24"/>
            <w:rtl/>
          </w:rPr>
          <w:t>دهیم،</w:t>
        </w:r>
        <w:r w:rsidRPr="00EA65EA" w:rsidDel="00E61291">
          <w:rPr>
            <w:rFonts w:cs="B Nazanin"/>
            <w:sz w:val="24"/>
            <w:szCs w:val="24"/>
            <w:rtl/>
          </w:rPr>
          <w:t xml:space="preserve"> </w:t>
        </w:r>
        <w:r w:rsidR="00F830EF" w:rsidRPr="00EA65EA" w:rsidDel="00E61291">
          <w:rPr>
            <w:rFonts w:cs="B Nazanin" w:hint="cs"/>
            <w:sz w:val="24"/>
            <w:szCs w:val="24"/>
            <w:rtl/>
          </w:rPr>
          <w:t>در این پژوهش از نمونه گیری استفاده نمی کنیم</w:t>
        </w:r>
        <w:r w:rsidRPr="00EA65EA" w:rsidDel="00E61291">
          <w:rPr>
            <w:rFonts w:cs="B Nazanin"/>
            <w:sz w:val="24"/>
            <w:szCs w:val="24"/>
            <w:rtl/>
          </w:rPr>
          <w:t>.</w:t>
        </w:r>
      </w:moveFrom>
    </w:p>
    <w:p w14:paraId="6C6046B4" w14:textId="7B13EC47" w:rsidR="009751A7" w:rsidRPr="00EA65EA" w:rsidDel="00E61291" w:rsidRDefault="009751A7" w:rsidP="00EA65EA">
      <w:pPr>
        <w:bidi/>
        <w:spacing w:line="276" w:lineRule="auto"/>
        <w:jc w:val="both"/>
        <w:rPr>
          <w:moveFrom w:id="1645" w:author="غزاله عرفانیان" w:date="2025-07-01T07:37:00Z" w16du:dateUtc="2025-07-01T04:07:00Z"/>
          <w:rFonts w:cs="B Nazanin"/>
          <w:b/>
          <w:bCs/>
          <w:sz w:val="24"/>
          <w:szCs w:val="24"/>
          <w:rtl/>
          <w:lang w:bidi="fa-IR"/>
        </w:rPr>
      </w:pPr>
      <w:moveFrom w:id="1646" w:author="غزاله عرفانیان" w:date="2025-07-01T07:37:00Z" w16du:dateUtc="2025-07-01T04:07:00Z">
        <w:r w:rsidRPr="00EA65EA" w:rsidDel="00E61291">
          <w:rPr>
            <w:rFonts w:cs="B Nazanin" w:hint="eastAsia"/>
            <w:b/>
            <w:bCs/>
            <w:sz w:val="24"/>
            <w:szCs w:val="24"/>
            <w:rtl/>
            <w:lang w:bidi="fa-IR"/>
          </w:rPr>
          <w:t>ابزار</w:t>
        </w:r>
        <w:r w:rsidRPr="00EA65EA" w:rsidDel="00E61291">
          <w:rPr>
            <w:rFonts w:cs="B Nazanin"/>
            <w:b/>
            <w:bCs/>
            <w:sz w:val="24"/>
            <w:szCs w:val="24"/>
            <w:rtl/>
            <w:lang w:bidi="fa-IR"/>
          </w:rPr>
          <w:t xml:space="preserve"> پژوهش</w:t>
        </w:r>
      </w:moveFrom>
    </w:p>
    <w:p w14:paraId="393E06D6" w14:textId="1280B1D8" w:rsidR="009751A7" w:rsidRPr="00EA65EA" w:rsidDel="00E61291" w:rsidRDefault="009751A7" w:rsidP="00EA65EA">
      <w:pPr>
        <w:bidi/>
        <w:jc w:val="both"/>
        <w:rPr>
          <w:moveFrom w:id="1647" w:author="غزاله عرفانیان" w:date="2025-07-01T07:37:00Z" w16du:dateUtc="2025-07-01T04:07:00Z"/>
          <w:rFonts w:cs="B Nazanin"/>
          <w:sz w:val="24"/>
          <w:szCs w:val="24"/>
        </w:rPr>
      </w:pPr>
      <w:moveFrom w:id="1648" w:author="غزاله عرفانیان" w:date="2025-07-01T07:37:00Z" w16du:dateUtc="2025-07-01T04:07:00Z">
        <w:r w:rsidRPr="00EA65EA" w:rsidDel="00E61291">
          <w:rPr>
            <w:rFonts w:cs="B Nazanin"/>
            <w:sz w:val="24"/>
            <w:szCs w:val="24"/>
            <w:rtl/>
          </w:rPr>
          <w:t>در این پژوهش، برای تحلیل متون از روش‌های مدل‌سازی موضوعی بهره گرفته شده است. مدل‌سازی موضوعی یک رویکرد محاسباتی در پردازش زبان طبیعی است که به شناسایی و استخراج موضوعات پنهان در مجموعه‌ای از متون کمک می‌کند. این روش با استفاده از مدل‌های آماری و یادگیری ماشین، کلمات و مفاهیمی را که در کنار یکدیگر ظاهر می‌شوند تحلیل کرده و آن‌ها را در قالب موضوعات مجزا سازمان‌دهی می‌کند</w:t>
        </w:r>
        <w:r w:rsidRPr="00EA65EA" w:rsidDel="00E61291">
          <w:rPr>
            <w:rFonts w:cs="B Nazanin"/>
            <w:sz w:val="24"/>
            <w:szCs w:val="24"/>
          </w:rPr>
          <w:t xml:space="preserve"> (Blei et al., 2003).</w:t>
        </w:r>
      </w:moveFrom>
    </w:p>
    <w:p w14:paraId="60F0A479" w14:textId="23ECC49E" w:rsidR="0098508F" w:rsidRPr="0098508F" w:rsidRDefault="0098508F" w:rsidP="00EA65EA">
      <w:pPr>
        <w:bidi/>
        <w:jc w:val="both"/>
        <w:rPr>
          <w:rFonts w:cs="B Nazanin"/>
          <w:sz w:val="24"/>
          <w:szCs w:val="24"/>
        </w:rPr>
      </w:pPr>
      <w:moveFrom w:id="1649" w:author="غزاله عرفانیان" w:date="2025-07-01T07:37:00Z" w16du:dateUtc="2025-07-01T04:07:00Z">
        <w:r w:rsidRPr="0098508F" w:rsidDel="00E61291">
          <w:rPr>
            <w:rFonts w:cs="B Nazanin"/>
            <w:sz w:val="24"/>
            <w:szCs w:val="24"/>
            <w:rtl/>
          </w:rPr>
          <w:t xml:space="preserve">برای پیاده‌سازی این روش از زبان برنامه‌نویسی پایتون </w:t>
        </w:r>
        <w:commentRangeStart w:id="1650"/>
        <w:r w:rsidRPr="0098508F" w:rsidDel="00E61291">
          <w:rPr>
            <w:rFonts w:cs="B Nazanin"/>
            <w:sz w:val="24"/>
            <w:szCs w:val="24"/>
            <w:rtl/>
          </w:rPr>
          <w:t>استفاده شده است</w:t>
        </w:r>
        <w:commentRangeEnd w:id="1650"/>
        <w:r w:rsidR="00D044CF" w:rsidDel="00E61291">
          <w:rPr>
            <w:rStyle w:val="CommentReference"/>
            <w:rtl/>
          </w:rPr>
          <w:commentReference w:id="1650"/>
        </w:r>
        <w:r w:rsidRPr="0098508F" w:rsidDel="00E61291">
          <w:rPr>
            <w:rFonts w:cs="B Nazanin"/>
            <w:sz w:val="24"/>
            <w:szCs w:val="24"/>
            <w:rtl/>
          </w:rPr>
          <w:t xml:space="preserve">. پایتون با برخورداری از مجموعه‌ای گسترده از کتابخانه‌های قدرتمند در حوزه یادگیری ماشین و پردازش زبان طبیعی، یکی از مناسب‌ترین ابزارها برای تحلیل داده‌های متنی به شمار می‌آید. از جمله کتابخانه‌های پرکاربرد در این زمینه می‌توان به </w:t>
        </w:r>
        <w:r w:rsidRPr="0098508F" w:rsidDel="00E61291">
          <w:rPr>
            <w:rFonts w:cs="B Nazanin"/>
            <w:b/>
            <w:bCs/>
            <w:sz w:val="24"/>
            <w:szCs w:val="24"/>
          </w:rPr>
          <w:t>NumPy</w:t>
        </w:r>
        <w:r w:rsidRPr="0098508F" w:rsidDel="00E61291">
          <w:rPr>
            <w:rFonts w:cs="B Nazanin"/>
            <w:sz w:val="24"/>
            <w:szCs w:val="24"/>
          </w:rPr>
          <w:t xml:space="preserve"> </w:t>
        </w:r>
        <w:r w:rsidRPr="0098508F" w:rsidDel="00E61291">
          <w:rPr>
            <w:rFonts w:cs="B Nazanin"/>
            <w:sz w:val="24"/>
            <w:szCs w:val="24"/>
            <w:rtl/>
          </w:rPr>
          <w:t xml:space="preserve">و </w:t>
        </w:r>
        <w:r w:rsidRPr="0098508F" w:rsidDel="00E61291">
          <w:rPr>
            <w:rFonts w:cs="B Nazanin"/>
            <w:b/>
            <w:bCs/>
            <w:sz w:val="24"/>
            <w:szCs w:val="24"/>
          </w:rPr>
          <w:t>Pandas</w:t>
        </w:r>
        <w:r w:rsidRPr="0098508F" w:rsidDel="00E61291">
          <w:rPr>
            <w:rFonts w:cs="B Nazanin"/>
            <w:sz w:val="24"/>
            <w:szCs w:val="24"/>
          </w:rPr>
          <w:t xml:space="preserve"> </w:t>
        </w:r>
        <w:r w:rsidRPr="0098508F" w:rsidDel="00E61291">
          <w:rPr>
            <w:rFonts w:cs="B Nazanin"/>
            <w:sz w:val="24"/>
            <w:szCs w:val="24"/>
            <w:rtl/>
          </w:rPr>
          <w:t xml:space="preserve">برای تحلیل و آماده‌سازی داده‌ها، </w:t>
        </w:r>
        <w:r w:rsidRPr="0098508F" w:rsidDel="00E61291">
          <w:rPr>
            <w:rFonts w:cs="B Nazanin"/>
            <w:b/>
            <w:bCs/>
            <w:sz w:val="24"/>
            <w:szCs w:val="24"/>
          </w:rPr>
          <w:t>Scikit-learn</w:t>
        </w:r>
        <w:r w:rsidRPr="0098508F" w:rsidDel="00E61291">
          <w:rPr>
            <w:rFonts w:cs="B Nazanin"/>
            <w:sz w:val="24"/>
            <w:szCs w:val="24"/>
          </w:rPr>
          <w:t xml:space="preserve"> </w:t>
        </w:r>
        <w:r w:rsidRPr="0098508F" w:rsidDel="00E61291">
          <w:rPr>
            <w:rFonts w:cs="B Nazanin"/>
            <w:sz w:val="24"/>
            <w:szCs w:val="24"/>
            <w:rtl/>
          </w:rPr>
          <w:t xml:space="preserve">برای پیاده‌سازی الگوریتم‌های یادگیری ماشین، و همچنین </w:t>
        </w:r>
        <w:r w:rsidRPr="0098508F" w:rsidDel="00E61291">
          <w:rPr>
            <w:rFonts w:cs="B Nazanin"/>
            <w:b/>
            <w:bCs/>
            <w:sz w:val="24"/>
            <w:szCs w:val="24"/>
          </w:rPr>
          <w:t>NLTK</w:t>
        </w:r>
        <w:r w:rsidRPr="0098508F" w:rsidDel="00E61291">
          <w:rPr>
            <w:rFonts w:cs="B Nazanin"/>
            <w:sz w:val="24"/>
            <w:szCs w:val="24"/>
            <w:rtl/>
          </w:rPr>
          <w:t xml:space="preserve">، </w:t>
        </w:r>
        <w:r w:rsidRPr="0098508F" w:rsidDel="00E61291">
          <w:rPr>
            <w:rFonts w:cs="B Nazanin"/>
            <w:b/>
            <w:bCs/>
            <w:sz w:val="24"/>
            <w:szCs w:val="24"/>
          </w:rPr>
          <w:t>spaCy</w:t>
        </w:r>
        <w:r w:rsidRPr="0098508F" w:rsidDel="00E61291">
          <w:rPr>
            <w:rFonts w:cs="B Nazanin"/>
            <w:sz w:val="24"/>
            <w:szCs w:val="24"/>
          </w:rPr>
          <w:t xml:space="preserve"> </w:t>
        </w:r>
        <w:r w:rsidRPr="0098508F" w:rsidDel="00E61291">
          <w:rPr>
            <w:rFonts w:cs="B Nazanin"/>
            <w:sz w:val="24"/>
            <w:szCs w:val="24"/>
            <w:rtl/>
          </w:rPr>
          <w:t xml:space="preserve">و </w:t>
        </w:r>
        <w:r w:rsidRPr="0098508F" w:rsidDel="00E61291">
          <w:rPr>
            <w:rFonts w:cs="B Nazanin"/>
            <w:b/>
            <w:bCs/>
            <w:sz w:val="24"/>
            <w:szCs w:val="24"/>
          </w:rPr>
          <w:t>TextBlob</w:t>
        </w:r>
        <w:r w:rsidRPr="0098508F" w:rsidDel="00E61291">
          <w:rPr>
            <w:rFonts w:cs="B Nazanin"/>
            <w:sz w:val="24"/>
            <w:szCs w:val="24"/>
          </w:rPr>
          <w:t xml:space="preserve"> </w:t>
        </w:r>
        <w:r w:rsidRPr="0098508F" w:rsidDel="00E61291">
          <w:rPr>
            <w:rFonts w:cs="B Nazanin"/>
            <w:sz w:val="24"/>
            <w:szCs w:val="24"/>
            <w:rtl/>
          </w:rPr>
          <w:t xml:space="preserve">برای پردازش زبان طبیعی اشاره کرد. علاوه بر این، برای مدل‌سازی پیشرفته و یادگیری عمیق می‌توان از </w:t>
        </w:r>
        <w:r w:rsidRPr="0098508F" w:rsidDel="00E61291">
          <w:rPr>
            <w:rFonts w:cs="B Nazanin"/>
            <w:b/>
            <w:bCs/>
            <w:sz w:val="24"/>
            <w:szCs w:val="24"/>
          </w:rPr>
          <w:t>TensorFlow</w:t>
        </w:r>
        <w:r w:rsidRPr="0098508F" w:rsidDel="00E61291">
          <w:rPr>
            <w:rFonts w:cs="B Nazanin"/>
            <w:sz w:val="24"/>
            <w:szCs w:val="24"/>
          </w:rPr>
          <w:t xml:space="preserve"> </w:t>
        </w:r>
        <w:r w:rsidRPr="0098508F" w:rsidDel="00E61291">
          <w:rPr>
            <w:rFonts w:cs="B Nazanin"/>
            <w:sz w:val="24"/>
            <w:szCs w:val="24"/>
            <w:rtl/>
          </w:rPr>
          <w:t xml:space="preserve">و </w:t>
        </w:r>
        <w:r w:rsidRPr="0098508F" w:rsidDel="00E61291">
          <w:rPr>
            <w:rFonts w:cs="B Nazanin"/>
            <w:b/>
            <w:bCs/>
            <w:sz w:val="24"/>
            <w:szCs w:val="24"/>
          </w:rPr>
          <w:t>PyTorch</w:t>
        </w:r>
        <w:r w:rsidRPr="0098508F" w:rsidDel="00E61291">
          <w:rPr>
            <w:rFonts w:cs="B Nazanin"/>
            <w:sz w:val="24"/>
            <w:szCs w:val="24"/>
          </w:rPr>
          <w:t xml:space="preserve"> </w:t>
        </w:r>
        <w:r w:rsidRPr="0098508F" w:rsidDel="00E61291">
          <w:rPr>
            <w:rFonts w:cs="B Nazanin"/>
            <w:sz w:val="24"/>
            <w:szCs w:val="24"/>
            <w:rtl/>
          </w:rPr>
          <w:t xml:space="preserve">بهره گرفت. محیط‌های برنامه‌نویسی مانند </w:t>
        </w:r>
        <w:r w:rsidRPr="0098508F" w:rsidDel="00E61291">
          <w:rPr>
            <w:rFonts w:cs="B Nazanin"/>
            <w:b/>
            <w:bCs/>
            <w:sz w:val="24"/>
            <w:szCs w:val="24"/>
          </w:rPr>
          <w:t>Jupyter Notebook</w:t>
        </w:r>
        <w:r w:rsidRPr="0098508F" w:rsidDel="00E61291">
          <w:rPr>
            <w:rFonts w:cs="B Nazanin"/>
            <w:sz w:val="24"/>
            <w:szCs w:val="24"/>
          </w:rPr>
          <w:t xml:space="preserve"> </w:t>
        </w:r>
        <w:r w:rsidRPr="0098508F" w:rsidDel="00E61291">
          <w:rPr>
            <w:rFonts w:cs="B Nazanin"/>
            <w:sz w:val="24"/>
            <w:szCs w:val="24"/>
            <w:rtl/>
          </w:rPr>
          <w:t xml:space="preserve">و </w:t>
        </w:r>
        <w:r w:rsidRPr="0098508F" w:rsidDel="00E61291">
          <w:rPr>
            <w:rFonts w:cs="B Nazanin"/>
            <w:b/>
            <w:bCs/>
            <w:sz w:val="24"/>
            <w:szCs w:val="24"/>
          </w:rPr>
          <w:t>PyCharm</w:t>
        </w:r>
        <w:r w:rsidRPr="0098508F" w:rsidDel="00E61291">
          <w:rPr>
            <w:rFonts w:cs="B Nazanin"/>
            <w:sz w:val="24"/>
            <w:szCs w:val="24"/>
          </w:rPr>
          <w:t xml:space="preserve"> </w:t>
        </w:r>
        <w:r w:rsidRPr="0098508F" w:rsidDel="00E61291">
          <w:rPr>
            <w:rFonts w:cs="B Nazanin"/>
            <w:sz w:val="24"/>
            <w:szCs w:val="24"/>
            <w:rtl/>
          </w:rPr>
          <w:t>نیز به عنوان ابزارهایی کارآمد برای توسعه، آزمایش و اجرای کدها مورد استفاده قرار گرفته‌اند</w:t>
        </w:r>
        <w:r w:rsidRPr="0098508F" w:rsidDel="00E61291">
          <w:rPr>
            <w:rFonts w:cs="B Nazanin"/>
            <w:sz w:val="24"/>
            <w:szCs w:val="24"/>
          </w:rPr>
          <w:t>.</w:t>
        </w:r>
      </w:moveFrom>
      <w:moveFromRangeEnd w:id="1634"/>
    </w:p>
    <w:p w14:paraId="30A46975" w14:textId="77777777" w:rsidR="009751A7" w:rsidRPr="00EA65EA" w:rsidRDefault="009751A7" w:rsidP="00EA65EA">
      <w:pPr>
        <w:bidi/>
        <w:jc w:val="both"/>
        <w:rPr>
          <w:rFonts w:cs="B Nazanin"/>
          <w:sz w:val="24"/>
          <w:szCs w:val="24"/>
          <w:lang w:bidi="fa-IR"/>
        </w:rPr>
      </w:pPr>
    </w:p>
    <w:p w14:paraId="437CD93E" w14:textId="77777777" w:rsidR="006942A4" w:rsidRPr="00EA65EA" w:rsidRDefault="006942A4" w:rsidP="00EA65EA">
      <w:pPr>
        <w:bidi/>
        <w:jc w:val="both"/>
        <w:rPr>
          <w:rFonts w:cs="B Nazanin"/>
          <w:sz w:val="24"/>
          <w:szCs w:val="24"/>
          <w:rtl/>
          <w:lang w:bidi="fa-IR"/>
        </w:rPr>
      </w:pPr>
    </w:p>
    <w:p w14:paraId="76017E1D" w14:textId="77777777" w:rsidR="00330229" w:rsidRPr="00EA65EA" w:rsidRDefault="00330229" w:rsidP="00EA65EA">
      <w:pPr>
        <w:bidi/>
        <w:jc w:val="both"/>
        <w:rPr>
          <w:rFonts w:cs="B Nazanin"/>
          <w:sz w:val="24"/>
          <w:szCs w:val="24"/>
          <w:rtl/>
        </w:rPr>
      </w:pPr>
    </w:p>
    <w:p w14:paraId="46CC2994" w14:textId="77777777" w:rsidR="00330229" w:rsidRPr="00EA65EA" w:rsidRDefault="00330229" w:rsidP="00EA65EA">
      <w:pPr>
        <w:bidi/>
        <w:jc w:val="both"/>
        <w:rPr>
          <w:rFonts w:cs="B Nazanin"/>
          <w:sz w:val="24"/>
          <w:szCs w:val="24"/>
          <w:rtl/>
        </w:rPr>
      </w:pPr>
    </w:p>
    <w:p w14:paraId="0F2B827F" w14:textId="77777777" w:rsidR="00330229" w:rsidRPr="00EA65EA" w:rsidRDefault="00330229" w:rsidP="00EA65EA">
      <w:pPr>
        <w:bidi/>
        <w:jc w:val="both"/>
        <w:rPr>
          <w:rFonts w:cs="B Nazanin"/>
          <w:sz w:val="24"/>
          <w:szCs w:val="24"/>
          <w:rtl/>
        </w:rPr>
      </w:pPr>
    </w:p>
    <w:p w14:paraId="319EB910" w14:textId="77777777" w:rsidR="00330229" w:rsidRPr="00EA65EA" w:rsidRDefault="00330229" w:rsidP="00EA65EA">
      <w:pPr>
        <w:bidi/>
        <w:jc w:val="both"/>
        <w:rPr>
          <w:rFonts w:cs="B Nazanin"/>
          <w:sz w:val="24"/>
          <w:szCs w:val="24"/>
          <w:rtl/>
        </w:rPr>
      </w:pPr>
    </w:p>
    <w:p w14:paraId="5B1640AE" w14:textId="77777777" w:rsidR="00330229" w:rsidRPr="00EA65EA" w:rsidRDefault="00330229" w:rsidP="00EA65EA">
      <w:pPr>
        <w:bidi/>
        <w:jc w:val="both"/>
        <w:rPr>
          <w:rFonts w:cs="B Nazanin"/>
          <w:sz w:val="24"/>
          <w:szCs w:val="24"/>
          <w:rtl/>
        </w:rPr>
      </w:pPr>
    </w:p>
    <w:p w14:paraId="7218F1E2" w14:textId="77777777" w:rsidR="00330229" w:rsidRPr="00EA65EA" w:rsidRDefault="00330229" w:rsidP="00EA65EA">
      <w:pPr>
        <w:bidi/>
        <w:jc w:val="both"/>
        <w:rPr>
          <w:rFonts w:cs="B Nazanin"/>
          <w:sz w:val="24"/>
          <w:szCs w:val="24"/>
          <w:rtl/>
        </w:rPr>
      </w:pPr>
    </w:p>
    <w:p w14:paraId="434A4945" w14:textId="4E4AC812" w:rsidR="001721D5" w:rsidRPr="00EA65EA" w:rsidRDefault="00330229" w:rsidP="00EA65EA">
      <w:pPr>
        <w:bidi/>
        <w:jc w:val="both"/>
        <w:rPr>
          <w:rFonts w:cs="B Nazanin"/>
          <w:sz w:val="24"/>
          <w:szCs w:val="24"/>
          <w:rtl/>
        </w:rPr>
      </w:pPr>
      <w:r w:rsidRPr="00EA65EA">
        <w:rPr>
          <w:rFonts w:cs="B Nazanin"/>
          <w:b/>
          <w:bCs/>
          <w:sz w:val="24"/>
          <w:szCs w:val="24"/>
        </w:rPr>
        <w:t>Fisher, C. (2010).</w:t>
      </w:r>
      <w:r w:rsidRPr="00EA65EA">
        <w:rPr>
          <w:rFonts w:cs="B Nazanin"/>
          <w:sz w:val="24"/>
          <w:szCs w:val="24"/>
        </w:rPr>
        <w:t xml:space="preserve"> </w:t>
      </w:r>
      <w:r w:rsidRPr="00EA65EA">
        <w:rPr>
          <w:rFonts w:cs="B Nazanin"/>
          <w:i/>
          <w:iCs/>
          <w:sz w:val="24"/>
          <w:szCs w:val="24"/>
        </w:rPr>
        <w:t>Researching and writing a dissertation: An essential guide for business students</w:t>
      </w:r>
      <w:r w:rsidRPr="00EA65EA">
        <w:rPr>
          <w:rFonts w:cs="B Nazanin"/>
          <w:sz w:val="24"/>
          <w:szCs w:val="24"/>
        </w:rPr>
        <w:t>. Pearson Education.</w:t>
      </w:r>
    </w:p>
    <w:p w14:paraId="481234B4" w14:textId="19206577" w:rsidR="008E277F" w:rsidRPr="00EA65EA" w:rsidRDefault="008E277F" w:rsidP="00EA65EA">
      <w:pPr>
        <w:bidi/>
        <w:jc w:val="both"/>
        <w:rPr>
          <w:rFonts w:cs="B Nazanin"/>
          <w:sz w:val="24"/>
          <w:szCs w:val="24"/>
        </w:rPr>
      </w:pPr>
      <w:r w:rsidRPr="00EA65EA">
        <w:rPr>
          <w:rFonts w:cs="B Nazanin"/>
          <w:b/>
          <w:bCs/>
          <w:sz w:val="24"/>
          <w:szCs w:val="24"/>
        </w:rPr>
        <w:t>Phillips, E. M., &amp; Pugh, D. S. (2010).</w:t>
      </w:r>
      <w:r w:rsidRPr="00EA65EA">
        <w:rPr>
          <w:rFonts w:cs="B Nazanin"/>
          <w:sz w:val="24"/>
          <w:szCs w:val="24"/>
        </w:rPr>
        <w:t xml:space="preserve"> </w:t>
      </w:r>
      <w:r w:rsidRPr="00EA65EA">
        <w:rPr>
          <w:rFonts w:cs="B Nazanin"/>
          <w:i/>
          <w:iCs/>
          <w:sz w:val="24"/>
          <w:szCs w:val="24"/>
        </w:rPr>
        <w:t>How to get a PhD: A handbook for students and their supervisors.</w:t>
      </w:r>
      <w:r w:rsidRPr="00EA65EA">
        <w:rPr>
          <w:rFonts w:cs="B Nazanin"/>
          <w:sz w:val="24"/>
          <w:szCs w:val="24"/>
        </w:rPr>
        <w:t xml:space="preserve"> McGraw-Hill Education.</w:t>
      </w:r>
    </w:p>
    <w:p w14:paraId="2F876DB7" w14:textId="77777777" w:rsidR="003A234E" w:rsidRPr="00EA65EA" w:rsidRDefault="003A234E" w:rsidP="00EA65EA">
      <w:pPr>
        <w:bidi/>
        <w:jc w:val="both"/>
        <w:rPr>
          <w:rFonts w:cs="B Nazanin"/>
          <w:sz w:val="24"/>
          <w:szCs w:val="24"/>
        </w:rPr>
      </w:pPr>
    </w:p>
    <w:p w14:paraId="62584CC2" w14:textId="77777777" w:rsidR="003A234E" w:rsidRPr="00EA65EA" w:rsidRDefault="003A234E" w:rsidP="00EA65EA">
      <w:pPr>
        <w:bidi/>
        <w:jc w:val="both"/>
        <w:rPr>
          <w:rFonts w:cs="B Nazanin"/>
          <w:sz w:val="24"/>
          <w:szCs w:val="24"/>
        </w:rPr>
      </w:pPr>
      <w:r w:rsidRPr="00EA65EA">
        <w:rPr>
          <w:rFonts w:cs="B Nazanin"/>
          <w:sz w:val="24"/>
          <w:szCs w:val="24"/>
        </w:rPr>
        <w:t>  Blei, D. M. (2012). "Probabilistic topic models." Communications of the ACM, 55(4), 77-84.</w:t>
      </w:r>
    </w:p>
    <w:p w14:paraId="70858D55" w14:textId="77777777" w:rsidR="003A234E" w:rsidRPr="00EA65EA" w:rsidRDefault="003A234E" w:rsidP="00EA65EA">
      <w:pPr>
        <w:bidi/>
        <w:jc w:val="both"/>
        <w:rPr>
          <w:rFonts w:cs="B Nazanin"/>
          <w:sz w:val="24"/>
          <w:szCs w:val="24"/>
        </w:rPr>
      </w:pPr>
      <w:r w:rsidRPr="00EA65EA">
        <w:rPr>
          <w:rFonts w:cs="B Nazanin"/>
          <w:sz w:val="24"/>
          <w:szCs w:val="24"/>
        </w:rPr>
        <w:t>  Chen, C., Song, M., &amp; Heo, G. (2020). "A topic modeling approach to analyzing scientific literature on AI ethics." Scientometrics, 125, 361-390.</w:t>
      </w:r>
    </w:p>
    <w:p w14:paraId="4E8BF46F" w14:textId="77777777" w:rsidR="003A234E" w:rsidRPr="00EA65EA" w:rsidRDefault="003A234E" w:rsidP="00EA65EA">
      <w:pPr>
        <w:bidi/>
        <w:jc w:val="both"/>
        <w:rPr>
          <w:rFonts w:cs="B Nazanin"/>
          <w:sz w:val="24"/>
          <w:szCs w:val="24"/>
        </w:rPr>
      </w:pPr>
      <w:r w:rsidRPr="00EA65EA">
        <w:rPr>
          <w:rFonts w:cs="B Nazanin"/>
          <w:sz w:val="24"/>
          <w:szCs w:val="24"/>
        </w:rPr>
        <w:t>  Feldman, R., &amp; Sanger, J. (2007). "The text mining handbook: Advanced approaches in analyzing unstructured data." Cambridge University Press.</w:t>
      </w:r>
    </w:p>
    <w:p w14:paraId="6A2D1838" w14:textId="77777777" w:rsidR="003A234E" w:rsidRPr="00EA65EA" w:rsidRDefault="003A234E" w:rsidP="00EA65EA">
      <w:pPr>
        <w:bidi/>
        <w:jc w:val="both"/>
        <w:rPr>
          <w:rFonts w:cs="B Nazanin"/>
          <w:sz w:val="24"/>
          <w:szCs w:val="24"/>
        </w:rPr>
      </w:pPr>
      <w:r w:rsidRPr="00EA65EA">
        <w:rPr>
          <w:rFonts w:cs="B Nazanin"/>
          <w:sz w:val="24"/>
          <w:szCs w:val="24"/>
        </w:rPr>
        <w:t>  Mehri, M., Mohammadi, M., &amp; Habibi, S. (2021). "Trends in research on library and information science: A bibliometric study using topic modeling." Library &amp; Information Science Research, 43(1), 101071.</w:t>
      </w:r>
    </w:p>
    <w:p w14:paraId="0F6B46D0" w14:textId="5F070AA3" w:rsidR="003A234E" w:rsidRPr="00EA65EA" w:rsidRDefault="003A234E" w:rsidP="00EA65EA">
      <w:pPr>
        <w:bidi/>
        <w:jc w:val="both"/>
        <w:rPr>
          <w:rFonts w:cs="B Nazanin"/>
          <w:sz w:val="24"/>
          <w:szCs w:val="24"/>
          <w:rtl/>
        </w:rPr>
      </w:pPr>
      <w:r w:rsidRPr="00EA65EA">
        <w:rPr>
          <w:rFonts w:cs="B Nazanin"/>
          <w:sz w:val="24"/>
          <w:szCs w:val="24"/>
        </w:rPr>
        <w:t>  Steyvers, M., &amp; Griffiths, T. (2007). "Probabilistic topic models." Handbook of latent semantic analysis, 427(7), 424-440.</w:t>
      </w:r>
    </w:p>
    <w:p w14:paraId="4C22A94C" w14:textId="77777777" w:rsidR="00C94CD8" w:rsidRPr="00EA65EA" w:rsidRDefault="00C94CD8" w:rsidP="00EA65EA">
      <w:pPr>
        <w:bidi/>
        <w:jc w:val="both"/>
        <w:rPr>
          <w:rFonts w:cs="B Nazanin"/>
          <w:sz w:val="24"/>
          <w:szCs w:val="24"/>
          <w:rtl/>
        </w:rPr>
      </w:pPr>
    </w:p>
    <w:p w14:paraId="4300AEA5" w14:textId="77777777" w:rsidR="00C94CD8" w:rsidRPr="00EA65EA" w:rsidRDefault="00C94CD8" w:rsidP="00EA65EA">
      <w:pPr>
        <w:bidi/>
        <w:spacing w:beforeAutospacing="1" w:after="100" w:afterAutospacing="1" w:line="240" w:lineRule="auto"/>
        <w:jc w:val="both"/>
        <w:rPr>
          <w:rFonts w:ascii="Times New Roman" w:eastAsia="Times New Roman" w:hAnsi="Times New Roman" w:cs="B Nazanin"/>
          <w:kern w:val="0"/>
          <w:sz w:val="24"/>
          <w:szCs w:val="24"/>
          <w14:ligatures w14:val="none"/>
        </w:rPr>
      </w:pPr>
      <w:r w:rsidRPr="00EA65EA">
        <w:rPr>
          <w:rFonts w:ascii="Times New Roman" w:eastAsia="Times New Roman" w:hAnsi="Times New Roman" w:cs="B Nazanin"/>
          <w:kern w:val="0"/>
          <w:sz w:val="24"/>
          <w:szCs w:val="24"/>
          <w14:ligatures w14:val="none"/>
        </w:rPr>
        <w:t xml:space="preserve">Rowley, J., &amp; Hartley, R. (2017). </w:t>
      </w:r>
      <w:r w:rsidRPr="00EA65EA">
        <w:rPr>
          <w:rFonts w:ascii="Times New Roman" w:eastAsia="Times New Roman" w:hAnsi="Times New Roman" w:cs="B Nazanin"/>
          <w:i/>
          <w:iCs/>
          <w:kern w:val="0"/>
          <w:sz w:val="24"/>
          <w:szCs w:val="24"/>
          <w14:ligatures w14:val="none"/>
        </w:rPr>
        <w:t>Organizing knowledge: An introduction to managing access to information</w:t>
      </w:r>
      <w:r w:rsidRPr="00EA65EA">
        <w:rPr>
          <w:rFonts w:ascii="Times New Roman" w:eastAsia="Times New Roman" w:hAnsi="Times New Roman" w:cs="B Nazanin"/>
          <w:kern w:val="0"/>
          <w:sz w:val="24"/>
          <w:szCs w:val="24"/>
          <w14:ligatures w14:val="none"/>
        </w:rPr>
        <w:t>. Routledge.</w:t>
      </w:r>
    </w:p>
    <w:p w14:paraId="659BACC5" w14:textId="77777777" w:rsidR="00C94CD8" w:rsidRPr="00EA65EA" w:rsidRDefault="00C94CD8" w:rsidP="00EA65EA">
      <w:pPr>
        <w:bidi/>
        <w:spacing w:beforeAutospacing="1" w:after="100" w:afterAutospacing="1" w:line="240" w:lineRule="auto"/>
        <w:jc w:val="both"/>
        <w:rPr>
          <w:rFonts w:ascii="Times New Roman" w:eastAsia="Times New Roman" w:hAnsi="Times New Roman" w:cs="B Nazanin"/>
          <w:kern w:val="0"/>
          <w:sz w:val="24"/>
          <w:szCs w:val="24"/>
          <w:rtl/>
          <w14:ligatures w14:val="none"/>
        </w:rPr>
      </w:pPr>
      <w:r w:rsidRPr="00EA65EA">
        <w:rPr>
          <w:rFonts w:ascii="Times New Roman" w:eastAsia="Times New Roman" w:hAnsi="Times New Roman" w:cs="B Nazanin"/>
          <w:kern w:val="0"/>
          <w:sz w:val="24"/>
          <w:szCs w:val="24"/>
          <w14:ligatures w14:val="none"/>
        </w:rPr>
        <w:t xml:space="preserve">Feldman, R., &amp; Sanger, J. (2007). </w:t>
      </w:r>
      <w:r w:rsidRPr="00EA65EA">
        <w:rPr>
          <w:rFonts w:ascii="Times New Roman" w:eastAsia="Times New Roman" w:hAnsi="Times New Roman" w:cs="B Nazanin"/>
          <w:i/>
          <w:iCs/>
          <w:kern w:val="0"/>
          <w:sz w:val="24"/>
          <w:szCs w:val="24"/>
          <w14:ligatures w14:val="none"/>
        </w:rPr>
        <w:t>The Text Mining Handbook: Advanced Approaches in Analyzing Unstructured Data</w:t>
      </w:r>
      <w:r w:rsidRPr="00EA65EA">
        <w:rPr>
          <w:rFonts w:ascii="Times New Roman" w:eastAsia="Times New Roman" w:hAnsi="Times New Roman" w:cs="B Nazanin"/>
          <w:kern w:val="0"/>
          <w:sz w:val="24"/>
          <w:szCs w:val="24"/>
          <w14:ligatures w14:val="none"/>
        </w:rPr>
        <w:t>. Cambridge University Press.</w:t>
      </w:r>
    </w:p>
    <w:p w14:paraId="203FF6AE" w14:textId="77777777" w:rsidR="00C94CD8" w:rsidRPr="00EA65EA" w:rsidRDefault="00C94CD8" w:rsidP="00EA65EA">
      <w:pPr>
        <w:bidi/>
        <w:spacing w:beforeAutospacing="1" w:after="100" w:afterAutospacing="1" w:line="240" w:lineRule="auto"/>
        <w:jc w:val="both"/>
        <w:rPr>
          <w:rFonts w:ascii="Times New Roman" w:eastAsia="Times New Roman" w:hAnsi="Times New Roman" w:cs="B Nazanin"/>
          <w:kern w:val="0"/>
          <w:sz w:val="24"/>
          <w:szCs w:val="24"/>
          <w14:ligatures w14:val="none"/>
        </w:rPr>
      </w:pPr>
      <w:r w:rsidRPr="00EA65EA">
        <w:rPr>
          <w:rFonts w:ascii="Times New Roman" w:eastAsia="Times New Roman" w:hAnsi="Times New Roman" w:cs="B Nazanin"/>
          <w:kern w:val="0"/>
          <w:sz w:val="24"/>
          <w:szCs w:val="24"/>
          <w14:ligatures w14:val="none"/>
        </w:rPr>
        <w:t xml:space="preserve">Sebastiani, F. (2002). Machine learning in automated text categorization. </w:t>
      </w:r>
      <w:r w:rsidRPr="00EA65EA">
        <w:rPr>
          <w:rFonts w:ascii="Times New Roman" w:eastAsia="Times New Roman" w:hAnsi="Times New Roman" w:cs="B Nazanin"/>
          <w:i/>
          <w:iCs/>
          <w:kern w:val="0"/>
          <w:sz w:val="24"/>
          <w:szCs w:val="24"/>
          <w14:ligatures w14:val="none"/>
        </w:rPr>
        <w:t>ACM Computing Surveys (CSUR)</w:t>
      </w:r>
      <w:r w:rsidRPr="00EA65EA">
        <w:rPr>
          <w:rFonts w:ascii="Times New Roman" w:eastAsia="Times New Roman" w:hAnsi="Times New Roman" w:cs="B Nazanin"/>
          <w:kern w:val="0"/>
          <w:sz w:val="24"/>
          <w:szCs w:val="24"/>
          <w14:ligatures w14:val="none"/>
        </w:rPr>
        <w:t>, 34(1), 1–47. https://doi.org/10.1145/505282.505283</w:t>
      </w:r>
    </w:p>
    <w:p w14:paraId="50E74761" w14:textId="77777777" w:rsidR="00C94CD8" w:rsidRPr="00EA65EA" w:rsidRDefault="00C94CD8" w:rsidP="00EA65EA">
      <w:pPr>
        <w:bidi/>
        <w:spacing w:beforeAutospacing="1" w:after="100" w:afterAutospacing="1" w:line="240" w:lineRule="auto"/>
        <w:jc w:val="both"/>
        <w:rPr>
          <w:rFonts w:ascii="Times New Roman" w:eastAsia="Times New Roman" w:hAnsi="Times New Roman" w:cs="B Nazanin"/>
          <w:kern w:val="0"/>
          <w:sz w:val="24"/>
          <w:szCs w:val="24"/>
          <w14:ligatures w14:val="none"/>
        </w:rPr>
      </w:pPr>
      <w:r w:rsidRPr="00EA65EA">
        <w:rPr>
          <w:rFonts w:ascii="Times New Roman" w:eastAsia="Times New Roman" w:hAnsi="Times New Roman" w:cs="B Nazanin"/>
          <w:kern w:val="0"/>
          <w:sz w:val="24"/>
          <w:szCs w:val="24"/>
          <w:rtl/>
          <w14:ligatures w14:val="none"/>
        </w:rPr>
        <w:t>نوروزی، م.، بیگدلی، ز.، و کاشانی، م. (1399). تحلیل محتوای پایان‌نامه‌های علم اطلاعات و دانش‌شناسی در پایگاه گنج با استفاده از روش‌های متن‌کاوی</w:t>
      </w:r>
      <w:r w:rsidRPr="00EA65EA">
        <w:rPr>
          <w:rFonts w:ascii="Times New Roman" w:eastAsia="Times New Roman" w:hAnsi="Times New Roman" w:cs="B Nazanin"/>
          <w:kern w:val="0"/>
          <w:sz w:val="24"/>
          <w:szCs w:val="24"/>
          <w14:ligatures w14:val="none"/>
        </w:rPr>
        <w:t xml:space="preserve">. </w:t>
      </w:r>
      <w:r w:rsidRPr="00EA65EA">
        <w:rPr>
          <w:rFonts w:ascii="Times New Roman" w:eastAsia="Times New Roman" w:hAnsi="Times New Roman" w:cs="B Nazanin"/>
          <w:i/>
          <w:iCs/>
          <w:kern w:val="0"/>
          <w:sz w:val="24"/>
          <w:szCs w:val="24"/>
          <w:rtl/>
          <w14:ligatures w14:val="none"/>
        </w:rPr>
        <w:t>فصلنامه پژوهشگاه علوم و فناوری اطلاعات ایران (ایرانداک)</w:t>
      </w:r>
      <w:r w:rsidRPr="00EA65EA">
        <w:rPr>
          <w:rFonts w:ascii="Times New Roman" w:eastAsia="Times New Roman" w:hAnsi="Times New Roman" w:cs="B Nazanin"/>
          <w:kern w:val="0"/>
          <w:sz w:val="24"/>
          <w:szCs w:val="24"/>
          <w:rtl/>
          <w14:ligatures w14:val="none"/>
        </w:rPr>
        <w:t>، 35</w:t>
      </w:r>
      <w:r w:rsidRPr="00EA65EA">
        <w:rPr>
          <w:rFonts w:ascii="Times New Roman" w:eastAsia="Times New Roman" w:hAnsi="Times New Roman" w:cs="B Nazanin"/>
          <w:kern w:val="0"/>
          <w:sz w:val="24"/>
          <w:szCs w:val="24"/>
          <w14:ligatures w14:val="none"/>
        </w:rPr>
        <w:t>(2)</w:t>
      </w:r>
      <w:r w:rsidRPr="00EA65EA">
        <w:rPr>
          <w:rFonts w:ascii="Times New Roman" w:eastAsia="Times New Roman" w:hAnsi="Times New Roman" w:cs="B Nazanin"/>
          <w:kern w:val="0"/>
          <w:sz w:val="24"/>
          <w:szCs w:val="24"/>
          <w:rtl/>
          <w14:ligatures w14:val="none"/>
        </w:rPr>
        <w:t>، 45-60</w:t>
      </w:r>
      <w:r w:rsidRPr="00EA65EA">
        <w:rPr>
          <w:rFonts w:ascii="Times New Roman" w:eastAsia="Times New Roman" w:hAnsi="Times New Roman" w:cs="B Nazanin"/>
          <w:kern w:val="0"/>
          <w:sz w:val="24"/>
          <w:szCs w:val="24"/>
          <w14:ligatures w14:val="none"/>
        </w:rPr>
        <w:t>.</w:t>
      </w:r>
    </w:p>
    <w:p w14:paraId="53AA29BB" w14:textId="77777777" w:rsidR="00C94CD8" w:rsidRPr="00EA65EA" w:rsidRDefault="00C94CD8" w:rsidP="00EA65EA">
      <w:pPr>
        <w:bidi/>
        <w:spacing w:beforeAutospacing="1" w:after="100" w:afterAutospacing="1" w:line="240" w:lineRule="auto"/>
        <w:jc w:val="both"/>
        <w:rPr>
          <w:rFonts w:ascii="Times New Roman" w:eastAsia="Times New Roman" w:hAnsi="Times New Roman" w:cs="B Nazanin"/>
          <w:kern w:val="0"/>
          <w:sz w:val="24"/>
          <w:szCs w:val="24"/>
          <w14:ligatures w14:val="none"/>
        </w:rPr>
      </w:pPr>
      <w:r w:rsidRPr="00EA65EA">
        <w:rPr>
          <w:rFonts w:ascii="Times New Roman" w:eastAsia="Times New Roman" w:hAnsi="Times New Roman" w:cs="B Nazanin"/>
          <w:kern w:val="0"/>
          <w:sz w:val="24"/>
          <w:szCs w:val="24"/>
          <w14:ligatures w14:val="none"/>
        </w:rPr>
        <w:t xml:space="preserve">Kowsari, K., Jafari Meimandi, K., Heidarysafa, M., Mendu, S., Barnes, L. E., &amp; Brown, D. E. (2019). Text classification algorithms: A survey. </w:t>
      </w:r>
      <w:r w:rsidRPr="00EA65EA">
        <w:rPr>
          <w:rFonts w:ascii="Times New Roman" w:eastAsia="Times New Roman" w:hAnsi="Times New Roman" w:cs="B Nazanin"/>
          <w:i/>
          <w:iCs/>
          <w:kern w:val="0"/>
          <w:sz w:val="24"/>
          <w:szCs w:val="24"/>
          <w14:ligatures w14:val="none"/>
        </w:rPr>
        <w:t>Information</w:t>
      </w:r>
      <w:r w:rsidRPr="00EA65EA">
        <w:rPr>
          <w:rFonts w:ascii="Times New Roman" w:eastAsia="Times New Roman" w:hAnsi="Times New Roman" w:cs="B Nazanin"/>
          <w:kern w:val="0"/>
          <w:sz w:val="24"/>
          <w:szCs w:val="24"/>
          <w14:ligatures w14:val="none"/>
        </w:rPr>
        <w:t>, 10(4), 150. https://doi.org/10.3390/info10040150</w:t>
      </w:r>
    </w:p>
    <w:p w14:paraId="4B30E81D" w14:textId="77777777" w:rsidR="009009B8" w:rsidRPr="00EA65EA" w:rsidRDefault="009009B8" w:rsidP="00EA65EA">
      <w:pPr>
        <w:bidi/>
        <w:jc w:val="both"/>
        <w:rPr>
          <w:rFonts w:cs="B Nazanin"/>
          <w:sz w:val="24"/>
          <w:szCs w:val="24"/>
        </w:rPr>
      </w:pPr>
    </w:p>
    <w:p w14:paraId="2E4570A3" w14:textId="77777777" w:rsidR="009009B8" w:rsidRPr="00EA65EA" w:rsidRDefault="009009B8" w:rsidP="00EA65EA">
      <w:pPr>
        <w:bidi/>
        <w:jc w:val="both"/>
        <w:rPr>
          <w:rFonts w:cs="B Nazanin"/>
          <w:sz w:val="24"/>
          <w:szCs w:val="24"/>
          <w:rtl/>
        </w:rPr>
      </w:pPr>
      <w:r w:rsidRPr="00EA65EA">
        <w:rPr>
          <w:rFonts w:cs="B Nazanin"/>
          <w:sz w:val="24"/>
          <w:szCs w:val="24"/>
        </w:rPr>
        <w:t xml:space="preserve">Sahami, R., &amp; Shahshahani, M. (2020). Natural Language Processing tools for Persian text mining. </w:t>
      </w:r>
      <w:r w:rsidRPr="00EA65EA">
        <w:rPr>
          <w:rFonts w:cs="B Nazanin"/>
          <w:i/>
          <w:iCs/>
          <w:sz w:val="24"/>
          <w:szCs w:val="24"/>
        </w:rPr>
        <w:t>Journal of AI Research</w:t>
      </w:r>
      <w:r w:rsidRPr="00EA65EA">
        <w:rPr>
          <w:rFonts w:cs="B Nazanin"/>
          <w:sz w:val="24"/>
          <w:szCs w:val="24"/>
        </w:rPr>
        <w:t>, 55(2), 203–217.</w:t>
      </w:r>
    </w:p>
    <w:p w14:paraId="38FED75C" w14:textId="77777777" w:rsidR="009009B8" w:rsidRPr="00EA65EA" w:rsidRDefault="009009B8" w:rsidP="00EA65EA">
      <w:pPr>
        <w:bidi/>
        <w:jc w:val="both"/>
        <w:rPr>
          <w:rFonts w:cs="B Nazanin"/>
          <w:sz w:val="24"/>
          <w:szCs w:val="24"/>
        </w:rPr>
      </w:pPr>
    </w:p>
    <w:p w14:paraId="2398BC77" w14:textId="77777777" w:rsidR="009009B8" w:rsidRPr="00EA65EA" w:rsidRDefault="009009B8" w:rsidP="00EA65EA">
      <w:pPr>
        <w:bidi/>
        <w:jc w:val="both"/>
        <w:rPr>
          <w:rFonts w:cs="B Nazanin"/>
          <w:sz w:val="24"/>
          <w:szCs w:val="24"/>
        </w:rPr>
      </w:pPr>
      <w:r w:rsidRPr="00EA65EA">
        <w:rPr>
          <w:rFonts w:cs="B Nazanin"/>
          <w:sz w:val="24"/>
          <w:szCs w:val="24"/>
        </w:rPr>
        <w:t xml:space="preserve">Mikolov, T., Chen, K., Corrado, G., &amp; Dean, J. (2013). Efficient estimation of word representations in vector space. </w:t>
      </w:r>
      <w:r w:rsidRPr="00EA65EA">
        <w:rPr>
          <w:rFonts w:cs="B Nazanin"/>
          <w:i/>
          <w:iCs/>
          <w:sz w:val="24"/>
          <w:szCs w:val="24"/>
        </w:rPr>
        <w:t>arXiv preprint arXiv:1301.3781</w:t>
      </w:r>
      <w:r w:rsidRPr="00EA65EA">
        <w:rPr>
          <w:rFonts w:cs="B Nazanin"/>
          <w:sz w:val="24"/>
          <w:szCs w:val="24"/>
        </w:rPr>
        <w:t>.</w:t>
      </w:r>
    </w:p>
    <w:p w14:paraId="3582E51E" w14:textId="77777777" w:rsidR="009009B8" w:rsidRPr="00EA65EA" w:rsidRDefault="009009B8" w:rsidP="00EA65EA">
      <w:pPr>
        <w:bidi/>
        <w:jc w:val="both"/>
        <w:rPr>
          <w:rFonts w:cs="B Nazanin"/>
          <w:sz w:val="24"/>
          <w:szCs w:val="24"/>
        </w:rPr>
      </w:pPr>
      <w:r w:rsidRPr="00EA65EA">
        <w:rPr>
          <w:rFonts w:cs="B Nazanin"/>
          <w:sz w:val="24"/>
          <w:szCs w:val="24"/>
        </w:rPr>
        <w:t xml:space="preserve">Devlin, J., Chang, M.-W., Lee, K., &amp; Toutanova, K. (2019). BERT: Pre-training of deep bidirectional transformers for language understanding. </w:t>
      </w:r>
      <w:r w:rsidRPr="00EA65EA">
        <w:rPr>
          <w:rFonts w:cs="B Nazanin"/>
          <w:i/>
          <w:iCs/>
          <w:sz w:val="24"/>
          <w:szCs w:val="24"/>
        </w:rPr>
        <w:t>NAACL-HLT</w:t>
      </w:r>
      <w:r w:rsidRPr="00EA65EA">
        <w:rPr>
          <w:rFonts w:cs="B Nazanin"/>
          <w:sz w:val="24"/>
          <w:szCs w:val="24"/>
        </w:rPr>
        <w:t>, 4171–4186.</w:t>
      </w:r>
    </w:p>
    <w:p w14:paraId="799C791A" w14:textId="77777777" w:rsidR="009009B8" w:rsidRPr="00EA65EA" w:rsidRDefault="009009B8" w:rsidP="00EA65EA">
      <w:pPr>
        <w:bidi/>
        <w:jc w:val="both"/>
        <w:rPr>
          <w:rFonts w:cs="B Nazanin"/>
          <w:sz w:val="24"/>
          <w:szCs w:val="24"/>
        </w:rPr>
      </w:pPr>
      <w:r w:rsidRPr="00EA65EA">
        <w:rPr>
          <w:rFonts w:cs="B Nazanin"/>
          <w:sz w:val="24"/>
          <w:szCs w:val="24"/>
        </w:rPr>
        <w:t xml:space="preserve">Bird, S., Klein, E., &amp; Loper, E. (2009). </w:t>
      </w:r>
      <w:r w:rsidRPr="00EA65EA">
        <w:rPr>
          <w:rFonts w:cs="B Nazanin"/>
          <w:i/>
          <w:iCs/>
          <w:sz w:val="24"/>
          <w:szCs w:val="24"/>
        </w:rPr>
        <w:t>Natural Language Processing with Python</w:t>
      </w:r>
      <w:r w:rsidRPr="00EA65EA">
        <w:rPr>
          <w:rFonts w:cs="B Nazanin"/>
          <w:sz w:val="24"/>
          <w:szCs w:val="24"/>
        </w:rPr>
        <w:t>. O’Reilly Media, Inc.</w:t>
      </w:r>
    </w:p>
    <w:p w14:paraId="02DEC60C" w14:textId="77777777" w:rsidR="009009B8" w:rsidRPr="00EA65EA" w:rsidRDefault="009009B8" w:rsidP="00EA65EA">
      <w:pPr>
        <w:bidi/>
        <w:jc w:val="both"/>
        <w:rPr>
          <w:rFonts w:cs="B Nazanin"/>
          <w:sz w:val="24"/>
          <w:szCs w:val="24"/>
        </w:rPr>
      </w:pPr>
      <w:r w:rsidRPr="00EA65EA">
        <w:rPr>
          <w:rFonts w:cs="B Nazanin"/>
          <w:sz w:val="24"/>
          <w:szCs w:val="24"/>
        </w:rPr>
        <w:t xml:space="preserve">Tavousi, S., Basirat, A., &amp; Ahmadi, S. (2021). Challenges of Persian text mining in academic datasets. </w:t>
      </w:r>
      <w:r w:rsidRPr="00EA65EA">
        <w:rPr>
          <w:rFonts w:cs="B Nazanin"/>
          <w:i/>
          <w:iCs/>
          <w:sz w:val="24"/>
          <w:szCs w:val="24"/>
        </w:rPr>
        <w:t>International Journal of Computer Applications</w:t>
      </w:r>
      <w:r w:rsidRPr="00EA65EA">
        <w:rPr>
          <w:rFonts w:cs="B Nazanin"/>
          <w:sz w:val="24"/>
          <w:szCs w:val="24"/>
        </w:rPr>
        <w:t>, 183(3), 1–7.</w:t>
      </w:r>
    </w:p>
    <w:p w14:paraId="3760678B" w14:textId="77777777" w:rsidR="009009B8" w:rsidRPr="00EA65EA" w:rsidRDefault="009009B8" w:rsidP="00EA65EA">
      <w:pPr>
        <w:bidi/>
        <w:jc w:val="both"/>
        <w:rPr>
          <w:rFonts w:cs="B Nazanin"/>
          <w:sz w:val="24"/>
          <w:szCs w:val="24"/>
        </w:rPr>
      </w:pPr>
    </w:p>
    <w:p w14:paraId="08710749" w14:textId="77777777" w:rsidR="009009B8" w:rsidRPr="00EA65EA" w:rsidRDefault="009009B8" w:rsidP="00EA65EA">
      <w:pPr>
        <w:bidi/>
        <w:jc w:val="both"/>
        <w:rPr>
          <w:rFonts w:cs="B Nazanin"/>
          <w:sz w:val="24"/>
          <w:szCs w:val="24"/>
        </w:rPr>
      </w:pPr>
      <w:r w:rsidRPr="00EA65EA">
        <w:rPr>
          <w:rFonts w:cs="B Nazanin"/>
          <w:sz w:val="24"/>
          <w:szCs w:val="24"/>
        </w:rPr>
        <w:t xml:space="preserve">Aggarwal, C. C., &amp; Zhai, C. (2012). </w:t>
      </w:r>
      <w:r w:rsidRPr="00EA65EA">
        <w:rPr>
          <w:rFonts w:cs="B Nazanin"/>
          <w:i/>
          <w:iCs/>
          <w:sz w:val="24"/>
          <w:szCs w:val="24"/>
        </w:rPr>
        <w:t>Mining text data</w:t>
      </w:r>
      <w:r w:rsidRPr="00EA65EA">
        <w:rPr>
          <w:rFonts w:cs="B Nazanin"/>
          <w:sz w:val="24"/>
          <w:szCs w:val="24"/>
        </w:rPr>
        <w:t>. Springer Science &amp; Business Media.</w:t>
      </w:r>
    </w:p>
    <w:p w14:paraId="03FE0489" w14:textId="77777777" w:rsidR="00C94CD8" w:rsidRPr="00EA65EA" w:rsidRDefault="00C94CD8" w:rsidP="00EA65EA">
      <w:pPr>
        <w:bidi/>
        <w:jc w:val="both"/>
        <w:rPr>
          <w:rFonts w:cs="B Nazanin"/>
          <w:sz w:val="24"/>
          <w:szCs w:val="24"/>
          <w:rtl/>
          <w:lang w:bidi="fa-IR"/>
        </w:rPr>
      </w:pPr>
    </w:p>
    <w:sectPr w:rsidR="00C94CD8" w:rsidRPr="00EA65E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2" w:author="R" w:date="2025-05-27T21:23:00Z" w:initials="A">
    <w:p w14:paraId="3014D9C1" w14:textId="0FE7E64E" w:rsidR="0072362F" w:rsidRDefault="0072362F">
      <w:pPr>
        <w:pStyle w:val="CommentText"/>
      </w:pPr>
      <w:r>
        <w:rPr>
          <w:rStyle w:val="CommentReference"/>
        </w:rPr>
        <w:annotationRef/>
      </w:r>
      <w:r>
        <w:rPr>
          <w:rFonts w:hint="cs"/>
          <w:rtl/>
        </w:rPr>
        <w:t>این پاراگراف فرقش با قبلی ها در چیست؟</w:t>
      </w:r>
    </w:p>
  </w:comment>
  <w:comment w:id="370" w:author="R" w:date="2025-05-27T21:49:00Z" w:initials="A">
    <w:p w14:paraId="0D4665E9" w14:textId="77777777" w:rsidR="00E61291" w:rsidRDefault="00E61291" w:rsidP="00E61291">
      <w:pPr>
        <w:pStyle w:val="CommentText"/>
      </w:pPr>
      <w:r>
        <w:rPr>
          <w:rStyle w:val="CommentReference"/>
        </w:rPr>
        <w:annotationRef/>
      </w:r>
      <w:r>
        <w:rPr>
          <w:rFonts w:hint="cs"/>
          <w:rtl/>
        </w:rPr>
        <w:t>باید بعد از مبانی نظری بیاید</w:t>
      </w:r>
    </w:p>
  </w:comment>
  <w:comment w:id="470" w:author="R" w:date="2025-05-27T21:25:00Z" w:initials="A">
    <w:p w14:paraId="30FEA1E9" w14:textId="795A4909" w:rsidR="007A2E28" w:rsidRDefault="007A2E28">
      <w:pPr>
        <w:pStyle w:val="CommentText"/>
      </w:pPr>
      <w:r>
        <w:rPr>
          <w:rStyle w:val="CommentReference"/>
        </w:rPr>
        <w:annotationRef/>
      </w:r>
      <w:r>
        <w:rPr>
          <w:rFonts w:hint="cs"/>
          <w:rtl/>
        </w:rPr>
        <w:t>شکاف های تحقیقاتی کجاست؟</w:t>
      </w:r>
    </w:p>
  </w:comment>
  <w:comment w:id="465" w:author="R" w:date="2025-05-27T21:24:00Z" w:initials="A">
    <w:p w14:paraId="0ED2E394" w14:textId="493CBBF5" w:rsidR="007A2E28" w:rsidRDefault="007A2E28">
      <w:pPr>
        <w:pStyle w:val="CommentText"/>
      </w:pPr>
      <w:r>
        <w:rPr>
          <w:rStyle w:val="CommentReference"/>
        </w:rPr>
        <w:annotationRef/>
      </w:r>
      <w:r>
        <w:rPr>
          <w:rFonts w:hint="cs"/>
          <w:rtl/>
        </w:rPr>
        <w:t>این چیست؟</w:t>
      </w:r>
    </w:p>
  </w:comment>
  <w:comment w:id="473" w:author="R" w:date="2025-05-27T21:25:00Z" w:initials="A">
    <w:p w14:paraId="41BD8358" w14:textId="35A25976" w:rsidR="007A2E28" w:rsidRDefault="007A2E28">
      <w:pPr>
        <w:pStyle w:val="CommentText"/>
      </w:pPr>
      <w:r>
        <w:rPr>
          <w:rStyle w:val="CommentReference"/>
        </w:rPr>
        <w:annotationRef/>
      </w:r>
      <w:r>
        <w:rPr>
          <w:rFonts w:hint="cs"/>
          <w:rtl/>
        </w:rPr>
        <w:t>بیان مساله صورت نگرفته است</w:t>
      </w:r>
    </w:p>
  </w:comment>
  <w:comment w:id="475" w:author="R" w:date="2025-05-27T21:52:00Z" w:initials="A">
    <w:p w14:paraId="486E29A0" w14:textId="283BE762" w:rsidR="00090673" w:rsidRDefault="00090673">
      <w:pPr>
        <w:pStyle w:val="CommentText"/>
      </w:pPr>
      <w:r>
        <w:rPr>
          <w:rStyle w:val="CommentReference"/>
        </w:rPr>
        <w:annotationRef/>
      </w:r>
      <w:r>
        <w:rPr>
          <w:rFonts w:hint="cs"/>
          <w:rtl/>
        </w:rPr>
        <w:t>بعد از پیشینه پژوهش می آید</w:t>
      </w:r>
    </w:p>
  </w:comment>
  <w:comment w:id="603" w:author="R" w:date="2025-05-27T21:46:00Z" w:initials="A">
    <w:p w14:paraId="3F9C7BBE" w14:textId="7C7751B4" w:rsidR="00A81A01" w:rsidRDefault="00A81A01">
      <w:pPr>
        <w:pStyle w:val="CommentText"/>
      </w:pPr>
      <w:r>
        <w:rPr>
          <w:rStyle w:val="CommentReference"/>
        </w:rPr>
        <w:annotationRef/>
      </w:r>
      <w:r>
        <w:rPr>
          <w:rFonts w:hint="cs"/>
          <w:rtl/>
        </w:rPr>
        <w:t>جایگاهی در اینجا ندارد</w:t>
      </w:r>
    </w:p>
  </w:comment>
  <w:comment w:id="655" w:author="R" w:date="2025-05-27T21:47:00Z" w:initials="A">
    <w:p w14:paraId="53FDD06C" w14:textId="2AC853A0" w:rsidR="00A81A01" w:rsidRDefault="00A81A01">
      <w:pPr>
        <w:pStyle w:val="CommentText"/>
      </w:pPr>
      <w:r>
        <w:rPr>
          <w:rStyle w:val="CommentReference"/>
        </w:rPr>
        <w:annotationRef/>
      </w:r>
      <w:r>
        <w:rPr>
          <w:rFonts w:hint="cs"/>
          <w:rtl/>
        </w:rPr>
        <w:t>منظورتان از روند چیست؟</w:t>
      </w:r>
    </w:p>
  </w:comment>
  <w:comment w:id="716" w:author="R" w:date="2025-05-27T21:47:00Z" w:initials="A">
    <w:p w14:paraId="36426A27" w14:textId="3FA2B83D" w:rsidR="00A81A01" w:rsidRDefault="00A81A01">
      <w:pPr>
        <w:pStyle w:val="CommentText"/>
      </w:pPr>
      <w:r>
        <w:rPr>
          <w:rStyle w:val="CommentReference"/>
        </w:rPr>
        <w:annotationRef/>
      </w:r>
      <w:r>
        <w:rPr>
          <w:rFonts w:hint="cs"/>
          <w:rtl/>
        </w:rPr>
        <w:t>آیا با سوال قبل فرق دارد</w:t>
      </w:r>
    </w:p>
  </w:comment>
  <w:comment w:id="750" w:author="R" w:date="2025-05-27T21:47:00Z" w:initials="A">
    <w:p w14:paraId="76C9AFD5" w14:textId="70DB761C" w:rsidR="00A81A01" w:rsidRDefault="00A81A01">
      <w:pPr>
        <w:pStyle w:val="CommentText"/>
      </w:pPr>
      <w:r>
        <w:rPr>
          <w:rStyle w:val="CommentReference"/>
        </w:rPr>
        <w:annotationRef/>
      </w:r>
      <w:r>
        <w:rPr>
          <w:rFonts w:hint="cs"/>
          <w:rtl/>
        </w:rPr>
        <w:t>با سوال قبلی آیا تفاوت دارد</w:t>
      </w:r>
    </w:p>
  </w:comment>
  <w:comment w:id="785" w:author="R" w:date="2025-05-27T21:48:00Z" w:initials="A">
    <w:p w14:paraId="7AC652AD" w14:textId="1F0B43D8" w:rsidR="00A81A01" w:rsidRDefault="00A81A01">
      <w:pPr>
        <w:pStyle w:val="CommentText"/>
      </w:pPr>
      <w:r>
        <w:rPr>
          <w:rStyle w:val="CommentReference"/>
        </w:rPr>
        <w:annotationRef/>
      </w:r>
      <w:r>
        <w:rPr>
          <w:rFonts w:hint="cs"/>
          <w:rtl/>
        </w:rPr>
        <w:t>کدام هدف از پژوهش است</w:t>
      </w:r>
    </w:p>
  </w:comment>
  <w:comment w:id="810" w:author="R" w:date="2025-05-27T21:48:00Z" w:initials="A">
    <w:p w14:paraId="1B0B226A" w14:textId="5FCF3639" w:rsidR="00A81A01" w:rsidRDefault="00A81A01">
      <w:pPr>
        <w:pStyle w:val="CommentText"/>
      </w:pPr>
      <w:r>
        <w:rPr>
          <w:rStyle w:val="CommentReference"/>
        </w:rPr>
        <w:annotationRef/>
      </w:r>
      <w:r>
        <w:rPr>
          <w:rFonts w:hint="cs"/>
          <w:rtl/>
        </w:rPr>
        <w:t>هدف کجاست؟</w:t>
      </w:r>
    </w:p>
  </w:comment>
  <w:comment w:id="1479" w:author="R" w:date="2025-05-27T21:50:00Z" w:initials="A">
    <w:p w14:paraId="62C4FE7A" w14:textId="60766FA4" w:rsidR="00A81A01" w:rsidRDefault="00A81A01">
      <w:pPr>
        <w:pStyle w:val="CommentText"/>
      </w:pPr>
      <w:r>
        <w:rPr>
          <w:rStyle w:val="CommentReference"/>
        </w:rPr>
        <w:annotationRef/>
      </w:r>
      <w:r>
        <w:rPr>
          <w:rFonts w:hint="cs"/>
          <w:rtl/>
        </w:rPr>
        <w:t>؟؟</w:t>
      </w:r>
    </w:p>
  </w:comment>
  <w:comment w:id="1483" w:author="R" w:date="2025-05-27T21:49:00Z" w:initials="A">
    <w:p w14:paraId="0BECC72E" w14:textId="2674E29E" w:rsidR="00A81A01" w:rsidRDefault="00A81A01">
      <w:pPr>
        <w:pStyle w:val="CommentText"/>
      </w:pPr>
      <w:r>
        <w:rPr>
          <w:rStyle w:val="CommentReference"/>
        </w:rPr>
        <w:annotationRef/>
      </w:r>
      <w:r>
        <w:rPr>
          <w:rFonts w:hint="cs"/>
          <w:rtl/>
        </w:rPr>
        <w:t>باید بعد از مقدمه و بیان مساله بیاید</w:t>
      </w:r>
    </w:p>
  </w:comment>
  <w:comment w:id="1546" w:author="R" w:date="2025-05-27T21:49:00Z" w:initials="A">
    <w:p w14:paraId="4EF0C505" w14:textId="02D5E613" w:rsidR="00A81A01" w:rsidRDefault="00A81A01">
      <w:pPr>
        <w:pStyle w:val="CommentText"/>
      </w:pPr>
      <w:r>
        <w:rPr>
          <w:rStyle w:val="CommentReference"/>
        </w:rPr>
        <w:annotationRef/>
      </w:r>
      <w:r>
        <w:rPr>
          <w:rFonts w:hint="cs"/>
          <w:rtl/>
        </w:rPr>
        <w:t>باید بعد از مبانی نظری بیاید</w:t>
      </w:r>
    </w:p>
  </w:comment>
  <w:comment w:id="1576" w:author="R" w:date="2025-05-27T21:55:00Z" w:initials="A">
    <w:p w14:paraId="7551E261" w14:textId="782B5E9B" w:rsidR="00D044CF" w:rsidRDefault="00D044CF">
      <w:pPr>
        <w:pStyle w:val="CommentText"/>
      </w:pPr>
      <w:r>
        <w:rPr>
          <w:rStyle w:val="CommentReference"/>
        </w:rPr>
        <w:annotationRef/>
      </w:r>
      <w:r>
        <w:rPr>
          <w:rFonts w:hint="cs"/>
          <w:rtl/>
        </w:rPr>
        <w:t>99 خیلی جدید نیست</w:t>
      </w:r>
    </w:p>
  </w:comment>
  <w:comment w:id="1580" w:author="R" w:date="2025-05-27T21:56:00Z" w:initials="A">
    <w:p w14:paraId="1273BD65" w14:textId="2DBA99CA" w:rsidR="00D044CF" w:rsidRDefault="00D044CF">
      <w:pPr>
        <w:pStyle w:val="CommentText"/>
      </w:pPr>
      <w:r>
        <w:rPr>
          <w:rStyle w:val="CommentReference"/>
        </w:rPr>
        <w:annotationRef/>
      </w:r>
      <w:r>
        <w:rPr>
          <w:rFonts w:hint="cs"/>
          <w:rtl/>
        </w:rPr>
        <w:t>همه پارا گراف ها یک شکل شروع شده اند</w:t>
      </w:r>
    </w:p>
  </w:comment>
  <w:comment w:id="1628" w:author="R" w:date="2025-05-27T21:57:00Z" w:initials="A">
    <w:p w14:paraId="40E79963" w14:textId="518725E7" w:rsidR="00D044CF" w:rsidRDefault="00D044CF">
      <w:pPr>
        <w:pStyle w:val="CommentText"/>
      </w:pPr>
      <w:r>
        <w:rPr>
          <w:rStyle w:val="CommentReference"/>
        </w:rPr>
        <w:annotationRef/>
      </w:r>
      <w:r>
        <w:rPr>
          <w:rFonts w:hint="cs"/>
          <w:rtl/>
        </w:rPr>
        <w:t>جو تنظیم استنتاج بیشتر از اینکه رفرنس بدهید باید از نوع تحلیل باشد و فقط برای مثال به برخی موارد اشاره کنید</w:t>
      </w:r>
    </w:p>
  </w:comment>
  <w:comment w:id="1637" w:author="R" w:date="2025-05-27T21:58:00Z" w:initials="A">
    <w:p w14:paraId="5E2B2D3F" w14:textId="21C165C4" w:rsidR="00D044CF" w:rsidRDefault="00D044CF" w:rsidP="00D044CF">
      <w:pPr>
        <w:pStyle w:val="CommentText"/>
      </w:pPr>
      <w:r>
        <w:rPr>
          <w:rStyle w:val="CommentReference"/>
        </w:rPr>
        <w:annotationRef/>
      </w:r>
      <w:r>
        <w:rPr>
          <w:rFonts w:hint="cs"/>
          <w:rtl/>
        </w:rPr>
        <w:t>نوع پژوهش کاربردی وبعد از آن به روش اشاره کنید</w:t>
      </w:r>
    </w:p>
  </w:comment>
  <w:comment w:id="1650" w:author="R" w:date="2025-05-27T21:59:00Z" w:initials="A">
    <w:p w14:paraId="482A7BFE" w14:textId="3CA0CFFF" w:rsidR="00D044CF" w:rsidRDefault="00D044CF">
      <w:pPr>
        <w:pStyle w:val="CommentText"/>
      </w:pPr>
      <w:r>
        <w:rPr>
          <w:rStyle w:val="CommentReference"/>
        </w:rPr>
        <w:annotationRef/>
      </w:r>
      <w:r>
        <w:rPr>
          <w:rFonts w:hint="cs"/>
          <w:rtl/>
        </w:rPr>
        <w:t>شما که هنوز کاری نکرده اید باید از زمان آینده استفاده کنید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14D9C1" w15:done="0"/>
  <w15:commentEx w15:paraId="0D4665E9" w15:done="0"/>
  <w15:commentEx w15:paraId="30FEA1E9" w15:done="0"/>
  <w15:commentEx w15:paraId="0ED2E394" w15:done="0"/>
  <w15:commentEx w15:paraId="41BD8358" w15:done="0"/>
  <w15:commentEx w15:paraId="486E29A0" w15:done="0"/>
  <w15:commentEx w15:paraId="3F9C7BBE" w15:done="0"/>
  <w15:commentEx w15:paraId="53FDD06C" w15:done="0"/>
  <w15:commentEx w15:paraId="36426A27" w15:done="0"/>
  <w15:commentEx w15:paraId="76C9AFD5" w15:done="0"/>
  <w15:commentEx w15:paraId="7AC652AD" w15:done="0"/>
  <w15:commentEx w15:paraId="1B0B226A" w15:done="0"/>
  <w15:commentEx w15:paraId="62C4FE7A" w15:done="0"/>
  <w15:commentEx w15:paraId="0BECC72E" w15:done="0"/>
  <w15:commentEx w15:paraId="4EF0C505" w15:done="0"/>
  <w15:commentEx w15:paraId="7551E261" w15:done="0"/>
  <w15:commentEx w15:paraId="1273BD65" w15:done="0"/>
  <w15:commentEx w15:paraId="40E79963" w15:done="0"/>
  <w15:commentEx w15:paraId="5E2B2D3F" w15:done="0"/>
  <w15:commentEx w15:paraId="482A7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6F20A" w16cex:dateUtc="2025-05-27T17:53:00Z"/>
  <w16cex:commentExtensible w16cex:durableId="3C021663" w16cex:dateUtc="2025-05-27T18:19:00Z"/>
  <w16cex:commentExtensible w16cex:durableId="43502B54" w16cex:dateUtc="2025-05-27T17:55:00Z"/>
  <w16cex:commentExtensible w16cex:durableId="5C751289" w16cex:dateUtc="2025-05-27T17:54:00Z"/>
  <w16cex:commentExtensible w16cex:durableId="2686A86D" w16cex:dateUtc="2025-05-27T17:55:00Z"/>
  <w16cex:commentExtensible w16cex:durableId="5E6A6BC3" w16cex:dateUtc="2025-05-27T18:22:00Z"/>
  <w16cex:commentExtensible w16cex:durableId="767157B0" w16cex:dateUtc="2025-05-27T18:16:00Z"/>
  <w16cex:commentExtensible w16cex:durableId="403C7CD2" w16cex:dateUtc="2025-05-27T18:17:00Z"/>
  <w16cex:commentExtensible w16cex:durableId="2414AA3B" w16cex:dateUtc="2025-05-27T18:17:00Z"/>
  <w16cex:commentExtensible w16cex:durableId="7FF25DB4" w16cex:dateUtc="2025-05-27T18:17:00Z"/>
  <w16cex:commentExtensible w16cex:durableId="34F27EDD" w16cex:dateUtc="2025-05-27T18:18:00Z"/>
  <w16cex:commentExtensible w16cex:durableId="738F6728" w16cex:dateUtc="2025-05-27T18:18:00Z"/>
  <w16cex:commentExtensible w16cex:durableId="2DFBE91D" w16cex:dateUtc="2025-05-27T18:20:00Z"/>
  <w16cex:commentExtensible w16cex:durableId="379C8B72" w16cex:dateUtc="2025-05-27T18:19:00Z"/>
  <w16cex:commentExtensible w16cex:durableId="0B108B09" w16cex:dateUtc="2025-05-27T18:19:00Z"/>
  <w16cex:commentExtensible w16cex:durableId="52BE84D0" w16cex:dateUtc="2025-05-27T18:25:00Z"/>
  <w16cex:commentExtensible w16cex:durableId="1116B0F5" w16cex:dateUtc="2025-05-27T18:26:00Z"/>
  <w16cex:commentExtensible w16cex:durableId="4EBFC844" w16cex:dateUtc="2025-05-27T18:27:00Z"/>
  <w16cex:commentExtensible w16cex:durableId="62C05532" w16cex:dateUtc="2025-05-27T18:28:00Z"/>
  <w16cex:commentExtensible w16cex:durableId="5C1804E1" w16cex:dateUtc="2025-05-27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14D9C1" w16cid:durableId="4A36F20A"/>
  <w16cid:commentId w16cid:paraId="0D4665E9" w16cid:durableId="3C021663"/>
  <w16cid:commentId w16cid:paraId="30FEA1E9" w16cid:durableId="43502B54"/>
  <w16cid:commentId w16cid:paraId="0ED2E394" w16cid:durableId="5C751289"/>
  <w16cid:commentId w16cid:paraId="41BD8358" w16cid:durableId="2686A86D"/>
  <w16cid:commentId w16cid:paraId="486E29A0" w16cid:durableId="5E6A6BC3"/>
  <w16cid:commentId w16cid:paraId="3F9C7BBE" w16cid:durableId="767157B0"/>
  <w16cid:commentId w16cid:paraId="53FDD06C" w16cid:durableId="403C7CD2"/>
  <w16cid:commentId w16cid:paraId="36426A27" w16cid:durableId="2414AA3B"/>
  <w16cid:commentId w16cid:paraId="76C9AFD5" w16cid:durableId="7FF25DB4"/>
  <w16cid:commentId w16cid:paraId="7AC652AD" w16cid:durableId="34F27EDD"/>
  <w16cid:commentId w16cid:paraId="1B0B226A" w16cid:durableId="738F6728"/>
  <w16cid:commentId w16cid:paraId="62C4FE7A" w16cid:durableId="2DFBE91D"/>
  <w16cid:commentId w16cid:paraId="0BECC72E" w16cid:durableId="379C8B72"/>
  <w16cid:commentId w16cid:paraId="4EF0C505" w16cid:durableId="0B108B09"/>
  <w16cid:commentId w16cid:paraId="7551E261" w16cid:durableId="52BE84D0"/>
  <w16cid:commentId w16cid:paraId="1273BD65" w16cid:durableId="1116B0F5"/>
  <w16cid:commentId w16cid:paraId="40E79963" w16cid:durableId="4EBFC844"/>
  <w16cid:commentId w16cid:paraId="5E2B2D3F" w16cid:durableId="62C05532"/>
  <w16cid:commentId w16cid:paraId="482A7BFE" w16cid:durableId="5C1804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2880" w14:textId="77777777" w:rsidR="00DA1EF1" w:rsidRDefault="00DA1EF1" w:rsidP="00A45957">
      <w:pPr>
        <w:spacing w:after="0" w:line="240" w:lineRule="auto"/>
      </w:pPr>
      <w:r>
        <w:separator/>
      </w:r>
    </w:p>
  </w:endnote>
  <w:endnote w:type="continuationSeparator" w:id="0">
    <w:p w14:paraId="188FFDA5" w14:textId="77777777" w:rsidR="00DA1EF1" w:rsidRDefault="00DA1EF1" w:rsidP="00A45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548E" w14:textId="77777777" w:rsidR="00DA1EF1" w:rsidRDefault="00DA1EF1" w:rsidP="00A45957">
      <w:pPr>
        <w:spacing w:after="0" w:line="240" w:lineRule="auto"/>
      </w:pPr>
      <w:r>
        <w:separator/>
      </w:r>
    </w:p>
  </w:footnote>
  <w:footnote w:type="continuationSeparator" w:id="0">
    <w:p w14:paraId="5AB63DA1" w14:textId="77777777" w:rsidR="00DA1EF1" w:rsidRDefault="00DA1EF1" w:rsidP="00A45957">
      <w:pPr>
        <w:spacing w:after="0" w:line="240" w:lineRule="auto"/>
      </w:pPr>
      <w:r>
        <w:continuationSeparator/>
      </w:r>
    </w:p>
  </w:footnote>
  <w:footnote w:id="1">
    <w:p w14:paraId="312D6D79" w14:textId="6EE62349" w:rsidR="00840B60" w:rsidRDefault="00840B60">
      <w:pPr>
        <w:pStyle w:val="FootnoteText"/>
        <w:rPr>
          <w:lang w:bidi="fa-IR"/>
        </w:rPr>
      </w:pPr>
      <w:r>
        <w:rPr>
          <w:rStyle w:val="FootnoteReference"/>
        </w:rPr>
        <w:footnoteRef/>
      </w:r>
      <w:r>
        <w:t xml:space="preserve"> </w:t>
      </w:r>
      <w:ins w:id="9" w:author="غزاله عرفانیان" w:date="2025-07-15T08:29:00Z" w16du:dateUtc="2025-07-15T04:59:00Z">
        <w:r w:rsidR="000F44CC" w:rsidRPr="00706F6E">
          <w:t>Meier, C., &amp; Lengeler, C</w:t>
        </w:r>
        <w:r w:rsidR="000F44CC" w:rsidDel="000F44CC">
          <w:rPr>
            <w:lang w:bidi="fa-IR"/>
          </w:rPr>
          <w:t xml:space="preserve"> </w:t>
        </w:r>
      </w:ins>
      <w:del w:id="10" w:author="غزاله عرفانیان" w:date="2025-07-15T08:29:00Z" w16du:dateUtc="2025-07-15T04:59:00Z">
        <w:r w:rsidDel="000F44CC">
          <w:rPr>
            <w:lang w:bidi="fa-IR"/>
          </w:rPr>
          <w:delText>Dwivedi et al.</w:delText>
        </w:r>
      </w:del>
    </w:p>
  </w:footnote>
  <w:footnote w:id="2">
    <w:p w14:paraId="7F54B2E8" w14:textId="2EE51AC1" w:rsidR="00646E7C" w:rsidRDefault="00646E7C">
      <w:pPr>
        <w:pStyle w:val="FootnoteText"/>
        <w:rPr>
          <w:rtl/>
          <w:lang w:bidi="fa-IR"/>
        </w:rPr>
      </w:pPr>
      <w:ins w:id="35" w:author="غزاله عرفانیان" w:date="2025-07-17T08:57:00Z" w16du:dateUtc="2025-07-17T05:27:00Z">
        <w:r>
          <w:rPr>
            <w:rStyle w:val="FootnoteReference"/>
          </w:rPr>
          <w:footnoteRef/>
        </w:r>
        <w:r>
          <w:t xml:space="preserve"> </w:t>
        </w:r>
        <w:r w:rsidRPr="003B2E61">
          <w:rPr>
            <w:lang w:bidi="fa-IR"/>
          </w:rPr>
          <w:t>Kherwa, P., &amp; Bansal, P</w:t>
        </w:r>
      </w:ins>
    </w:p>
  </w:footnote>
  <w:footnote w:id="3">
    <w:p w14:paraId="60BBF2B7" w14:textId="49889514" w:rsidR="000E5A8A" w:rsidRDefault="000E5A8A" w:rsidP="000E5A8A">
      <w:pPr>
        <w:pStyle w:val="FootnoteText"/>
        <w:rPr>
          <w:rtl/>
          <w:lang w:bidi="fa-IR"/>
        </w:rPr>
      </w:pPr>
      <w:ins w:id="122" w:author="غزاله عرفانیان" w:date="2025-07-17T13:31:00Z" w16du:dateUtc="2025-07-17T10:01:00Z">
        <w:r>
          <w:rPr>
            <w:rStyle w:val="FootnoteReference"/>
          </w:rPr>
          <w:footnoteRef/>
        </w:r>
        <w:r>
          <w:t xml:space="preserve"> </w:t>
        </w:r>
      </w:ins>
      <w:ins w:id="123" w:author="غزاله عرفانیان" w:date="2025-07-17T13:31:00Z">
        <w:r w:rsidRPr="000E5A8A">
          <w:t>De La Hoz</w:t>
        </w:r>
        <w:r w:rsidRPr="000E5A8A">
          <w:noBreakHyphen/>
          <w:t>M</w:t>
        </w:r>
      </w:ins>
    </w:p>
  </w:footnote>
  <w:footnote w:id="4">
    <w:p w14:paraId="59EC2292" w14:textId="77777777" w:rsidR="005B79BD" w:rsidRDefault="005B79BD" w:rsidP="005B79BD">
      <w:pPr>
        <w:pStyle w:val="FootnoteText"/>
        <w:rPr>
          <w:ins w:id="307" w:author="غزاله عرفانیان" w:date="2025-07-01T07:35:00Z" w16du:dateUtc="2025-07-01T04:05:00Z"/>
          <w:rtl/>
          <w:lang w:bidi="fa-IR"/>
        </w:rPr>
      </w:pPr>
      <w:ins w:id="308" w:author="غزاله عرفانیان" w:date="2025-07-01T07:35:00Z" w16du:dateUtc="2025-07-01T04:05:00Z">
        <w:r>
          <w:rPr>
            <w:rStyle w:val="FootnoteReference"/>
          </w:rPr>
          <w:footnoteRef/>
        </w:r>
        <w:r>
          <w:t xml:space="preserve"> </w:t>
        </w:r>
        <w:r w:rsidRPr="00160A46">
          <w:t>Rowley &amp; Hartley</w:t>
        </w:r>
      </w:ins>
    </w:p>
  </w:footnote>
  <w:footnote w:id="5">
    <w:p w14:paraId="52F71FAB" w14:textId="77777777" w:rsidR="005B79BD" w:rsidRDefault="005B79BD" w:rsidP="005B79BD">
      <w:pPr>
        <w:pStyle w:val="FootnoteText"/>
        <w:rPr>
          <w:ins w:id="314" w:author="غزاله عرفانیان" w:date="2025-07-01T07:35:00Z" w16du:dateUtc="2025-07-01T04:05:00Z"/>
          <w:rtl/>
          <w:lang w:bidi="fa-IR"/>
        </w:rPr>
      </w:pPr>
      <w:ins w:id="315" w:author="غزاله عرفانیان" w:date="2025-07-01T07:35:00Z" w16du:dateUtc="2025-07-01T04:05:00Z">
        <w:r>
          <w:rPr>
            <w:rStyle w:val="FootnoteReference"/>
          </w:rPr>
          <w:footnoteRef/>
        </w:r>
        <w:r>
          <w:t xml:space="preserve"> </w:t>
        </w:r>
        <w:r w:rsidRPr="0086363B">
          <w:t>Feldman &amp; Sanger</w:t>
        </w:r>
      </w:ins>
    </w:p>
  </w:footnote>
  <w:footnote w:id="6">
    <w:p w14:paraId="6D86BAC9" w14:textId="77777777" w:rsidR="005B79BD" w:rsidRDefault="005B79BD" w:rsidP="005B79BD">
      <w:pPr>
        <w:pStyle w:val="FootnoteText"/>
        <w:rPr>
          <w:ins w:id="320" w:author="غزاله عرفانیان" w:date="2025-07-01T07:35:00Z" w16du:dateUtc="2025-07-01T04:05:00Z"/>
          <w:rtl/>
          <w:lang w:bidi="fa-IR"/>
        </w:rPr>
      </w:pPr>
      <w:ins w:id="321" w:author="غزاله عرفانیان" w:date="2025-07-01T07:35:00Z" w16du:dateUtc="2025-07-01T04:05:00Z">
        <w:r>
          <w:rPr>
            <w:rStyle w:val="FootnoteReference"/>
          </w:rPr>
          <w:footnoteRef/>
        </w:r>
        <w:r>
          <w:t xml:space="preserve"> </w:t>
        </w:r>
        <w:r w:rsidRPr="00DC3F93">
          <w:t>Sebastiani</w:t>
        </w:r>
      </w:ins>
    </w:p>
  </w:footnote>
  <w:footnote w:id="7">
    <w:p w14:paraId="64B89ECA" w14:textId="77777777" w:rsidR="005B79BD" w:rsidRDefault="005B79BD" w:rsidP="005B79BD">
      <w:pPr>
        <w:pStyle w:val="FootnoteText"/>
        <w:rPr>
          <w:ins w:id="335" w:author="غزاله عرفانیان" w:date="2025-07-01T07:35:00Z" w16du:dateUtc="2025-07-01T04:05:00Z"/>
          <w:rtl/>
          <w:lang w:bidi="fa-IR"/>
        </w:rPr>
      </w:pPr>
      <w:ins w:id="336" w:author="غزاله عرفانیان" w:date="2025-07-01T07:35:00Z" w16du:dateUtc="2025-07-01T04:05:00Z">
        <w:r>
          <w:rPr>
            <w:rStyle w:val="FootnoteReference"/>
          </w:rPr>
          <w:footnoteRef/>
        </w:r>
        <w:r>
          <w:t xml:space="preserve"> </w:t>
        </w:r>
        <w:r w:rsidRPr="00A356B7">
          <w:t>Aggarwal &amp; Zhai</w:t>
        </w:r>
      </w:ins>
    </w:p>
  </w:footnote>
  <w:footnote w:id="8">
    <w:p w14:paraId="19B08945" w14:textId="77777777" w:rsidR="005B79BD" w:rsidRDefault="005B79BD" w:rsidP="005B79BD">
      <w:pPr>
        <w:pStyle w:val="FootnoteText"/>
        <w:rPr>
          <w:ins w:id="356" w:author="غزاله عرفانیان" w:date="2025-07-01T07:35:00Z" w16du:dateUtc="2025-07-01T04:05:00Z"/>
          <w:rtl/>
          <w:lang w:bidi="fa-IR"/>
        </w:rPr>
      </w:pPr>
      <w:ins w:id="357" w:author="غزاله عرفانیان" w:date="2025-07-01T07:35:00Z" w16du:dateUtc="2025-07-01T04:05:00Z">
        <w:r>
          <w:rPr>
            <w:rStyle w:val="FootnoteReference"/>
          </w:rPr>
          <w:footnoteRef/>
        </w:r>
        <w:r>
          <w:t xml:space="preserve"> </w:t>
        </w:r>
        <w:r w:rsidRPr="00FD06D4">
          <w:t>Bird</w:t>
        </w:r>
      </w:ins>
    </w:p>
  </w:footnote>
  <w:footnote w:id="9">
    <w:p w14:paraId="248EE666" w14:textId="77777777" w:rsidR="005B79BD" w:rsidRDefault="005B79BD" w:rsidP="005B79BD">
      <w:pPr>
        <w:pStyle w:val="FootnoteText"/>
        <w:rPr>
          <w:ins w:id="366" w:author="غزاله عرفانیان" w:date="2025-07-01T07:35:00Z" w16du:dateUtc="2025-07-01T04:05:00Z"/>
          <w:rtl/>
          <w:lang w:bidi="fa-IR"/>
        </w:rPr>
      </w:pPr>
      <w:ins w:id="367" w:author="غزاله عرفانیان" w:date="2025-07-01T07:35:00Z" w16du:dateUtc="2025-07-01T04:05:00Z">
        <w:r>
          <w:rPr>
            <w:rStyle w:val="FootnoteReference"/>
          </w:rPr>
          <w:footnoteRef/>
        </w:r>
        <w:r>
          <w:t xml:space="preserve"> </w:t>
        </w:r>
        <w:r w:rsidRPr="00FF0DC6">
          <w:t>Jo, T.</w:t>
        </w:r>
      </w:ins>
    </w:p>
  </w:footnote>
  <w:footnote w:id="10">
    <w:p w14:paraId="3F2F6076" w14:textId="77777777" w:rsidR="00E61291" w:rsidRDefault="00E61291" w:rsidP="00E61291">
      <w:pPr>
        <w:pStyle w:val="FootnoteText"/>
        <w:rPr>
          <w:ins w:id="383" w:author="غزاله عرفانیان" w:date="2025-07-01T07:37:00Z" w16du:dateUtc="2025-07-01T04:07:00Z"/>
          <w:rtl/>
          <w:lang w:bidi="fa-IR"/>
        </w:rPr>
      </w:pPr>
      <w:ins w:id="384" w:author="غزاله عرفانیان" w:date="2025-07-01T07:37:00Z" w16du:dateUtc="2025-07-01T04:07:00Z">
        <w:r>
          <w:rPr>
            <w:rStyle w:val="FootnoteReference"/>
          </w:rPr>
          <w:footnoteRef/>
        </w:r>
        <w:r>
          <w:t xml:space="preserve"> </w:t>
        </w:r>
        <w:r w:rsidRPr="003C5D11">
          <w:t>Linkage-Average</w:t>
        </w:r>
      </w:ins>
    </w:p>
  </w:footnote>
  <w:footnote w:id="11">
    <w:p w14:paraId="3114D55D" w14:textId="77777777" w:rsidR="00E61291" w:rsidRDefault="00E61291" w:rsidP="00E61291">
      <w:pPr>
        <w:pStyle w:val="FootnoteText"/>
        <w:rPr>
          <w:ins w:id="410" w:author="غزاله عرفانیان" w:date="2025-07-01T07:37:00Z" w16du:dateUtc="2025-07-01T04:07:00Z"/>
        </w:rPr>
      </w:pPr>
      <w:ins w:id="411" w:author="غزاله عرفانیان" w:date="2025-07-01T07:37:00Z" w16du:dateUtc="2025-07-01T04:07:00Z">
        <w:r>
          <w:rPr>
            <w:rStyle w:val="FootnoteReference"/>
          </w:rPr>
          <w:footnoteRef/>
        </w:r>
        <w:r>
          <w:t xml:space="preserve"> </w:t>
        </w:r>
        <w:r w:rsidRPr="00E029D9">
          <w:t>K Abdoulaye</w:t>
        </w:r>
      </w:ins>
    </w:p>
  </w:footnote>
  <w:footnote w:id="12">
    <w:p w14:paraId="074A0B9C" w14:textId="77777777" w:rsidR="00E61291" w:rsidRDefault="00E61291" w:rsidP="00E61291">
      <w:pPr>
        <w:pStyle w:val="FootnoteText"/>
        <w:rPr>
          <w:ins w:id="417" w:author="غزاله عرفانیان" w:date="2025-07-01T07:37:00Z" w16du:dateUtc="2025-07-01T04:07:00Z"/>
        </w:rPr>
      </w:pPr>
      <w:ins w:id="418" w:author="غزاله عرفانیان" w:date="2025-07-01T07:37:00Z" w16du:dateUtc="2025-07-01T04:07:00Z">
        <w:r>
          <w:rPr>
            <w:rStyle w:val="FootnoteReference"/>
          </w:rPr>
          <w:footnoteRef/>
        </w:r>
        <w:r>
          <w:t xml:space="preserve"> </w:t>
        </w:r>
        <w:r w:rsidRPr="00CD5273">
          <w:t>cluster-based network</w:t>
        </w:r>
      </w:ins>
    </w:p>
  </w:footnote>
  <w:footnote w:id="13">
    <w:p w14:paraId="3EAC0357" w14:textId="77777777" w:rsidR="00E61291" w:rsidRDefault="00E61291" w:rsidP="00E61291">
      <w:pPr>
        <w:pStyle w:val="FootnoteText"/>
        <w:rPr>
          <w:ins w:id="421" w:author="غزاله عرفانیان" w:date="2025-07-01T07:37:00Z" w16du:dateUtc="2025-07-01T04:07:00Z"/>
        </w:rPr>
      </w:pPr>
      <w:ins w:id="422" w:author="غزاله عرفانیان" w:date="2025-07-01T07:37:00Z" w16du:dateUtc="2025-07-01T04:07:00Z">
        <w:r>
          <w:rPr>
            <w:rStyle w:val="FootnoteReference"/>
          </w:rPr>
          <w:footnoteRef/>
        </w:r>
        <w:r>
          <w:t xml:space="preserve"> Runna rashma</w:t>
        </w:r>
      </w:ins>
    </w:p>
  </w:footnote>
  <w:footnote w:id="14">
    <w:p w14:paraId="6808E5C3" w14:textId="77777777" w:rsidR="00E61291" w:rsidRDefault="00E61291" w:rsidP="00E61291">
      <w:pPr>
        <w:pStyle w:val="FootnoteText"/>
        <w:rPr>
          <w:ins w:id="425" w:author="غزاله عرفانیان" w:date="2025-07-01T07:37:00Z" w16du:dateUtc="2025-07-01T04:07:00Z"/>
        </w:rPr>
      </w:pPr>
      <w:ins w:id="426" w:author="غزاله عرفانیان" w:date="2025-07-01T07:37:00Z" w16du:dateUtc="2025-07-01T04:07:00Z">
        <w:r>
          <w:rPr>
            <w:rStyle w:val="FootnoteReference"/>
          </w:rPr>
          <w:footnoteRef/>
        </w:r>
        <w:r>
          <w:t xml:space="preserve"> Information science </w:t>
        </w:r>
      </w:ins>
    </w:p>
  </w:footnote>
  <w:footnote w:id="15">
    <w:p w14:paraId="38635CC8" w14:textId="77777777" w:rsidR="00E61291" w:rsidRDefault="00E61291" w:rsidP="00E61291">
      <w:pPr>
        <w:pStyle w:val="FootnoteText"/>
        <w:rPr>
          <w:ins w:id="427" w:author="غزاله عرفانیان" w:date="2025-07-01T07:37:00Z" w16du:dateUtc="2025-07-01T04:07:00Z"/>
        </w:rPr>
      </w:pPr>
      <w:ins w:id="428" w:author="غزاله عرفانیان" w:date="2025-07-01T07:37:00Z" w16du:dateUtc="2025-07-01T04:07:00Z">
        <w:r>
          <w:rPr>
            <w:rStyle w:val="FootnoteReference"/>
          </w:rPr>
          <w:footnoteRef/>
        </w:r>
        <w:r>
          <w:t xml:space="preserve"> Site space</w:t>
        </w:r>
      </w:ins>
    </w:p>
  </w:footnote>
  <w:footnote w:id="16">
    <w:p w14:paraId="56EB308F" w14:textId="77777777" w:rsidR="00E61291" w:rsidRDefault="00E61291" w:rsidP="00E61291">
      <w:pPr>
        <w:pStyle w:val="FootnoteText"/>
        <w:rPr>
          <w:ins w:id="437" w:author="غزاله عرفانیان" w:date="2025-07-01T07:37:00Z" w16du:dateUtc="2025-07-01T04:07:00Z"/>
          <w:rtl/>
          <w:lang w:bidi="fa-IR"/>
        </w:rPr>
      </w:pPr>
      <w:ins w:id="438" w:author="غزاله عرفانیان" w:date="2025-07-01T07:37:00Z" w16du:dateUtc="2025-07-01T04:07:00Z">
        <w:r>
          <w:rPr>
            <w:rStyle w:val="FootnoteReference"/>
          </w:rPr>
          <w:footnoteRef/>
        </w:r>
        <w:r>
          <w:t xml:space="preserve"> </w:t>
        </w:r>
        <w:r w:rsidRPr="007566ED">
          <w:t>Zengul, F. D., Oner, N., O'Connor, S. J., &amp; Borkowski, N.</w:t>
        </w:r>
      </w:ins>
    </w:p>
  </w:footnote>
  <w:footnote w:id="17">
    <w:p w14:paraId="235C222E" w14:textId="77777777" w:rsidR="00C33B45" w:rsidRDefault="00C33B45" w:rsidP="00C33B45">
      <w:pPr>
        <w:pStyle w:val="FootnoteText"/>
        <w:rPr>
          <w:ins w:id="455" w:author="غزاله عرفانیان" w:date="2025-07-14T12:44:00Z" w16du:dateUtc="2025-07-14T09:14:00Z"/>
          <w:rtl/>
          <w:lang w:bidi="fa-IR"/>
        </w:rPr>
      </w:pPr>
      <w:ins w:id="456" w:author="غزاله عرفانیان" w:date="2025-07-14T12:44:00Z" w16du:dateUtc="2025-07-14T09:14:00Z">
        <w:r>
          <w:rPr>
            <w:rStyle w:val="FootnoteReference"/>
          </w:rPr>
          <w:footnoteRef/>
        </w:r>
        <w:r>
          <w:t xml:space="preserve"> </w:t>
        </w:r>
        <w:r w:rsidRPr="008A3234">
          <w:t>Kumar &amp; Thakur</w:t>
        </w:r>
      </w:ins>
    </w:p>
  </w:footnote>
  <w:footnote w:id="18">
    <w:p w14:paraId="295D2CBA" w14:textId="6E5070D0" w:rsidR="008A3234" w:rsidDel="005B79BD" w:rsidRDefault="008A3234">
      <w:pPr>
        <w:pStyle w:val="FootnoteText"/>
        <w:rPr>
          <w:del w:id="487" w:author="غزاله عرفانیان" w:date="2025-07-01T07:34:00Z" w16du:dateUtc="2025-07-01T04:04:00Z"/>
          <w:rtl/>
          <w:lang w:bidi="fa-IR"/>
        </w:rPr>
      </w:pPr>
      <w:del w:id="488" w:author="غزاله عرفانیان" w:date="2025-07-01T07:34:00Z" w16du:dateUtc="2025-07-01T04:04:00Z">
        <w:r w:rsidDel="005B79BD">
          <w:rPr>
            <w:rStyle w:val="FootnoteReference"/>
          </w:rPr>
          <w:footnoteRef/>
        </w:r>
        <w:r w:rsidDel="005B79BD">
          <w:delText xml:space="preserve"> </w:delText>
        </w:r>
        <w:r w:rsidRPr="008A3234" w:rsidDel="005B79BD">
          <w:delText>Kumar &amp; Thakur</w:delText>
        </w:r>
      </w:del>
    </w:p>
  </w:footnote>
  <w:footnote w:id="19">
    <w:p w14:paraId="1C87BB0D" w14:textId="77777777" w:rsidR="00B36653" w:rsidRDefault="00B36653" w:rsidP="00B36653">
      <w:pPr>
        <w:pStyle w:val="FootnoteText"/>
        <w:rPr>
          <w:rtl/>
          <w:lang w:bidi="fa-IR"/>
        </w:rPr>
      </w:pPr>
      <w:r>
        <w:rPr>
          <w:rStyle w:val="FootnoteReference"/>
        </w:rPr>
        <w:footnoteRef/>
      </w:r>
      <w:r>
        <w:t xml:space="preserve"> </w:t>
      </w:r>
      <w:r w:rsidRPr="005532BE">
        <w:t xml:space="preserve">Fisher, C. </w:t>
      </w:r>
    </w:p>
  </w:footnote>
  <w:footnote w:id="20">
    <w:p w14:paraId="1E1F9EB7" w14:textId="77777777" w:rsidR="00B36653" w:rsidRDefault="00B36653" w:rsidP="00B36653">
      <w:pPr>
        <w:pStyle w:val="FootnoteText"/>
        <w:rPr>
          <w:rtl/>
          <w:lang w:bidi="fa-IR"/>
        </w:rPr>
      </w:pPr>
      <w:r>
        <w:rPr>
          <w:rStyle w:val="FootnoteReference"/>
        </w:rPr>
        <w:footnoteRef/>
      </w:r>
      <w:r>
        <w:t xml:space="preserve"> </w:t>
      </w:r>
      <w:r w:rsidRPr="00082E63">
        <w:t>Phillips, E. M., &amp; Pugh, D. S.</w:t>
      </w:r>
    </w:p>
  </w:footnote>
  <w:footnote w:id="21">
    <w:p w14:paraId="5396AE40" w14:textId="77777777" w:rsidR="007B418B" w:rsidRDefault="007B418B" w:rsidP="007B418B">
      <w:pPr>
        <w:pStyle w:val="FootnoteText"/>
        <w:rPr>
          <w:lang w:bidi="fa-IR"/>
        </w:rPr>
      </w:pPr>
      <w:r>
        <w:rPr>
          <w:rStyle w:val="FootnoteReference"/>
        </w:rPr>
        <w:footnoteRef/>
      </w:r>
      <w:r>
        <w:t xml:space="preserve"> </w:t>
      </w:r>
      <w:r>
        <w:rPr>
          <w:lang w:bidi="fa-IR"/>
        </w:rPr>
        <w:t xml:space="preserve">Topic modelling </w:t>
      </w:r>
    </w:p>
  </w:footnote>
  <w:footnote w:id="22">
    <w:p w14:paraId="56A7A524" w14:textId="77777777" w:rsidR="007B418B" w:rsidRDefault="007B418B" w:rsidP="007B418B">
      <w:pPr>
        <w:pStyle w:val="FootnoteText"/>
        <w:rPr>
          <w:lang w:bidi="fa-IR"/>
        </w:rPr>
      </w:pPr>
      <w:r>
        <w:rPr>
          <w:rStyle w:val="FootnoteReference"/>
        </w:rPr>
        <w:footnoteRef/>
      </w:r>
      <w:r>
        <w:t xml:space="preserve"> </w:t>
      </w:r>
      <w:r w:rsidRPr="00897D9A">
        <w:t>Barde, B. V., &amp; Bainwad, A. M</w:t>
      </w:r>
      <w:r>
        <w:rPr>
          <w:rFonts w:hint="cs"/>
          <w:rtl/>
        </w:rPr>
        <w:t>.</w:t>
      </w:r>
    </w:p>
  </w:footnote>
  <w:footnote w:id="23">
    <w:p w14:paraId="78773263" w14:textId="77777777" w:rsidR="007B418B" w:rsidRDefault="007B418B" w:rsidP="007B418B">
      <w:pPr>
        <w:pStyle w:val="FootnoteText"/>
      </w:pPr>
      <w:r>
        <w:rPr>
          <w:rStyle w:val="FootnoteReference"/>
        </w:rPr>
        <w:footnoteRef/>
      </w:r>
      <w:r>
        <w:t xml:space="preserve"> Machine learning </w:t>
      </w:r>
    </w:p>
  </w:footnote>
  <w:footnote w:id="24">
    <w:p w14:paraId="0FD4F7C7" w14:textId="77777777" w:rsidR="007B418B" w:rsidRDefault="007B418B" w:rsidP="007B418B">
      <w:pPr>
        <w:pStyle w:val="FootnoteText"/>
        <w:rPr>
          <w:lang w:bidi="fa-IR"/>
        </w:rPr>
      </w:pPr>
      <w:r>
        <w:rPr>
          <w:rStyle w:val="FootnoteReference"/>
        </w:rPr>
        <w:footnoteRef/>
      </w:r>
      <w:r>
        <w:t xml:space="preserve"> </w:t>
      </w:r>
      <w:r>
        <w:rPr>
          <w:lang w:bidi="fa-IR"/>
        </w:rPr>
        <w:t>Train datasets</w:t>
      </w:r>
    </w:p>
  </w:footnote>
  <w:footnote w:id="25">
    <w:p w14:paraId="783251D9" w14:textId="77777777" w:rsidR="007B418B" w:rsidRDefault="007B418B" w:rsidP="007B418B">
      <w:pPr>
        <w:pStyle w:val="FootnoteText"/>
        <w:rPr>
          <w:rtl/>
          <w:lang w:bidi="fa-IR"/>
        </w:rPr>
      </w:pPr>
      <w:r>
        <w:rPr>
          <w:rStyle w:val="FootnoteReference"/>
        </w:rPr>
        <w:footnoteRef/>
      </w:r>
      <w:r>
        <w:t xml:space="preserve"> </w:t>
      </w:r>
      <w:r w:rsidRPr="009E0FBC">
        <w:t>El Naqa, I., &amp; Murphy, M. J.</w:t>
      </w:r>
    </w:p>
  </w:footnote>
  <w:footnote w:id="26">
    <w:p w14:paraId="5CC9E8AE" w14:textId="5C269D85" w:rsidR="00160A46" w:rsidDel="005B79BD" w:rsidRDefault="00160A46">
      <w:pPr>
        <w:pStyle w:val="FootnoteText"/>
        <w:rPr>
          <w:del w:id="1488" w:author="غزاله عرفانیان" w:date="2025-07-01T07:35:00Z" w16du:dateUtc="2025-07-01T04:05:00Z"/>
          <w:rtl/>
          <w:lang w:bidi="fa-IR"/>
        </w:rPr>
      </w:pPr>
      <w:del w:id="1489" w:author="غزاله عرفانیان" w:date="2025-07-01T07:35:00Z" w16du:dateUtc="2025-07-01T04:05:00Z">
        <w:r w:rsidDel="005B79BD">
          <w:rPr>
            <w:rStyle w:val="FootnoteReference"/>
          </w:rPr>
          <w:footnoteRef/>
        </w:r>
        <w:r w:rsidDel="005B79BD">
          <w:delText xml:space="preserve"> </w:delText>
        </w:r>
        <w:r w:rsidRPr="00160A46" w:rsidDel="005B79BD">
          <w:delText>Rowley &amp; Hartley</w:delText>
        </w:r>
      </w:del>
    </w:p>
  </w:footnote>
  <w:footnote w:id="27">
    <w:p w14:paraId="2BF8EE31" w14:textId="374E173F" w:rsidR="0086363B" w:rsidDel="005B79BD" w:rsidRDefault="0086363B">
      <w:pPr>
        <w:pStyle w:val="FootnoteText"/>
        <w:rPr>
          <w:del w:id="1495" w:author="غزاله عرفانیان" w:date="2025-07-01T07:35:00Z" w16du:dateUtc="2025-07-01T04:05:00Z"/>
          <w:rtl/>
          <w:lang w:bidi="fa-IR"/>
        </w:rPr>
      </w:pPr>
      <w:del w:id="1496" w:author="غزاله عرفانیان" w:date="2025-07-01T07:35:00Z" w16du:dateUtc="2025-07-01T04:05:00Z">
        <w:r w:rsidDel="005B79BD">
          <w:rPr>
            <w:rStyle w:val="FootnoteReference"/>
          </w:rPr>
          <w:footnoteRef/>
        </w:r>
        <w:r w:rsidDel="005B79BD">
          <w:delText xml:space="preserve"> </w:delText>
        </w:r>
        <w:r w:rsidRPr="0086363B" w:rsidDel="005B79BD">
          <w:delText>Feldman &amp; Sanger</w:delText>
        </w:r>
      </w:del>
    </w:p>
  </w:footnote>
  <w:footnote w:id="28">
    <w:p w14:paraId="49025648" w14:textId="35E06F73" w:rsidR="00DC3F93" w:rsidDel="005B79BD" w:rsidRDefault="00DC3F93">
      <w:pPr>
        <w:pStyle w:val="FootnoteText"/>
        <w:rPr>
          <w:del w:id="1501" w:author="غزاله عرفانیان" w:date="2025-07-01T07:35:00Z" w16du:dateUtc="2025-07-01T04:05:00Z"/>
          <w:rtl/>
          <w:lang w:bidi="fa-IR"/>
        </w:rPr>
      </w:pPr>
      <w:del w:id="1502" w:author="غزاله عرفانیان" w:date="2025-07-01T07:35:00Z" w16du:dateUtc="2025-07-01T04:05:00Z">
        <w:r w:rsidDel="005B79BD">
          <w:rPr>
            <w:rStyle w:val="FootnoteReference"/>
          </w:rPr>
          <w:footnoteRef/>
        </w:r>
        <w:r w:rsidDel="005B79BD">
          <w:delText xml:space="preserve"> </w:delText>
        </w:r>
        <w:r w:rsidRPr="00DC3F93" w:rsidDel="005B79BD">
          <w:delText>Sebastiani</w:delText>
        </w:r>
      </w:del>
    </w:p>
  </w:footnote>
  <w:footnote w:id="29">
    <w:p w14:paraId="3EB0E759" w14:textId="24B8CCD5" w:rsidR="00A356B7" w:rsidDel="005B79BD" w:rsidRDefault="00A356B7">
      <w:pPr>
        <w:pStyle w:val="FootnoteText"/>
        <w:rPr>
          <w:del w:id="1516" w:author="غزاله عرفانیان" w:date="2025-07-01T07:35:00Z" w16du:dateUtc="2025-07-01T04:05:00Z"/>
          <w:rtl/>
          <w:lang w:bidi="fa-IR"/>
        </w:rPr>
      </w:pPr>
      <w:del w:id="1517" w:author="غزاله عرفانیان" w:date="2025-07-01T07:35:00Z" w16du:dateUtc="2025-07-01T04:05:00Z">
        <w:r w:rsidDel="005B79BD">
          <w:rPr>
            <w:rStyle w:val="FootnoteReference"/>
          </w:rPr>
          <w:footnoteRef/>
        </w:r>
        <w:r w:rsidDel="005B79BD">
          <w:delText xml:space="preserve"> </w:delText>
        </w:r>
        <w:r w:rsidRPr="00A356B7" w:rsidDel="005B79BD">
          <w:delText>Aggarwal &amp; Zhai</w:delText>
        </w:r>
      </w:del>
    </w:p>
  </w:footnote>
  <w:footnote w:id="30">
    <w:p w14:paraId="5A5175D2" w14:textId="18277A9B" w:rsidR="00FD06D4" w:rsidDel="005B79BD" w:rsidRDefault="00FD06D4">
      <w:pPr>
        <w:pStyle w:val="FootnoteText"/>
        <w:rPr>
          <w:del w:id="1530" w:author="غزاله عرفانیان" w:date="2025-07-01T07:35:00Z" w16du:dateUtc="2025-07-01T04:05:00Z"/>
          <w:rtl/>
          <w:lang w:bidi="fa-IR"/>
        </w:rPr>
      </w:pPr>
      <w:del w:id="1531" w:author="غزاله عرفانیان" w:date="2025-07-01T07:35:00Z" w16du:dateUtc="2025-07-01T04:05:00Z">
        <w:r w:rsidDel="005B79BD">
          <w:rPr>
            <w:rStyle w:val="FootnoteReference"/>
          </w:rPr>
          <w:footnoteRef/>
        </w:r>
        <w:r w:rsidDel="005B79BD">
          <w:delText xml:space="preserve"> </w:delText>
        </w:r>
        <w:r w:rsidRPr="00FD06D4" w:rsidDel="005B79BD">
          <w:delText>Bird</w:delText>
        </w:r>
      </w:del>
    </w:p>
  </w:footnote>
  <w:footnote w:id="31">
    <w:p w14:paraId="0C5C1347" w14:textId="77777777" w:rsidR="005532BE" w:rsidDel="005B79BD" w:rsidRDefault="005532BE" w:rsidP="005532BE">
      <w:pPr>
        <w:pStyle w:val="FootnoteText"/>
        <w:rPr>
          <w:del w:id="1540" w:author="غزاله عرفانیان" w:date="2025-07-01T07:35:00Z" w16du:dateUtc="2025-07-01T04:05:00Z"/>
          <w:rtl/>
          <w:lang w:bidi="fa-IR"/>
        </w:rPr>
      </w:pPr>
      <w:del w:id="1541" w:author="غزاله عرفانیان" w:date="2025-07-01T07:35:00Z" w16du:dateUtc="2025-07-01T04:05:00Z">
        <w:r w:rsidDel="005B79BD">
          <w:rPr>
            <w:rStyle w:val="FootnoteReference"/>
          </w:rPr>
          <w:footnoteRef/>
        </w:r>
        <w:r w:rsidDel="005B79BD">
          <w:delText xml:space="preserve"> </w:delText>
        </w:r>
        <w:r w:rsidRPr="00FF0DC6" w:rsidDel="005B79BD">
          <w:delText>Jo, T.</w:delText>
        </w:r>
      </w:del>
    </w:p>
  </w:footnote>
  <w:footnote w:id="32">
    <w:p w14:paraId="017C55B1" w14:textId="13D6E05D" w:rsidR="003C5D11" w:rsidDel="00E61291" w:rsidRDefault="003C5D11" w:rsidP="003C5D11">
      <w:pPr>
        <w:pStyle w:val="FootnoteText"/>
        <w:rPr>
          <w:del w:id="1562" w:author="غزاله عرفانیان" w:date="2025-07-01T07:36:00Z" w16du:dateUtc="2025-07-01T04:06:00Z"/>
          <w:rtl/>
          <w:lang w:bidi="fa-IR"/>
        </w:rPr>
      </w:pPr>
      <w:del w:id="1563" w:author="غزاله عرفانیان" w:date="2025-07-01T07:36:00Z" w16du:dateUtc="2025-07-01T04:06:00Z">
        <w:r w:rsidDel="00E61291">
          <w:rPr>
            <w:rStyle w:val="FootnoteReference"/>
          </w:rPr>
          <w:footnoteRef/>
        </w:r>
        <w:r w:rsidDel="00E61291">
          <w:delText xml:space="preserve"> </w:delText>
        </w:r>
        <w:r w:rsidRPr="003C5D11" w:rsidDel="00E61291">
          <w:delText>Linkage-Average</w:delText>
        </w:r>
      </w:del>
    </w:p>
  </w:footnote>
  <w:footnote w:id="33">
    <w:p w14:paraId="77A2B31C" w14:textId="44F838B6" w:rsidR="007E5A1F" w:rsidDel="00E61291" w:rsidRDefault="007E5A1F">
      <w:pPr>
        <w:pStyle w:val="FootnoteText"/>
        <w:rPr>
          <w:del w:id="1568" w:author="غزاله عرفانیان" w:date="2025-07-01T07:36:00Z" w16du:dateUtc="2025-07-01T04:06:00Z"/>
          <w:lang w:bidi="fa-IR"/>
        </w:rPr>
      </w:pPr>
      <w:del w:id="1569" w:author="غزاله عرفانیان" w:date="2025-07-01T07:36:00Z" w16du:dateUtc="2025-07-01T04:06:00Z">
        <w:r w:rsidDel="00E61291">
          <w:rPr>
            <w:rStyle w:val="FootnoteReference"/>
          </w:rPr>
          <w:footnoteRef/>
        </w:r>
        <w:r w:rsidDel="00E61291">
          <w:rPr>
            <w:rFonts w:hint="cs"/>
            <w:rtl/>
          </w:rPr>
          <w:delText xml:space="preserve">  </w:delText>
        </w:r>
        <w:r w:rsidDel="00E61291">
          <w:delText>Web of science</w:delText>
        </w:r>
      </w:del>
    </w:p>
  </w:footnote>
  <w:footnote w:id="34">
    <w:p w14:paraId="4CD1CAEA" w14:textId="77777777" w:rsidR="00EE0501" w:rsidDel="00E61291" w:rsidRDefault="00EE0501" w:rsidP="00EE0501">
      <w:pPr>
        <w:pStyle w:val="FootnoteText"/>
        <w:rPr>
          <w:del w:id="1592" w:author="غزاله عرفانیان" w:date="2025-07-01T07:36:00Z" w16du:dateUtc="2025-07-01T04:06:00Z"/>
        </w:rPr>
      </w:pPr>
      <w:del w:id="1593" w:author="غزاله عرفانیان" w:date="2025-07-01T07:36:00Z" w16du:dateUtc="2025-07-01T04:06:00Z">
        <w:r w:rsidDel="00E61291">
          <w:rPr>
            <w:rStyle w:val="FootnoteReference"/>
          </w:rPr>
          <w:footnoteRef/>
        </w:r>
        <w:r w:rsidDel="00E61291">
          <w:delText xml:space="preserve"> </w:delText>
        </w:r>
        <w:r w:rsidRPr="00E029D9" w:rsidDel="00E61291">
          <w:delText>K Abdoulaye</w:delText>
        </w:r>
      </w:del>
    </w:p>
  </w:footnote>
  <w:footnote w:id="35">
    <w:p w14:paraId="27624FC5" w14:textId="77777777" w:rsidR="00EE0501" w:rsidDel="00E61291" w:rsidRDefault="00EE0501" w:rsidP="00EE0501">
      <w:pPr>
        <w:pStyle w:val="FootnoteText"/>
        <w:rPr>
          <w:del w:id="1600" w:author="غزاله عرفانیان" w:date="2025-07-01T07:36:00Z" w16du:dateUtc="2025-07-01T04:06:00Z"/>
        </w:rPr>
      </w:pPr>
      <w:del w:id="1601" w:author="غزاله عرفانیان" w:date="2025-07-01T07:36:00Z" w16du:dateUtc="2025-07-01T04:06:00Z">
        <w:r w:rsidDel="00E61291">
          <w:rPr>
            <w:rStyle w:val="FootnoteReference"/>
          </w:rPr>
          <w:footnoteRef/>
        </w:r>
        <w:r w:rsidDel="00E61291">
          <w:delText xml:space="preserve"> </w:delText>
        </w:r>
        <w:r w:rsidRPr="00CD5273" w:rsidDel="00E61291">
          <w:delText>cluster-based network</w:delText>
        </w:r>
      </w:del>
    </w:p>
  </w:footnote>
  <w:footnote w:id="36">
    <w:p w14:paraId="019B0D77" w14:textId="77777777" w:rsidR="00EE0501" w:rsidDel="00E61291" w:rsidRDefault="00EE0501" w:rsidP="00EE0501">
      <w:pPr>
        <w:pStyle w:val="FootnoteText"/>
        <w:rPr>
          <w:del w:id="1605" w:author="غزاله عرفانیان" w:date="2025-07-01T07:36:00Z" w16du:dateUtc="2025-07-01T04:06:00Z"/>
        </w:rPr>
      </w:pPr>
      <w:del w:id="1606" w:author="غزاله عرفانیان" w:date="2025-07-01T07:36:00Z" w16du:dateUtc="2025-07-01T04:06:00Z">
        <w:r w:rsidDel="00E61291">
          <w:rPr>
            <w:rStyle w:val="FootnoteReference"/>
          </w:rPr>
          <w:footnoteRef/>
        </w:r>
        <w:r w:rsidDel="00E61291">
          <w:delText xml:space="preserve"> Runna rashma</w:delText>
        </w:r>
      </w:del>
    </w:p>
  </w:footnote>
  <w:footnote w:id="37">
    <w:p w14:paraId="346039FD" w14:textId="77777777" w:rsidR="00EE0501" w:rsidDel="00E61291" w:rsidRDefault="00EE0501" w:rsidP="00EE0501">
      <w:pPr>
        <w:pStyle w:val="FootnoteText"/>
        <w:rPr>
          <w:del w:id="1609" w:author="غزاله عرفانیان" w:date="2025-07-01T07:36:00Z" w16du:dateUtc="2025-07-01T04:06:00Z"/>
        </w:rPr>
      </w:pPr>
      <w:del w:id="1610" w:author="غزاله عرفانیان" w:date="2025-07-01T07:36:00Z" w16du:dateUtc="2025-07-01T04:06:00Z">
        <w:r w:rsidDel="00E61291">
          <w:rPr>
            <w:rStyle w:val="FootnoteReference"/>
          </w:rPr>
          <w:footnoteRef/>
        </w:r>
        <w:r w:rsidDel="00E61291">
          <w:delText xml:space="preserve"> Information science </w:delText>
        </w:r>
      </w:del>
    </w:p>
  </w:footnote>
  <w:footnote w:id="38">
    <w:p w14:paraId="6A9D7BBF" w14:textId="77777777" w:rsidR="00EE0501" w:rsidDel="00E61291" w:rsidRDefault="00EE0501" w:rsidP="00EE0501">
      <w:pPr>
        <w:pStyle w:val="FootnoteText"/>
        <w:rPr>
          <w:del w:id="1611" w:author="غزاله عرفانیان" w:date="2025-07-01T07:36:00Z" w16du:dateUtc="2025-07-01T04:06:00Z"/>
        </w:rPr>
      </w:pPr>
      <w:del w:id="1612" w:author="غزاله عرفانیان" w:date="2025-07-01T07:36:00Z" w16du:dateUtc="2025-07-01T04:06:00Z">
        <w:r w:rsidDel="00E61291">
          <w:rPr>
            <w:rStyle w:val="FootnoteReference"/>
          </w:rPr>
          <w:footnoteRef/>
        </w:r>
        <w:r w:rsidDel="00E61291">
          <w:delText xml:space="preserve"> Site space</w:delText>
        </w:r>
      </w:del>
    </w:p>
  </w:footnote>
  <w:footnote w:id="39">
    <w:p w14:paraId="36A135C0" w14:textId="77777777" w:rsidR="00EE0501" w:rsidDel="00E61291" w:rsidRDefault="00EE0501" w:rsidP="00EE0501">
      <w:pPr>
        <w:pStyle w:val="FootnoteText"/>
        <w:rPr>
          <w:del w:id="1622" w:author="غزاله عرفانیان" w:date="2025-07-01T07:36:00Z" w16du:dateUtc="2025-07-01T04:06:00Z"/>
          <w:rtl/>
          <w:lang w:bidi="fa-IR"/>
        </w:rPr>
      </w:pPr>
      <w:del w:id="1623" w:author="غزاله عرفانیان" w:date="2025-07-01T07:36:00Z" w16du:dateUtc="2025-07-01T04:06:00Z">
        <w:r w:rsidDel="00E61291">
          <w:rPr>
            <w:rStyle w:val="FootnoteReference"/>
          </w:rPr>
          <w:footnoteRef/>
        </w:r>
        <w:r w:rsidDel="00E61291">
          <w:delText xml:space="preserve"> </w:delText>
        </w:r>
        <w:r w:rsidRPr="007566ED" w:rsidDel="00E61291">
          <w:delText>Zengul, F. D., Oner, N., O'Connor, S. J., &amp; Borkowski, N.</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282"/>
    <w:multiLevelType w:val="multilevel"/>
    <w:tmpl w:val="202CC4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D00A9"/>
    <w:multiLevelType w:val="multilevel"/>
    <w:tmpl w:val="202CC4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C31D6"/>
    <w:multiLevelType w:val="multilevel"/>
    <w:tmpl w:val="2D22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06206"/>
    <w:multiLevelType w:val="multilevel"/>
    <w:tmpl w:val="9BA6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573EE"/>
    <w:multiLevelType w:val="multilevel"/>
    <w:tmpl w:val="202CC4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33561"/>
    <w:multiLevelType w:val="multilevel"/>
    <w:tmpl w:val="EDC67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AC28A6"/>
    <w:multiLevelType w:val="hybridMultilevel"/>
    <w:tmpl w:val="2904C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57AC3"/>
    <w:multiLevelType w:val="multilevel"/>
    <w:tmpl w:val="BC988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526C68"/>
    <w:multiLevelType w:val="multilevel"/>
    <w:tmpl w:val="2554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05453C"/>
    <w:multiLevelType w:val="hybridMultilevel"/>
    <w:tmpl w:val="631E0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A680E"/>
    <w:multiLevelType w:val="hybridMultilevel"/>
    <w:tmpl w:val="A2308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180673">
    <w:abstractNumId w:val="2"/>
  </w:num>
  <w:num w:numId="2" w16cid:durableId="644286073">
    <w:abstractNumId w:val="5"/>
  </w:num>
  <w:num w:numId="3" w16cid:durableId="1627350361">
    <w:abstractNumId w:val="6"/>
  </w:num>
  <w:num w:numId="4" w16cid:durableId="673259873">
    <w:abstractNumId w:val="10"/>
  </w:num>
  <w:num w:numId="5" w16cid:durableId="948439477">
    <w:abstractNumId w:val="8"/>
  </w:num>
  <w:num w:numId="6" w16cid:durableId="92869738">
    <w:abstractNumId w:val="3"/>
  </w:num>
  <w:num w:numId="7" w16cid:durableId="873157819">
    <w:abstractNumId w:val="0"/>
  </w:num>
  <w:num w:numId="8" w16cid:durableId="1782528605">
    <w:abstractNumId w:val="1"/>
  </w:num>
  <w:num w:numId="9" w16cid:durableId="201406367">
    <w:abstractNumId w:val="4"/>
  </w:num>
  <w:num w:numId="10" w16cid:durableId="39478270">
    <w:abstractNumId w:val="7"/>
  </w:num>
  <w:num w:numId="11" w16cid:durableId="130137760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غزاله عرفانیان">
    <w15:presenceInfo w15:providerId="AD" w15:userId="S-1-5-21-837959528-601548648-474848831-18184"/>
  </w15:person>
  <w15:person w15:author="R">
    <w15:presenceInfo w15:providerId="None" w15:userId="R"/>
  </w15:person>
  <w15:person w15:author="shole arastoopoor">
    <w15:presenceInfo w15:providerId="AD" w15:userId="S-1-5-21-2733794861-3756824254-3983919737-48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75"/>
    <w:rsid w:val="00021ABE"/>
    <w:rsid w:val="00024CDB"/>
    <w:rsid w:val="00030E6F"/>
    <w:rsid w:val="000476CF"/>
    <w:rsid w:val="00050BC7"/>
    <w:rsid w:val="0007160B"/>
    <w:rsid w:val="00075D5F"/>
    <w:rsid w:val="00082E63"/>
    <w:rsid w:val="00084D18"/>
    <w:rsid w:val="00090673"/>
    <w:rsid w:val="000957C5"/>
    <w:rsid w:val="000B7555"/>
    <w:rsid w:val="000C7139"/>
    <w:rsid w:val="000E5A8A"/>
    <w:rsid w:val="000F44CC"/>
    <w:rsid w:val="0010782C"/>
    <w:rsid w:val="00132419"/>
    <w:rsid w:val="00132698"/>
    <w:rsid w:val="001474F8"/>
    <w:rsid w:val="00150A0C"/>
    <w:rsid w:val="00154B4C"/>
    <w:rsid w:val="0015702C"/>
    <w:rsid w:val="00160A46"/>
    <w:rsid w:val="00166836"/>
    <w:rsid w:val="001721D5"/>
    <w:rsid w:val="001B05E7"/>
    <w:rsid w:val="001F49AD"/>
    <w:rsid w:val="001F5E02"/>
    <w:rsid w:val="00205BAA"/>
    <w:rsid w:val="00222E08"/>
    <w:rsid w:val="002424DA"/>
    <w:rsid w:val="00243364"/>
    <w:rsid w:val="00243553"/>
    <w:rsid w:val="00243FE9"/>
    <w:rsid w:val="00244226"/>
    <w:rsid w:val="00247998"/>
    <w:rsid w:val="0025489A"/>
    <w:rsid w:val="0026345A"/>
    <w:rsid w:val="00273F1F"/>
    <w:rsid w:val="00292B45"/>
    <w:rsid w:val="002A02EE"/>
    <w:rsid w:val="002A510F"/>
    <w:rsid w:val="002A78D9"/>
    <w:rsid w:val="002B30D3"/>
    <w:rsid w:val="002D0876"/>
    <w:rsid w:val="002F41E0"/>
    <w:rsid w:val="003033F3"/>
    <w:rsid w:val="003047B5"/>
    <w:rsid w:val="00305BB3"/>
    <w:rsid w:val="00324BFD"/>
    <w:rsid w:val="00325081"/>
    <w:rsid w:val="00330229"/>
    <w:rsid w:val="003328AF"/>
    <w:rsid w:val="0034136D"/>
    <w:rsid w:val="00366ABD"/>
    <w:rsid w:val="00385C86"/>
    <w:rsid w:val="00393846"/>
    <w:rsid w:val="003A234E"/>
    <w:rsid w:val="003C4CE8"/>
    <w:rsid w:val="003C5D11"/>
    <w:rsid w:val="003D73C1"/>
    <w:rsid w:val="003E4CFA"/>
    <w:rsid w:val="003E7685"/>
    <w:rsid w:val="003F6085"/>
    <w:rsid w:val="00401D59"/>
    <w:rsid w:val="00406A27"/>
    <w:rsid w:val="004210CD"/>
    <w:rsid w:val="00435425"/>
    <w:rsid w:val="00444F14"/>
    <w:rsid w:val="00446B00"/>
    <w:rsid w:val="00453F74"/>
    <w:rsid w:val="004568BA"/>
    <w:rsid w:val="00462FD6"/>
    <w:rsid w:val="00463261"/>
    <w:rsid w:val="0048482B"/>
    <w:rsid w:val="00495F88"/>
    <w:rsid w:val="004A07AC"/>
    <w:rsid w:val="004A274B"/>
    <w:rsid w:val="004C4C1B"/>
    <w:rsid w:val="004D35E4"/>
    <w:rsid w:val="005009D9"/>
    <w:rsid w:val="00510191"/>
    <w:rsid w:val="005147CA"/>
    <w:rsid w:val="005216DE"/>
    <w:rsid w:val="00527A7A"/>
    <w:rsid w:val="0053710B"/>
    <w:rsid w:val="00543B67"/>
    <w:rsid w:val="00544D1B"/>
    <w:rsid w:val="00551EAD"/>
    <w:rsid w:val="005532BE"/>
    <w:rsid w:val="00554CF8"/>
    <w:rsid w:val="00561047"/>
    <w:rsid w:val="00565645"/>
    <w:rsid w:val="0057318F"/>
    <w:rsid w:val="00582E51"/>
    <w:rsid w:val="005B4862"/>
    <w:rsid w:val="005B79BD"/>
    <w:rsid w:val="005C17ED"/>
    <w:rsid w:val="005C1A75"/>
    <w:rsid w:val="005C7390"/>
    <w:rsid w:val="005D2AA0"/>
    <w:rsid w:val="005E5725"/>
    <w:rsid w:val="0061296F"/>
    <w:rsid w:val="006166A8"/>
    <w:rsid w:val="00632668"/>
    <w:rsid w:val="00646164"/>
    <w:rsid w:val="00646E7C"/>
    <w:rsid w:val="00656444"/>
    <w:rsid w:val="00666C21"/>
    <w:rsid w:val="00674E2C"/>
    <w:rsid w:val="006942A4"/>
    <w:rsid w:val="006A6A73"/>
    <w:rsid w:val="006B0D18"/>
    <w:rsid w:val="006C4D6D"/>
    <w:rsid w:val="006C750F"/>
    <w:rsid w:val="006D0BC3"/>
    <w:rsid w:val="006D1854"/>
    <w:rsid w:val="006D268D"/>
    <w:rsid w:val="006D4BD8"/>
    <w:rsid w:val="006E16C3"/>
    <w:rsid w:val="00701C7D"/>
    <w:rsid w:val="0071403F"/>
    <w:rsid w:val="00722AF9"/>
    <w:rsid w:val="0072362F"/>
    <w:rsid w:val="007340CD"/>
    <w:rsid w:val="00737D35"/>
    <w:rsid w:val="007414F2"/>
    <w:rsid w:val="00757C2A"/>
    <w:rsid w:val="00762B76"/>
    <w:rsid w:val="00767F2E"/>
    <w:rsid w:val="00776F15"/>
    <w:rsid w:val="00783BD5"/>
    <w:rsid w:val="00797ECE"/>
    <w:rsid w:val="007A1968"/>
    <w:rsid w:val="007A2E28"/>
    <w:rsid w:val="007B418B"/>
    <w:rsid w:val="007C41C6"/>
    <w:rsid w:val="007E0806"/>
    <w:rsid w:val="007E5A1F"/>
    <w:rsid w:val="007F6D0C"/>
    <w:rsid w:val="008075A3"/>
    <w:rsid w:val="008223DB"/>
    <w:rsid w:val="0082492C"/>
    <w:rsid w:val="008358F3"/>
    <w:rsid w:val="008375FC"/>
    <w:rsid w:val="00840B60"/>
    <w:rsid w:val="00847B22"/>
    <w:rsid w:val="008518A1"/>
    <w:rsid w:val="0086220E"/>
    <w:rsid w:val="0086363B"/>
    <w:rsid w:val="0087728A"/>
    <w:rsid w:val="00895D0C"/>
    <w:rsid w:val="008A3234"/>
    <w:rsid w:val="008A5D86"/>
    <w:rsid w:val="008D3353"/>
    <w:rsid w:val="008D3CF0"/>
    <w:rsid w:val="008E277F"/>
    <w:rsid w:val="008E34F4"/>
    <w:rsid w:val="009009B8"/>
    <w:rsid w:val="00904077"/>
    <w:rsid w:val="00921A24"/>
    <w:rsid w:val="00923204"/>
    <w:rsid w:val="00936441"/>
    <w:rsid w:val="00960955"/>
    <w:rsid w:val="00967523"/>
    <w:rsid w:val="009751A0"/>
    <w:rsid w:val="009751A7"/>
    <w:rsid w:val="00982D6F"/>
    <w:rsid w:val="0098508F"/>
    <w:rsid w:val="009921E3"/>
    <w:rsid w:val="00995DF6"/>
    <w:rsid w:val="009D42F9"/>
    <w:rsid w:val="009E4361"/>
    <w:rsid w:val="00A13816"/>
    <w:rsid w:val="00A17BE0"/>
    <w:rsid w:val="00A223A0"/>
    <w:rsid w:val="00A261A6"/>
    <w:rsid w:val="00A356B7"/>
    <w:rsid w:val="00A37F84"/>
    <w:rsid w:val="00A413AC"/>
    <w:rsid w:val="00A45957"/>
    <w:rsid w:val="00A57517"/>
    <w:rsid w:val="00A60609"/>
    <w:rsid w:val="00A81A01"/>
    <w:rsid w:val="00A877AE"/>
    <w:rsid w:val="00A87F30"/>
    <w:rsid w:val="00A95A61"/>
    <w:rsid w:val="00AB114A"/>
    <w:rsid w:val="00AB2D54"/>
    <w:rsid w:val="00AB2FB8"/>
    <w:rsid w:val="00B01854"/>
    <w:rsid w:val="00B342F5"/>
    <w:rsid w:val="00B36653"/>
    <w:rsid w:val="00B375EE"/>
    <w:rsid w:val="00B40099"/>
    <w:rsid w:val="00B5497F"/>
    <w:rsid w:val="00B57420"/>
    <w:rsid w:val="00B57777"/>
    <w:rsid w:val="00B83481"/>
    <w:rsid w:val="00B86F1A"/>
    <w:rsid w:val="00B909A9"/>
    <w:rsid w:val="00B910BA"/>
    <w:rsid w:val="00B9122A"/>
    <w:rsid w:val="00B95B35"/>
    <w:rsid w:val="00BA12D3"/>
    <w:rsid w:val="00BA22DF"/>
    <w:rsid w:val="00BA57B9"/>
    <w:rsid w:val="00BB7C80"/>
    <w:rsid w:val="00BF2BC9"/>
    <w:rsid w:val="00BF38AA"/>
    <w:rsid w:val="00C15353"/>
    <w:rsid w:val="00C331F8"/>
    <w:rsid w:val="00C33B45"/>
    <w:rsid w:val="00C35019"/>
    <w:rsid w:val="00C56111"/>
    <w:rsid w:val="00C85CE7"/>
    <w:rsid w:val="00C94CD8"/>
    <w:rsid w:val="00C960D1"/>
    <w:rsid w:val="00CA5120"/>
    <w:rsid w:val="00CB5203"/>
    <w:rsid w:val="00CB727C"/>
    <w:rsid w:val="00CB7580"/>
    <w:rsid w:val="00CE4472"/>
    <w:rsid w:val="00CF222C"/>
    <w:rsid w:val="00D044CF"/>
    <w:rsid w:val="00D05E0D"/>
    <w:rsid w:val="00D10CB0"/>
    <w:rsid w:val="00D123F0"/>
    <w:rsid w:val="00D1357B"/>
    <w:rsid w:val="00D14C86"/>
    <w:rsid w:val="00D3568C"/>
    <w:rsid w:val="00D431CC"/>
    <w:rsid w:val="00D46713"/>
    <w:rsid w:val="00D53A88"/>
    <w:rsid w:val="00DA1EF1"/>
    <w:rsid w:val="00DA42FE"/>
    <w:rsid w:val="00DA5674"/>
    <w:rsid w:val="00DB248F"/>
    <w:rsid w:val="00DC194C"/>
    <w:rsid w:val="00DC3F93"/>
    <w:rsid w:val="00DC4476"/>
    <w:rsid w:val="00DD6C38"/>
    <w:rsid w:val="00DE29B8"/>
    <w:rsid w:val="00DF59AE"/>
    <w:rsid w:val="00E362E5"/>
    <w:rsid w:val="00E54BBD"/>
    <w:rsid w:val="00E61291"/>
    <w:rsid w:val="00E86CE2"/>
    <w:rsid w:val="00EA0F1B"/>
    <w:rsid w:val="00EA65EA"/>
    <w:rsid w:val="00EB2ECC"/>
    <w:rsid w:val="00EC1163"/>
    <w:rsid w:val="00ED766D"/>
    <w:rsid w:val="00EE0501"/>
    <w:rsid w:val="00F07915"/>
    <w:rsid w:val="00F1137F"/>
    <w:rsid w:val="00F1682E"/>
    <w:rsid w:val="00F21993"/>
    <w:rsid w:val="00F243ED"/>
    <w:rsid w:val="00F37E2E"/>
    <w:rsid w:val="00F45EE6"/>
    <w:rsid w:val="00F52898"/>
    <w:rsid w:val="00F62D80"/>
    <w:rsid w:val="00F709AA"/>
    <w:rsid w:val="00F830EF"/>
    <w:rsid w:val="00F9072A"/>
    <w:rsid w:val="00F90897"/>
    <w:rsid w:val="00F95ED1"/>
    <w:rsid w:val="00FA27C0"/>
    <w:rsid w:val="00FB3DF7"/>
    <w:rsid w:val="00FC2C6A"/>
    <w:rsid w:val="00FC335F"/>
    <w:rsid w:val="00FD06D4"/>
    <w:rsid w:val="00FE5D1B"/>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5EC2"/>
  <w15:chartTrackingRefBased/>
  <w15:docId w15:val="{A9EE9A49-59B4-4B91-91F1-D41E3C39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A75"/>
  </w:style>
  <w:style w:type="paragraph" w:styleId="Heading1">
    <w:name w:val="heading 1"/>
    <w:basedOn w:val="Normal"/>
    <w:next w:val="Normal"/>
    <w:link w:val="Heading1Char"/>
    <w:uiPriority w:val="9"/>
    <w:qFormat/>
    <w:rsid w:val="00B91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0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0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C1A75"/>
    <w:rPr>
      <w:sz w:val="16"/>
      <w:szCs w:val="16"/>
    </w:rPr>
  </w:style>
  <w:style w:type="paragraph" w:styleId="CommentText">
    <w:name w:val="annotation text"/>
    <w:basedOn w:val="Normal"/>
    <w:link w:val="CommentTextChar"/>
    <w:uiPriority w:val="99"/>
    <w:unhideWhenUsed/>
    <w:rsid w:val="005C1A75"/>
    <w:pPr>
      <w:spacing w:line="240" w:lineRule="auto"/>
    </w:pPr>
    <w:rPr>
      <w:sz w:val="20"/>
      <w:szCs w:val="20"/>
    </w:rPr>
  </w:style>
  <w:style w:type="character" w:customStyle="1" w:styleId="CommentTextChar">
    <w:name w:val="Comment Text Char"/>
    <w:basedOn w:val="DefaultParagraphFont"/>
    <w:link w:val="CommentText"/>
    <w:uiPriority w:val="99"/>
    <w:rsid w:val="005C1A75"/>
    <w:rPr>
      <w:sz w:val="20"/>
      <w:szCs w:val="20"/>
    </w:rPr>
  </w:style>
  <w:style w:type="paragraph" w:styleId="CommentSubject">
    <w:name w:val="annotation subject"/>
    <w:basedOn w:val="CommentText"/>
    <w:next w:val="CommentText"/>
    <w:link w:val="CommentSubjectChar"/>
    <w:uiPriority w:val="99"/>
    <w:semiHidden/>
    <w:unhideWhenUsed/>
    <w:rsid w:val="005C1A75"/>
    <w:rPr>
      <w:b/>
      <w:bCs/>
    </w:rPr>
  </w:style>
  <w:style w:type="character" w:customStyle="1" w:styleId="CommentSubjectChar">
    <w:name w:val="Comment Subject Char"/>
    <w:basedOn w:val="CommentTextChar"/>
    <w:link w:val="CommentSubject"/>
    <w:uiPriority w:val="99"/>
    <w:semiHidden/>
    <w:rsid w:val="005C1A75"/>
    <w:rPr>
      <w:b/>
      <w:bCs/>
      <w:sz w:val="20"/>
      <w:szCs w:val="20"/>
    </w:rPr>
  </w:style>
  <w:style w:type="paragraph" w:styleId="FootnoteText">
    <w:name w:val="footnote text"/>
    <w:basedOn w:val="Normal"/>
    <w:link w:val="FootnoteTextChar"/>
    <w:uiPriority w:val="99"/>
    <w:semiHidden/>
    <w:unhideWhenUsed/>
    <w:rsid w:val="00A459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5957"/>
    <w:rPr>
      <w:sz w:val="20"/>
      <w:szCs w:val="20"/>
    </w:rPr>
  </w:style>
  <w:style w:type="character" w:styleId="FootnoteReference">
    <w:name w:val="footnote reference"/>
    <w:basedOn w:val="DefaultParagraphFont"/>
    <w:uiPriority w:val="99"/>
    <w:semiHidden/>
    <w:unhideWhenUsed/>
    <w:rsid w:val="00A45957"/>
    <w:rPr>
      <w:vertAlign w:val="superscript"/>
    </w:rPr>
  </w:style>
  <w:style w:type="character" w:customStyle="1" w:styleId="Heading1Char">
    <w:name w:val="Heading 1 Char"/>
    <w:basedOn w:val="DefaultParagraphFont"/>
    <w:link w:val="Heading1"/>
    <w:uiPriority w:val="9"/>
    <w:rsid w:val="00B910B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A567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261A6"/>
    <w:pPr>
      <w:ind w:left="720"/>
      <w:contextualSpacing/>
    </w:pPr>
  </w:style>
  <w:style w:type="paragraph" w:styleId="NormalWeb">
    <w:name w:val="Normal (Web)"/>
    <w:basedOn w:val="Normal"/>
    <w:uiPriority w:val="99"/>
    <w:semiHidden/>
    <w:unhideWhenUsed/>
    <w:rsid w:val="00330229"/>
    <w:rPr>
      <w:rFonts w:ascii="Times New Roman" w:hAnsi="Times New Roman" w:cs="Times New Roman"/>
      <w:sz w:val="24"/>
      <w:szCs w:val="24"/>
    </w:rPr>
  </w:style>
  <w:style w:type="character" w:customStyle="1" w:styleId="Heading2Char">
    <w:name w:val="Heading 2 Char"/>
    <w:basedOn w:val="DefaultParagraphFont"/>
    <w:link w:val="Heading2"/>
    <w:uiPriority w:val="9"/>
    <w:rsid w:val="00EE050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E0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01"/>
    <w:rPr>
      <w:rFonts w:eastAsiaTheme="majorEastAsia" w:cstheme="majorBidi"/>
      <w:color w:val="272727" w:themeColor="text1" w:themeTint="D8"/>
    </w:rPr>
  </w:style>
  <w:style w:type="paragraph" w:styleId="Title">
    <w:name w:val="Title"/>
    <w:basedOn w:val="Normal"/>
    <w:next w:val="Normal"/>
    <w:link w:val="TitleChar"/>
    <w:uiPriority w:val="10"/>
    <w:qFormat/>
    <w:rsid w:val="00EE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01"/>
    <w:pPr>
      <w:spacing w:before="160"/>
      <w:jc w:val="center"/>
    </w:pPr>
    <w:rPr>
      <w:i/>
      <w:iCs/>
      <w:color w:val="404040" w:themeColor="text1" w:themeTint="BF"/>
    </w:rPr>
  </w:style>
  <w:style w:type="character" w:customStyle="1" w:styleId="QuoteChar">
    <w:name w:val="Quote Char"/>
    <w:basedOn w:val="DefaultParagraphFont"/>
    <w:link w:val="Quote"/>
    <w:uiPriority w:val="29"/>
    <w:rsid w:val="00EE0501"/>
    <w:rPr>
      <w:i/>
      <w:iCs/>
      <w:color w:val="404040" w:themeColor="text1" w:themeTint="BF"/>
    </w:rPr>
  </w:style>
  <w:style w:type="character" w:styleId="IntenseEmphasis">
    <w:name w:val="Intense Emphasis"/>
    <w:basedOn w:val="DefaultParagraphFont"/>
    <w:uiPriority w:val="21"/>
    <w:qFormat/>
    <w:rsid w:val="00EE0501"/>
    <w:rPr>
      <w:i/>
      <w:iCs/>
      <w:color w:val="2F5496" w:themeColor="accent1" w:themeShade="BF"/>
    </w:rPr>
  </w:style>
  <w:style w:type="paragraph" w:styleId="IntenseQuote">
    <w:name w:val="Intense Quote"/>
    <w:basedOn w:val="Normal"/>
    <w:next w:val="Normal"/>
    <w:link w:val="IntenseQuoteChar"/>
    <w:uiPriority w:val="30"/>
    <w:qFormat/>
    <w:rsid w:val="00EE0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501"/>
    <w:rPr>
      <w:i/>
      <w:iCs/>
      <w:color w:val="2F5496" w:themeColor="accent1" w:themeShade="BF"/>
    </w:rPr>
  </w:style>
  <w:style w:type="character" w:styleId="IntenseReference">
    <w:name w:val="Intense Reference"/>
    <w:basedOn w:val="DefaultParagraphFont"/>
    <w:uiPriority w:val="32"/>
    <w:qFormat/>
    <w:rsid w:val="00EE0501"/>
    <w:rPr>
      <w:b/>
      <w:bCs/>
      <w:smallCaps/>
      <w:color w:val="2F5496" w:themeColor="accent1" w:themeShade="BF"/>
      <w:spacing w:val="5"/>
    </w:rPr>
  </w:style>
  <w:style w:type="character" w:styleId="Hyperlink">
    <w:name w:val="Hyperlink"/>
    <w:basedOn w:val="DefaultParagraphFont"/>
    <w:uiPriority w:val="99"/>
    <w:unhideWhenUsed/>
    <w:rsid w:val="00EE0501"/>
    <w:rPr>
      <w:color w:val="0563C1" w:themeColor="hyperlink"/>
      <w:u w:val="single"/>
    </w:rPr>
  </w:style>
  <w:style w:type="character" w:styleId="UnresolvedMention">
    <w:name w:val="Unresolved Mention"/>
    <w:basedOn w:val="DefaultParagraphFont"/>
    <w:uiPriority w:val="99"/>
    <w:semiHidden/>
    <w:unhideWhenUsed/>
    <w:rsid w:val="00EE0501"/>
    <w:rPr>
      <w:color w:val="605E5C"/>
      <w:shd w:val="clear" w:color="auto" w:fill="E1DFDD"/>
    </w:rPr>
  </w:style>
  <w:style w:type="paragraph" w:customStyle="1" w:styleId="EndNoteBibliographyTitle">
    <w:name w:val="EndNote Bibliography Title"/>
    <w:basedOn w:val="Normal"/>
    <w:link w:val="EndNoteBibliographyTitleChar"/>
    <w:rsid w:val="00EE050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EE0501"/>
    <w:rPr>
      <w:rFonts w:ascii="Aptos" w:hAnsi="Aptos"/>
      <w:noProof/>
    </w:rPr>
  </w:style>
  <w:style w:type="paragraph" w:customStyle="1" w:styleId="EndNoteBibliography">
    <w:name w:val="EndNote Bibliography"/>
    <w:basedOn w:val="Normal"/>
    <w:link w:val="EndNoteBibliographyChar"/>
    <w:rsid w:val="00EE050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EE0501"/>
    <w:rPr>
      <w:rFonts w:ascii="Aptos" w:hAnsi="Aptos"/>
      <w:noProof/>
    </w:rPr>
  </w:style>
  <w:style w:type="paragraph" w:styleId="Revision">
    <w:name w:val="Revision"/>
    <w:hidden/>
    <w:uiPriority w:val="99"/>
    <w:semiHidden/>
    <w:rsid w:val="00EE0501"/>
    <w:pPr>
      <w:spacing w:after="0" w:line="240" w:lineRule="auto"/>
    </w:pPr>
  </w:style>
  <w:style w:type="paragraph" w:styleId="Header">
    <w:name w:val="header"/>
    <w:basedOn w:val="Normal"/>
    <w:link w:val="HeaderChar"/>
    <w:uiPriority w:val="99"/>
    <w:unhideWhenUsed/>
    <w:rsid w:val="00EE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501"/>
  </w:style>
  <w:style w:type="paragraph" w:styleId="Footer">
    <w:name w:val="footer"/>
    <w:basedOn w:val="Normal"/>
    <w:link w:val="FooterChar"/>
    <w:uiPriority w:val="99"/>
    <w:unhideWhenUsed/>
    <w:rsid w:val="00EE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501"/>
  </w:style>
  <w:style w:type="paragraph" w:styleId="TOCHeading">
    <w:name w:val="TOC Heading"/>
    <w:basedOn w:val="Heading1"/>
    <w:next w:val="Normal"/>
    <w:uiPriority w:val="39"/>
    <w:unhideWhenUsed/>
    <w:qFormat/>
    <w:rsid w:val="00EE0501"/>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E0501"/>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EE0501"/>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EE0501"/>
    <w:pPr>
      <w:spacing w:after="100"/>
      <w:ind w:left="440"/>
    </w:pPr>
    <w:rPr>
      <w:rFonts w:eastAsiaTheme="minorEastAsia" w:cs="Times New Roman"/>
      <w:kern w:val="0"/>
      <w14:ligatures w14:val="none"/>
    </w:rPr>
  </w:style>
  <w:style w:type="paragraph" w:styleId="EndnoteText">
    <w:name w:val="endnote text"/>
    <w:basedOn w:val="Normal"/>
    <w:link w:val="EndnoteTextChar"/>
    <w:uiPriority w:val="99"/>
    <w:semiHidden/>
    <w:unhideWhenUsed/>
    <w:rsid w:val="008A323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3234"/>
    <w:rPr>
      <w:sz w:val="20"/>
      <w:szCs w:val="20"/>
    </w:rPr>
  </w:style>
  <w:style w:type="character" w:styleId="EndnoteReference">
    <w:name w:val="endnote reference"/>
    <w:basedOn w:val="DefaultParagraphFont"/>
    <w:uiPriority w:val="99"/>
    <w:semiHidden/>
    <w:unhideWhenUsed/>
    <w:rsid w:val="008A32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067">
      <w:bodyDiv w:val="1"/>
      <w:marLeft w:val="0"/>
      <w:marRight w:val="0"/>
      <w:marTop w:val="0"/>
      <w:marBottom w:val="0"/>
      <w:divBdr>
        <w:top w:val="none" w:sz="0" w:space="0" w:color="auto"/>
        <w:left w:val="none" w:sz="0" w:space="0" w:color="auto"/>
        <w:bottom w:val="none" w:sz="0" w:space="0" w:color="auto"/>
        <w:right w:val="none" w:sz="0" w:space="0" w:color="auto"/>
      </w:divBdr>
    </w:div>
    <w:div w:id="21248659">
      <w:bodyDiv w:val="1"/>
      <w:marLeft w:val="0"/>
      <w:marRight w:val="0"/>
      <w:marTop w:val="0"/>
      <w:marBottom w:val="0"/>
      <w:divBdr>
        <w:top w:val="none" w:sz="0" w:space="0" w:color="auto"/>
        <w:left w:val="none" w:sz="0" w:space="0" w:color="auto"/>
        <w:bottom w:val="none" w:sz="0" w:space="0" w:color="auto"/>
        <w:right w:val="none" w:sz="0" w:space="0" w:color="auto"/>
      </w:divBdr>
    </w:div>
    <w:div w:id="65350026">
      <w:bodyDiv w:val="1"/>
      <w:marLeft w:val="0"/>
      <w:marRight w:val="0"/>
      <w:marTop w:val="0"/>
      <w:marBottom w:val="0"/>
      <w:divBdr>
        <w:top w:val="none" w:sz="0" w:space="0" w:color="auto"/>
        <w:left w:val="none" w:sz="0" w:space="0" w:color="auto"/>
        <w:bottom w:val="none" w:sz="0" w:space="0" w:color="auto"/>
        <w:right w:val="none" w:sz="0" w:space="0" w:color="auto"/>
      </w:divBdr>
    </w:div>
    <w:div w:id="72826672">
      <w:bodyDiv w:val="1"/>
      <w:marLeft w:val="0"/>
      <w:marRight w:val="0"/>
      <w:marTop w:val="0"/>
      <w:marBottom w:val="0"/>
      <w:divBdr>
        <w:top w:val="none" w:sz="0" w:space="0" w:color="auto"/>
        <w:left w:val="none" w:sz="0" w:space="0" w:color="auto"/>
        <w:bottom w:val="none" w:sz="0" w:space="0" w:color="auto"/>
        <w:right w:val="none" w:sz="0" w:space="0" w:color="auto"/>
      </w:divBdr>
    </w:div>
    <w:div w:id="74061145">
      <w:bodyDiv w:val="1"/>
      <w:marLeft w:val="0"/>
      <w:marRight w:val="0"/>
      <w:marTop w:val="0"/>
      <w:marBottom w:val="0"/>
      <w:divBdr>
        <w:top w:val="none" w:sz="0" w:space="0" w:color="auto"/>
        <w:left w:val="none" w:sz="0" w:space="0" w:color="auto"/>
        <w:bottom w:val="none" w:sz="0" w:space="0" w:color="auto"/>
        <w:right w:val="none" w:sz="0" w:space="0" w:color="auto"/>
      </w:divBdr>
      <w:divsChild>
        <w:div w:id="53577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524431">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4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94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50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13379">
      <w:bodyDiv w:val="1"/>
      <w:marLeft w:val="0"/>
      <w:marRight w:val="0"/>
      <w:marTop w:val="0"/>
      <w:marBottom w:val="0"/>
      <w:divBdr>
        <w:top w:val="none" w:sz="0" w:space="0" w:color="auto"/>
        <w:left w:val="none" w:sz="0" w:space="0" w:color="auto"/>
        <w:bottom w:val="none" w:sz="0" w:space="0" w:color="auto"/>
        <w:right w:val="none" w:sz="0" w:space="0" w:color="auto"/>
      </w:divBdr>
    </w:div>
    <w:div w:id="104859037">
      <w:bodyDiv w:val="1"/>
      <w:marLeft w:val="0"/>
      <w:marRight w:val="0"/>
      <w:marTop w:val="0"/>
      <w:marBottom w:val="0"/>
      <w:divBdr>
        <w:top w:val="none" w:sz="0" w:space="0" w:color="auto"/>
        <w:left w:val="none" w:sz="0" w:space="0" w:color="auto"/>
        <w:bottom w:val="none" w:sz="0" w:space="0" w:color="auto"/>
        <w:right w:val="none" w:sz="0" w:space="0" w:color="auto"/>
      </w:divBdr>
    </w:div>
    <w:div w:id="109783371">
      <w:bodyDiv w:val="1"/>
      <w:marLeft w:val="0"/>
      <w:marRight w:val="0"/>
      <w:marTop w:val="0"/>
      <w:marBottom w:val="0"/>
      <w:divBdr>
        <w:top w:val="none" w:sz="0" w:space="0" w:color="auto"/>
        <w:left w:val="none" w:sz="0" w:space="0" w:color="auto"/>
        <w:bottom w:val="none" w:sz="0" w:space="0" w:color="auto"/>
        <w:right w:val="none" w:sz="0" w:space="0" w:color="auto"/>
      </w:divBdr>
    </w:div>
    <w:div w:id="209418894">
      <w:bodyDiv w:val="1"/>
      <w:marLeft w:val="0"/>
      <w:marRight w:val="0"/>
      <w:marTop w:val="0"/>
      <w:marBottom w:val="0"/>
      <w:divBdr>
        <w:top w:val="none" w:sz="0" w:space="0" w:color="auto"/>
        <w:left w:val="none" w:sz="0" w:space="0" w:color="auto"/>
        <w:bottom w:val="none" w:sz="0" w:space="0" w:color="auto"/>
        <w:right w:val="none" w:sz="0" w:space="0" w:color="auto"/>
      </w:divBdr>
    </w:div>
    <w:div w:id="338506660">
      <w:bodyDiv w:val="1"/>
      <w:marLeft w:val="0"/>
      <w:marRight w:val="0"/>
      <w:marTop w:val="0"/>
      <w:marBottom w:val="0"/>
      <w:divBdr>
        <w:top w:val="none" w:sz="0" w:space="0" w:color="auto"/>
        <w:left w:val="none" w:sz="0" w:space="0" w:color="auto"/>
        <w:bottom w:val="none" w:sz="0" w:space="0" w:color="auto"/>
        <w:right w:val="none" w:sz="0" w:space="0" w:color="auto"/>
      </w:divBdr>
    </w:div>
    <w:div w:id="340010875">
      <w:bodyDiv w:val="1"/>
      <w:marLeft w:val="0"/>
      <w:marRight w:val="0"/>
      <w:marTop w:val="0"/>
      <w:marBottom w:val="0"/>
      <w:divBdr>
        <w:top w:val="none" w:sz="0" w:space="0" w:color="auto"/>
        <w:left w:val="none" w:sz="0" w:space="0" w:color="auto"/>
        <w:bottom w:val="none" w:sz="0" w:space="0" w:color="auto"/>
        <w:right w:val="none" w:sz="0" w:space="0" w:color="auto"/>
      </w:divBdr>
    </w:div>
    <w:div w:id="343871247">
      <w:bodyDiv w:val="1"/>
      <w:marLeft w:val="0"/>
      <w:marRight w:val="0"/>
      <w:marTop w:val="0"/>
      <w:marBottom w:val="0"/>
      <w:divBdr>
        <w:top w:val="none" w:sz="0" w:space="0" w:color="auto"/>
        <w:left w:val="none" w:sz="0" w:space="0" w:color="auto"/>
        <w:bottom w:val="none" w:sz="0" w:space="0" w:color="auto"/>
        <w:right w:val="none" w:sz="0" w:space="0" w:color="auto"/>
      </w:divBdr>
    </w:div>
    <w:div w:id="375198980">
      <w:bodyDiv w:val="1"/>
      <w:marLeft w:val="0"/>
      <w:marRight w:val="0"/>
      <w:marTop w:val="0"/>
      <w:marBottom w:val="0"/>
      <w:divBdr>
        <w:top w:val="none" w:sz="0" w:space="0" w:color="auto"/>
        <w:left w:val="none" w:sz="0" w:space="0" w:color="auto"/>
        <w:bottom w:val="none" w:sz="0" w:space="0" w:color="auto"/>
        <w:right w:val="none" w:sz="0" w:space="0" w:color="auto"/>
      </w:divBdr>
    </w:div>
    <w:div w:id="390078360">
      <w:bodyDiv w:val="1"/>
      <w:marLeft w:val="0"/>
      <w:marRight w:val="0"/>
      <w:marTop w:val="0"/>
      <w:marBottom w:val="0"/>
      <w:divBdr>
        <w:top w:val="none" w:sz="0" w:space="0" w:color="auto"/>
        <w:left w:val="none" w:sz="0" w:space="0" w:color="auto"/>
        <w:bottom w:val="none" w:sz="0" w:space="0" w:color="auto"/>
        <w:right w:val="none" w:sz="0" w:space="0" w:color="auto"/>
      </w:divBdr>
    </w:div>
    <w:div w:id="426770601">
      <w:bodyDiv w:val="1"/>
      <w:marLeft w:val="0"/>
      <w:marRight w:val="0"/>
      <w:marTop w:val="0"/>
      <w:marBottom w:val="0"/>
      <w:divBdr>
        <w:top w:val="none" w:sz="0" w:space="0" w:color="auto"/>
        <w:left w:val="none" w:sz="0" w:space="0" w:color="auto"/>
        <w:bottom w:val="none" w:sz="0" w:space="0" w:color="auto"/>
        <w:right w:val="none" w:sz="0" w:space="0" w:color="auto"/>
      </w:divBdr>
    </w:div>
    <w:div w:id="462968012">
      <w:bodyDiv w:val="1"/>
      <w:marLeft w:val="0"/>
      <w:marRight w:val="0"/>
      <w:marTop w:val="0"/>
      <w:marBottom w:val="0"/>
      <w:divBdr>
        <w:top w:val="none" w:sz="0" w:space="0" w:color="auto"/>
        <w:left w:val="none" w:sz="0" w:space="0" w:color="auto"/>
        <w:bottom w:val="none" w:sz="0" w:space="0" w:color="auto"/>
        <w:right w:val="none" w:sz="0" w:space="0" w:color="auto"/>
      </w:divBdr>
    </w:div>
    <w:div w:id="519469660">
      <w:bodyDiv w:val="1"/>
      <w:marLeft w:val="0"/>
      <w:marRight w:val="0"/>
      <w:marTop w:val="0"/>
      <w:marBottom w:val="0"/>
      <w:divBdr>
        <w:top w:val="none" w:sz="0" w:space="0" w:color="auto"/>
        <w:left w:val="none" w:sz="0" w:space="0" w:color="auto"/>
        <w:bottom w:val="none" w:sz="0" w:space="0" w:color="auto"/>
        <w:right w:val="none" w:sz="0" w:space="0" w:color="auto"/>
      </w:divBdr>
    </w:div>
    <w:div w:id="521211279">
      <w:bodyDiv w:val="1"/>
      <w:marLeft w:val="0"/>
      <w:marRight w:val="0"/>
      <w:marTop w:val="0"/>
      <w:marBottom w:val="0"/>
      <w:divBdr>
        <w:top w:val="none" w:sz="0" w:space="0" w:color="auto"/>
        <w:left w:val="none" w:sz="0" w:space="0" w:color="auto"/>
        <w:bottom w:val="none" w:sz="0" w:space="0" w:color="auto"/>
        <w:right w:val="none" w:sz="0" w:space="0" w:color="auto"/>
      </w:divBdr>
    </w:div>
    <w:div w:id="772432386">
      <w:bodyDiv w:val="1"/>
      <w:marLeft w:val="0"/>
      <w:marRight w:val="0"/>
      <w:marTop w:val="0"/>
      <w:marBottom w:val="0"/>
      <w:divBdr>
        <w:top w:val="none" w:sz="0" w:space="0" w:color="auto"/>
        <w:left w:val="none" w:sz="0" w:space="0" w:color="auto"/>
        <w:bottom w:val="none" w:sz="0" w:space="0" w:color="auto"/>
        <w:right w:val="none" w:sz="0" w:space="0" w:color="auto"/>
      </w:divBdr>
    </w:div>
    <w:div w:id="848518218">
      <w:bodyDiv w:val="1"/>
      <w:marLeft w:val="0"/>
      <w:marRight w:val="0"/>
      <w:marTop w:val="0"/>
      <w:marBottom w:val="0"/>
      <w:divBdr>
        <w:top w:val="none" w:sz="0" w:space="0" w:color="auto"/>
        <w:left w:val="none" w:sz="0" w:space="0" w:color="auto"/>
        <w:bottom w:val="none" w:sz="0" w:space="0" w:color="auto"/>
        <w:right w:val="none" w:sz="0" w:space="0" w:color="auto"/>
      </w:divBdr>
    </w:div>
    <w:div w:id="859513975">
      <w:bodyDiv w:val="1"/>
      <w:marLeft w:val="0"/>
      <w:marRight w:val="0"/>
      <w:marTop w:val="0"/>
      <w:marBottom w:val="0"/>
      <w:divBdr>
        <w:top w:val="none" w:sz="0" w:space="0" w:color="auto"/>
        <w:left w:val="none" w:sz="0" w:space="0" w:color="auto"/>
        <w:bottom w:val="none" w:sz="0" w:space="0" w:color="auto"/>
        <w:right w:val="none" w:sz="0" w:space="0" w:color="auto"/>
      </w:divBdr>
    </w:div>
    <w:div w:id="867110317">
      <w:bodyDiv w:val="1"/>
      <w:marLeft w:val="0"/>
      <w:marRight w:val="0"/>
      <w:marTop w:val="0"/>
      <w:marBottom w:val="0"/>
      <w:divBdr>
        <w:top w:val="none" w:sz="0" w:space="0" w:color="auto"/>
        <w:left w:val="none" w:sz="0" w:space="0" w:color="auto"/>
        <w:bottom w:val="none" w:sz="0" w:space="0" w:color="auto"/>
        <w:right w:val="none" w:sz="0" w:space="0" w:color="auto"/>
      </w:divBdr>
    </w:div>
    <w:div w:id="867720099">
      <w:bodyDiv w:val="1"/>
      <w:marLeft w:val="0"/>
      <w:marRight w:val="0"/>
      <w:marTop w:val="0"/>
      <w:marBottom w:val="0"/>
      <w:divBdr>
        <w:top w:val="none" w:sz="0" w:space="0" w:color="auto"/>
        <w:left w:val="none" w:sz="0" w:space="0" w:color="auto"/>
        <w:bottom w:val="none" w:sz="0" w:space="0" w:color="auto"/>
        <w:right w:val="none" w:sz="0" w:space="0" w:color="auto"/>
      </w:divBdr>
    </w:div>
    <w:div w:id="915701112">
      <w:bodyDiv w:val="1"/>
      <w:marLeft w:val="0"/>
      <w:marRight w:val="0"/>
      <w:marTop w:val="0"/>
      <w:marBottom w:val="0"/>
      <w:divBdr>
        <w:top w:val="none" w:sz="0" w:space="0" w:color="auto"/>
        <w:left w:val="none" w:sz="0" w:space="0" w:color="auto"/>
        <w:bottom w:val="none" w:sz="0" w:space="0" w:color="auto"/>
        <w:right w:val="none" w:sz="0" w:space="0" w:color="auto"/>
      </w:divBdr>
    </w:div>
    <w:div w:id="928082924">
      <w:bodyDiv w:val="1"/>
      <w:marLeft w:val="0"/>
      <w:marRight w:val="0"/>
      <w:marTop w:val="0"/>
      <w:marBottom w:val="0"/>
      <w:divBdr>
        <w:top w:val="none" w:sz="0" w:space="0" w:color="auto"/>
        <w:left w:val="none" w:sz="0" w:space="0" w:color="auto"/>
        <w:bottom w:val="none" w:sz="0" w:space="0" w:color="auto"/>
        <w:right w:val="none" w:sz="0" w:space="0" w:color="auto"/>
      </w:divBdr>
    </w:div>
    <w:div w:id="950089525">
      <w:bodyDiv w:val="1"/>
      <w:marLeft w:val="0"/>
      <w:marRight w:val="0"/>
      <w:marTop w:val="0"/>
      <w:marBottom w:val="0"/>
      <w:divBdr>
        <w:top w:val="none" w:sz="0" w:space="0" w:color="auto"/>
        <w:left w:val="none" w:sz="0" w:space="0" w:color="auto"/>
        <w:bottom w:val="none" w:sz="0" w:space="0" w:color="auto"/>
        <w:right w:val="none" w:sz="0" w:space="0" w:color="auto"/>
      </w:divBdr>
    </w:div>
    <w:div w:id="1021081407">
      <w:bodyDiv w:val="1"/>
      <w:marLeft w:val="0"/>
      <w:marRight w:val="0"/>
      <w:marTop w:val="0"/>
      <w:marBottom w:val="0"/>
      <w:divBdr>
        <w:top w:val="none" w:sz="0" w:space="0" w:color="auto"/>
        <w:left w:val="none" w:sz="0" w:space="0" w:color="auto"/>
        <w:bottom w:val="none" w:sz="0" w:space="0" w:color="auto"/>
        <w:right w:val="none" w:sz="0" w:space="0" w:color="auto"/>
      </w:divBdr>
    </w:div>
    <w:div w:id="1031107097">
      <w:bodyDiv w:val="1"/>
      <w:marLeft w:val="0"/>
      <w:marRight w:val="0"/>
      <w:marTop w:val="0"/>
      <w:marBottom w:val="0"/>
      <w:divBdr>
        <w:top w:val="none" w:sz="0" w:space="0" w:color="auto"/>
        <w:left w:val="none" w:sz="0" w:space="0" w:color="auto"/>
        <w:bottom w:val="none" w:sz="0" w:space="0" w:color="auto"/>
        <w:right w:val="none" w:sz="0" w:space="0" w:color="auto"/>
      </w:divBdr>
    </w:div>
    <w:div w:id="1036387554">
      <w:bodyDiv w:val="1"/>
      <w:marLeft w:val="0"/>
      <w:marRight w:val="0"/>
      <w:marTop w:val="0"/>
      <w:marBottom w:val="0"/>
      <w:divBdr>
        <w:top w:val="none" w:sz="0" w:space="0" w:color="auto"/>
        <w:left w:val="none" w:sz="0" w:space="0" w:color="auto"/>
        <w:bottom w:val="none" w:sz="0" w:space="0" w:color="auto"/>
        <w:right w:val="none" w:sz="0" w:space="0" w:color="auto"/>
      </w:divBdr>
    </w:div>
    <w:div w:id="1043871336">
      <w:bodyDiv w:val="1"/>
      <w:marLeft w:val="0"/>
      <w:marRight w:val="0"/>
      <w:marTop w:val="0"/>
      <w:marBottom w:val="0"/>
      <w:divBdr>
        <w:top w:val="none" w:sz="0" w:space="0" w:color="auto"/>
        <w:left w:val="none" w:sz="0" w:space="0" w:color="auto"/>
        <w:bottom w:val="none" w:sz="0" w:space="0" w:color="auto"/>
        <w:right w:val="none" w:sz="0" w:space="0" w:color="auto"/>
      </w:divBdr>
    </w:div>
    <w:div w:id="1053847329">
      <w:bodyDiv w:val="1"/>
      <w:marLeft w:val="0"/>
      <w:marRight w:val="0"/>
      <w:marTop w:val="0"/>
      <w:marBottom w:val="0"/>
      <w:divBdr>
        <w:top w:val="none" w:sz="0" w:space="0" w:color="auto"/>
        <w:left w:val="none" w:sz="0" w:space="0" w:color="auto"/>
        <w:bottom w:val="none" w:sz="0" w:space="0" w:color="auto"/>
        <w:right w:val="none" w:sz="0" w:space="0" w:color="auto"/>
      </w:divBdr>
      <w:divsChild>
        <w:div w:id="15045152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756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39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8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68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867261">
      <w:bodyDiv w:val="1"/>
      <w:marLeft w:val="0"/>
      <w:marRight w:val="0"/>
      <w:marTop w:val="0"/>
      <w:marBottom w:val="0"/>
      <w:divBdr>
        <w:top w:val="none" w:sz="0" w:space="0" w:color="auto"/>
        <w:left w:val="none" w:sz="0" w:space="0" w:color="auto"/>
        <w:bottom w:val="none" w:sz="0" w:space="0" w:color="auto"/>
        <w:right w:val="none" w:sz="0" w:space="0" w:color="auto"/>
      </w:divBdr>
    </w:div>
    <w:div w:id="1100493791">
      <w:bodyDiv w:val="1"/>
      <w:marLeft w:val="0"/>
      <w:marRight w:val="0"/>
      <w:marTop w:val="0"/>
      <w:marBottom w:val="0"/>
      <w:divBdr>
        <w:top w:val="none" w:sz="0" w:space="0" w:color="auto"/>
        <w:left w:val="none" w:sz="0" w:space="0" w:color="auto"/>
        <w:bottom w:val="none" w:sz="0" w:space="0" w:color="auto"/>
        <w:right w:val="none" w:sz="0" w:space="0" w:color="auto"/>
      </w:divBdr>
    </w:div>
    <w:div w:id="1183738130">
      <w:bodyDiv w:val="1"/>
      <w:marLeft w:val="0"/>
      <w:marRight w:val="0"/>
      <w:marTop w:val="0"/>
      <w:marBottom w:val="0"/>
      <w:divBdr>
        <w:top w:val="none" w:sz="0" w:space="0" w:color="auto"/>
        <w:left w:val="none" w:sz="0" w:space="0" w:color="auto"/>
        <w:bottom w:val="none" w:sz="0" w:space="0" w:color="auto"/>
        <w:right w:val="none" w:sz="0" w:space="0" w:color="auto"/>
      </w:divBdr>
    </w:div>
    <w:div w:id="1204714030">
      <w:bodyDiv w:val="1"/>
      <w:marLeft w:val="0"/>
      <w:marRight w:val="0"/>
      <w:marTop w:val="0"/>
      <w:marBottom w:val="0"/>
      <w:divBdr>
        <w:top w:val="none" w:sz="0" w:space="0" w:color="auto"/>
        <w:left w:val="none" w:sz="0" w:space="0" w:color="auto"/>
        <w:bottom w:val="none" w:sz="0" w:space="0" w:color="auto"/>
        <w:right w:val="none" w:sz="0" w:space="0" w:color="auto"/>
      </w:divBdr>
    </w:div>
    <w:div w:id="1210067492">
      <w:bodyDiv w:val="1"/>
      <w:marLeft w:val="0"/>
      <w:marRight w:val="0"/>
      <w:marTop w:val="0"/>
      <w:marBottom w:val="0"/>
      <w:divBdr>
        <w:top w:val="none" w:sz="0" w:space="0" w:color="auto"/>
        <w:left w:val="none" w:sz="0" w:space="0" w:color="auto"/>
        <w:bottom w:val="none" w:sz="0" w:space="0" w:color="auto"/>
        <w:right w:val="none" w:sz="0" w:space="0" w:color="auto"/>
      </w:divBdr>
    </w:div>
    <w:div w:id="1229925762">
      <w:bodyDiv w:val="1"/>
      <w:marLeft w:val="0"/>
      <w:marRight w:val="0"/>
      <w:marTop w:val="0"/>
      <w:marBottom w:val="0"/>
      <w:divBdr>
        <w:top w:val="none" w:sz="0" w:space="0" w:color="auto"/>
        <w:left w:val="none" w:sz="0" w:space="0" w:color="auto"/>
        <w:bottom w:val="none" w:sz="0" w:space="0" w:color="auto"/>
        <w:right w:val="none" w:sz="0" w:space="0" w:color="auto"/>
      </w:divBdr>
    </w:div>
    <w:div w:id="1238630923">
      <w:bodyDiv w:val="1"/>
      <w:marLeft w:val="0"/>
      <w:marRight w:val="0"/>
      <w:marTop w:val="0"/>
      <w:marBottom w:val="0"/>
      <w:divBdr>
        <w:top w:val="none" w:sz="0" w:space="0" w:color="auto"/>
        <w:left w:val="none" w:sz="0" w:space="0" w:color="auto"/>
        <w:bottom w:val="none" w:sz="0" w:space="0" w:color="auto"/>
        <w:right w:val="none" w:sz="0" w:space="0" w:color="auto"/>
      </w:divBdr>
    </w:div>
    <w:div w:id="1252468057">
      <w:bodyDiv w:val="1"/>
      <w:marLeft w:val="0"/>
      <w:marRight w:val="0"/>
      <w:marTop w:val="0"/>
      <w:marBottom w:val="0"/>
      <w:divBdr>
        <w:top w:val="none" w:sz="0" w:space="0" w:color="auto"/>
        <w:left w:val="none" w:sz="0" w:space="0" w:color="auto"/>
        <w:bottom w:val="none" w:sz="0" w:space="0" w:color="auto"/>
        <w:right w:val="none" w:sz="0" w:space="0" w:color="auto"/>
      </w:divBdr>
      <w:divsChild>
        <w:div w:id="125744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72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847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2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2074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575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752067">
      <w:bodyDiv w:val="1"/>
      <w:marLeft w:val="0"/>
      <w:marRight w:val="0"/>
      <w:marTop w:val="0"/>
      <w:marBottom w:val="0"/>
      <w:divBdr>
        <w:top w:val="none" w:sz="0" w:space="0" w:color="auto"/>
        <w:left w:val="none" w:sz="0" w:space="0" w:color="auto"/>
        <w:bottom w:val="none" w:sz="0" w:space="0" w:color="auto"/>
        <w:right w:val="none" w:sz="0" w:space="0" w:color="auto"/>
      </w:divBdr>
    </w:div>
    <w:div w:id="1321932382">
      <w:bodyDiv w:val="1"/>
      <w:marLeft w:val="0"/>
      <w:marRight w:val="0"/>
      <w:marTop w:val="0"/>
      <w:marBottom w:val="0"/>
      <w:divBdr>
        <w:top w:val="none" w:sz="0" w:space="0" w:color="auto"/>
        <w:left w:val="none" w:sz="0" w:space="0" w:color="auto"/>
        <w:bottom w:val="none" w:sz="0" w:space="0" w:color="auto"/>
        <w:right w:val="none" w:sz="0" w:space="0" w:color="auto"/>
      </w:divBdr>
    </w:div>
    <w:div w:id="1365786495">
      <w:bodyDiv w:val="1"/>
      <w:marLeft w:val="0"/>
      <w:marRight w:val="0"/>
      <w:marTop w:val="0"/>
      <w:marBottom w:val="0"/>
      <w:divBdr>
        <w:top w:val="none" w:sz="0" w:space="0" w:color="auto"/>
        <w:left w:val="none" w:sz="0" w:space="0" w:color="auto"/>
        <w:bottom w:val="none" w:sz="0" w:space="0" w:color="auto"/>
        <w:right w:val="none" w:sz="0" w:space="0" w:color="auto"/>
      </w:divBdr>
    </w:div>
    <w:div w:id="1384598165">
      <w:bodyDiv w:val="1"/>
      <w:marLeft w:val="0"/>
      <w:marRight w:val="0"/>
      <w:marTop w:val="0"/>
      <w:marBottom w:val="0"/>
      <w:divBdr>
        <w:top w:val="none" w:sz="0" w:space="0" w:color="auto"/>
        <w:left w:val="none" w:sz="0" w:space="0" w:color="auto"/>
        <w:bottom w:val="none" w:sz="0" w:space="0" w:color="auto"/>
        <w:right w:val="none" w:sz="0" w:space="0" w:color="auto"/>
      </w:divBdr>
    </w:div>
    <w:div w:id="1418939749">
      <w:bodyDiv w:val="1"/>
      <w:marLeft w:val="0"/>
      <w:marRight w:val="0"/>
      <w:marTop w:val="0"/>
      <w:marBottom w:val="0"/>
      <w:divBdr>
        <w:top w:val="none" w:sz="0" w:space="0" w:color="auto"/>
        <w:left w:val="none" w:sz="0" w:space="0" w:color="auto"/>
        <w:bottom w:val="none" w:sz="0" w:space="0" w:color="auto"/>
        <w:right w:val="none" w:sz="0" w:space="0" w:color="auto"/>
      </w:divBdr>
    </w:div>
    <w:div w:id="1450315637">
      <w:bodyDiv w:val="1"/>
      <w:marLeft w:val="0"/>
      <w:marRight w:val="0"/>
      <w:marTop w:val="0"/>
      <w:marBottom w:val="0"/>
      <w:divBdr>
        <w:top w:val="none" w:sz="0" w:space="0" w:color="auto"/>
        <w:left w:val="none" w:sz="0" w:space="0" w:color="auto"/>
        <w:bottom w:val="none" w:sz="0" w:space="0" w:color="auto"/>
        <w:right w:val="none" w:sz="0" w:space="0" w:color="auto"/>
      </w:divBdr>
    </w:div>
    <w:div w:id="1496149330">
      <w:bodyDiv w:val="1"/>
      <w:marLeft w:val="0"/>
      <w:marRight w:val="0"/>
      <w:marTop w:val="0"/>
      <w:marBottom w:val="0"/>
      <w:divBdr>
        <w:top w:val="none" w:sz="0" w:space="0" w:color="auto"/>
        <w:left w:val="none" w:sz="0" w:space="0" w:color="auto"/>
        <w:bottom w:val="none" w:sz="0" w:space="0" w:color="auto"/>
        <w:right w:val="none" w:sz="0" w:space="0" w:color="auto"/>
      </w:divBdr>
    </w:div>
    <w:div w:id="1582761542">
      <w:bodyDiv w:val="1"/>
      <w:marLeft w:val="0"/>
      <w:marRight w:val="0"/>
      <w:marTop w:val="0"/>
      <w:marBottom w:val="0"/>
      <w:divBdr>
        <w:top w:val="none" w:sz="0" w:space="0" w:color="auto"/>
        <w:left w:val="none" w:sz="0" w:space="0" w:color="auto"/>
        <w:bottom w:val="none" w:sz="0" w:space="0" w:color="auto"/>
        <w:right w:val="none" w:sz="0" w:space="0" w:color="auto"/>
      </w:divBdr>
    </w:div>
    <w:div w:id="1606962075">
      <w:bodyDiv w:val="1"/>
      <w:marLeft w:val="0"/>
      <w:marRight w:val="0"/>
      <w:marTop w:val="0"/>
      <w:marBottom w:val="0"/>
      <w:divBdr>
        <w:top w:val="none" w:sz="0" w:space="0" w:color="auto"/>
        <w:left w:val="none" w:sz="0" w:space="0" w:color="auto"/>
        <w:bottom w:val="none" w:sz="0" w:space="0" w:color="auto"/>
        <w:right w:val="none" w:sz="0" w:space="0" w:color="auto"/>
      </w:divBdr>
    </w:div>
    <w:div w:id="1616405542">
      <w:bodyDiv w:val="1"/>
      <w:marLeft w:val="0"/>
      <w:marRight w:val="0"/>
      <w:marTop w:val="0"/>
      <w:marBottom w:val="0"/>
      <w:divBdr>
        <w:top w:val="none" w:sz="0" w:space="0" w:color="auto"/>
        <w:left w:val="none" w:sz="0" w:space="0" w:color="auto"/>
        <w:bottom w:val="none" w:sz="0" w:space="0" w:color="auto"/>
        <w:right w:val="none" w:sz="0" w:space="0" w:color="auto"/>
      </w:divBdr>
    </w:div>
    <w:div w:id="1763407355">
      <w:bodyDiv w:val="1"/>
      <w:marLeft w:val="0"/>
      <w:marRight w:val="0"/>
      <w:marTop w:val="0"/>
      <w:marBottom w:val="0"/>
      <w:divBdr>
        <w:top w:val="none" w:sz="0" w:space="0" w:color="auto"/>
        <w:left w:val="none" w:sz="0" w:space="0" w:color="auto"/>
        <w:bottom w:val="none" w:sz="0" w:space="0" w:color="auto"/>
        <w:right w:val="none" w:sz="0" w:space="0" w:color="auto"/>
      </w:divBdr>
    </w:div>
    <w:div w:id="1825969368">
      <w:bodyDiv w:val="1"/>
      <w:marLeft w:val="0"/>
      <w:marRight w:val="0"/>
      <w:marTop w:val="0"/>
      <w:marBottom w:val="0"/>
      <w:divBdr>
        <w:top w:val="none" w:sz="0" w:space="0" w:color="auto"/>
        <w:left w:val="none" w:sz="0" w:space="0" w:color="auto"/>
        <w:bottom w:val="none" w:sz="0" w:space="0" w:color="auto"/>
        <w:right w:val="none" w:sz="0" w:space="0" w:color="auto"/>
      </w:divBdr>
    </w:div>
    <w:div w:id="1848976925">
      <w:bodyDiv w:val="1"/>
      <w:marLeft w:val="0"/>
      <w:marRight w:val="0"/>
      <w:marTop w:val="0"/>
      <w:marBottom w:val="0"/>
      <w:divBdr>
        <w:top w:val="none" w:sz="0" w:space="0" w:color="auto"/>
        <w:left w:val="none" w:sz="0" w:space="0" w:color="auto"/>
        <w:bottom w:val="none" w:sz="0" w:space="0" w:color="auto"/>
        <w:right w:val="none" w:sz="0" w:space="0" w:color="auto"/>
      </w:divBdr>
    </w:div>
    <w:div w:id="1899436513">
      <w:bodyDiv w:val="1"/>
      <w:marLeft w:val="0"/>
      <w:marRight w:val="0"/>
      <w:marTop w:val="0"/>
      <w:marBottom w:val="0"/>
      <w:divBdr>
        <w:top w:val="none" w:sz="0" w:space="0" w:color="auto"/>
        <w:left w:val="none" w:sz="0" w:space="0" w:color="auto"/>
        <w:bottom w:val="none" w:sz="0" w:space="0" w:color="auto"/>
        <w:right w:val="none" w:sz="0" w:space="0" w:color="auto"/>
      </w:divBdr>
    </w:div>
    <w:div w:id="1907908398">
      <w:bodyDiv w:val="1"/>
      <w:marLeft w:val="0"/>
      <w:marRight w:val="0"/>
      <w:marTop w:val="0"/>
      <w:marBottom w:val="0"/>
      <w:divBdr>
        <w:top w:val="none" w:sz="0" w:space="0" w:color="auto"/>
        <w:left w:val="none" w:sz="0" w:space="0" w:color="auto"/>
        <w:bottom w:val="none" w:sz="0" w:space="0" w:color="auto"/>
        <w:right w:val="none" w:sz="0" w:space="0" w:color="auto"/>
      </w:divBdr>
    </w:div>
    <w:div w:id="1925911386">
      <w:bodyDiv w:val="1"/>
      <w:marLeft w:val="0"/>
      <w:marRight w:val="0"/>
      <w:marTop w:val="0"/>
      <w:marBottom w:val="0"/>
      <w:divBdr>
        <w:top w:val="none" w:sz="0" w:space="0" w:color="auto"/>
        <w:left w:val="none" w:sz="0" w:space="0" w:color="auto"/>
        <w:bottom w:val="none" w:sz="0" w:space="0" w:color="auto"/>
        <w:right w:val="none" w:sz="0" w:space="0" w:color="auto"/>
      </w:divBdr>
    </w:div>
    <w:div w:id="1955096543">
      <w:bodyDiv w:val="1"/>
      <w:marLeft w:val="0"/>
      <w:marRight w:val="0"/>
      <w:marTop w:val="0"/>
      <w:marBottom w:val="0"/>
      <w:divBdr>
        <w:top w:val="none" w:sz="0" w:space="0" w:color="auto"/>
        <w:left w:val="none" w:sz="0" w:space="0" w:color="auto"/>
        <w:bottom w:val="none" w:sz="0" w:space="0" w:color="auto"/>
        <w:right w:val="none" w:sz="0" w:space="0" w:color="auto"/>
      </w:divBdr>
    </w:div>
    <w:div w:id="1991396038">
      <w:bodyDiv w:val="1"/>
      <w:marLeft w:val="0"/>
      <w:marRight w:val="0"/>
      <w:marTop w:val="0"/>
      <w:marBottom w:val="0"/>
      <w:divBdr>
        <w:top w:val="none" w:sz="0" w:space="0" w:color="auto"/>
        <w:left w:val="none" w:sz="0" w:space="0" w:color="auto"/>
        <w:bottom w:val="none" w:sz="0" w:space="0" w:color="auto"/>
        <w:right w:val="none" w:sz="0" w:space="0" w:color="auto"/>
      </w:divBdr>
    </w:div>
    <w:div w:id="208656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25F8D-58A7-4D3E-B7DD-4AD0A5D5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14191</Words>
  <Characters>80892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غزاله عرفانیان</dc:creator>
  <cp:keywords/>
  <dc:description/>
  <cp:lastModifiedBy>غزاله عرفانیان</cp:lastModifiedBy>
  <cp:revision>2</cp:revision>
  <dcterms:created xsi:type="dcterms:W3CDTF">2025-07-21T06:00:00Z</dcterms:created>
  <dcterms:modified xsi:type="dcterms:W3CDTF">2025-07-21T06:00:00Z</dcterms:modified>
</cp:coreProperties>
</file>